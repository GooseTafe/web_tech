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21"/>
        <w:gridCol w:w="1559"/>
        <w:gridCol w:w="785"/>
        <w:gridCol w:w="207"/>
        <w:gridCol w:w="709"/>
        <w:gridCol w:w="425"/>
        <w:gridCol w:w="1140"/>
        <w:gridCol w:w="419"/>
        <w:gridCol w:w="359"/>
        <w:gridCol w:w="487"/>
        <w:gridCol w:w="222"/>
        <w:gridCol w:w="208"/>
        <w:gridCol w:w="425"/>
        <w:gridCol w:w="2828"/>
      </w:tblGrid>
      <w:tr w:rsidR="002453FE" w:rsidRPr="006E1B4C" w14:paraId="326CB642" w14:textId="77777777" w:rsidTr="002453FE">
        <w:tc>
          <w:tcPr>
            <w:tcW w:w="2972" w:type="dxa"/>
            <w:gridSpan w:val="4"/>
            <w:tcBorders>
              <w:top w:val="single" w:sz="4" w:space="0" w:color="000000"/>
              <w:left w:val="single" w:sz="4" w:space="0" w:color="000000"/>
              <w:bottom w:val="single" w:sz="18" w:space="0" w:color="000000"/>
              <w:right w:val="single" w:sz="4" w:space="0" w:color="000000"/>
            </w:tcBorders>
            <w:shd w:val="clear" w:color="auto" w:fill="D9D9D9"/>
            <w:vAlign w:val="center"/>
            <w:hideMark/>
          </w:tcPr>
          <w:p w14:paraId="10B088DD" w14:textId="66B09CC9" w:rsidR="002453FE" w:rsidRPr="00293EA0" w:rsidRDefault="002453FE" w:rsidP="002453FE">
            <w:pPr>
              <w:pStyle w:val="Heading3"/>
              <w:spacing w:before="120" w:line="240" w:lineRule="auto"/>
              <w:jc w:val="left"/>
            </w:pPr>
            <w:bookmarkStart w:id="1" w:name="_Toc82066979"/>
            <w:bookmarkStart w:id="2" w:name="_Toc94976377"/>
            <w:r w:rsidRPr="00293EA0">
              <w:t>Assessment</w:t>
            </w:r>
            <w:r>
              <w:t xml:space="preserve"> </w:t>
            </w:r>
            <w:r w:rsidRPr="00293EA0">
              <w:t>#</w:t>
            </w:r>
            <w:r>
              <w:t xml:space="preserve"> </w:t>
            </w:r>
            <w:r w:rsidRPr="00293EA0">
              <w:t>and</w:t>
            </w:r>
            <w:r>
              <w:t xml:space="preserve"> t</w:t>
            </w:r>
            <w:r w:rsidRPr="00293EA0">
              <w:t>itle</w:t>
            </w:r>
            <w:bookmarkEnd w:id="1"/>
            <w:bookmarkEnd w:id="2"/>
            <w:r>
              <w:t xml:space="preserve"> </w:t>
            </w:r>
          </w:p>
        </w:tc>
        <w:tc>
          <w:tcPr>
            <w:tcW w:w="2693" w:type="dxa"/>
            <w:gridSpan w:val="4"/>
            <w:tcBorders>
              <w:top w:val="single" w:sz="4" w:space="0" w:color="000000"/>
              <w:left w:val="single" w:sz="4" w:space="0" w:color="000000"/>
              <w:bottom w:val="single" w:sz="18" w:space="0" w:color="000000"/>
              <w:right w:val="single" w:sz="4" w:space="0" w:color="000000"/>
            </w:tcBorders>
            <w:shd w:val="clear" w:color="auto" w:fill="D9D9D9"/>
            <w:vAlign w:val="center"/>
          </w:tcPr>
          <w:p w14:paraId="4DA727C5" w14:textId="580E5574" w:rsidR="002453FE" w:rsidRPr="006E1B4C" w:rsidRDefault="002453FE" w:rsidP="002453FE">
            <w:pPr>
              <w:spacing w:before="120" w:line="240" w:lineRule="auto"/>
              <w:rPr>
                <w:rFonts w:eastAsia="Calibri"/>
                <w:sz w:val="20"/>
              </w:rPr>
            </w:pPr>
            <w:r>
              <w:rPr>
                <w:rFonts w:eastAsia="Calibri"/>
                <w:sz w:val="20"/>
              </w:rPr>
              <w:t>C-WT-AT2-POR-</w:t>
            </w:r>
            <w:r w:rsidR="00F459D1">
              <w:rPr>
                <w:rFonts w:eastAsia="Calibri"/>
                <w:sz w:val="20"/>
              </w:rPr>
              <w:t>Phase-</w:t>
            </w:r>
            <w:del w:id="3" w:author="Adrian Gould" w:date="2023-08-28T16:06:00Z">
              <w:r w:rsidR="00F459D1" w:rsidDel="00A847C1">
                <w:rPr>
                  <w:rFonts w:eastAsia="Calibri"/>
                  <w:sz w:val="20"/>
                </w:rPr>
                <w:delText>2</w:delText>
              </w:r>
            </w:del>
            <w:ins w:id="4" w:author="Adrian Gould" w:date="2023-08-28T16:06:00Z">
              <w:r w:rsidR="00A847C1">
                <w:rPr>
                  <w:rFonts w:eastAsia="Calibri"/>
                  <w:sz w:val="20"/>
                </w:rPr>
                <w:t>3</w:t>
              </w:r>
            </w:ins>
          </w:p>
        </w:tc>
        <w:tc>
          <w:tcPr>
            <w:tcW w:w="4529" w:type="dxa"/>
            <w:gridSpan w:val="6"/>
            <w:tcBorders>
              <w:top w:val="single" w:sz="4" w:space="0" w:color="000000"/>
              <w:left w:val="single" w:sz="4" w:space="0" w:color="000000"/>
              <w:bottom w:val="single" w:sz="18" w:space="0" w:color="000000"/>
              <w:right w:val="single" w:sz="4" w:space="0" w:color="000000"/>
            </w:tcBorders>
            <w:shd w:val="clear" w:color="auto" w:fill="D9D9D9"/>
            <w:vAlign w:val="center"/>
          </w:tcPr>
          <w:p w14:paraId="5F7F51A9" w14:textId="08E2CD5D" w:rsidR="002453FE" w:rsidRPr="006E1B4C" w:rsidRDefault="002453FE" w:rsidP="002453FE">
            <w:pPr>
              <w:spacing w:before="120" w:line="240" w:lineRule="auto"/>
              <w:rPr>
                <w:rFonts w:eastAsia="Calibri"/>
                <w:sz w:val="20"/>
              </w:rPr>
            </w:pPr>
            <w:r>
              <w:rPr>
                <w:rFonts w:eastAsia="Calibri"/>
                <w:sz w:val="20"/>
              </w:rPr>
              <w:t>Web Technologies Portfolio P</w:t>
            </w:r>
            <w:r w:rsidR="00F459D1">
              <w:rPr>
                <w:rFonts w:eastAsia="Calibri"/>
                <w:sz w:val="20"/>
              </w:rPr>
              <w:t xml:space="preserve">hase </w:t>
            </w:r>
            <w:del w:id="5" w:author="Adrian Gould" w:date="2023-08-28T16:06:00Z">
              <w:r w:rsidR="00F770B8" w:rsidDel="00A847C1">
                <w:rPr>
                  <w:rFonts w:eastAsia="Calibri"/>
                  <w:sz w:val="20"/>
                </w:rPr>
                <w:delText>2</w:delText>
              </w:r>
            </w:del>
            <w:ins w:id="6" w:author="Adrian Gould" w:date="2023-08-28T16:06:00Z">
              <w:r w:rsidR="00A847C1">
                <w:rPr>
                  <w:rFonts w:eastAsia="Calibri"/>
                  <w:sz w:val="20"/>
                </w:rPr>
                <w:t>3</w:t>
              </w:r>
            </w:ins>
          </w:p>
        </w:tc>
      </w:tr>
      <w:tr w:rsidR="0023243D" w:rsidRPr="00786B8E" w14:paraId="6BBC4A9B" w14:textId="77777777" w:rsidTr="000925A2">
        <w:tc>
          <w:tcPr>
            <w:tcW w:w="2972" w:type="dxa"/>
            <w:gridSpan w:val="4"/>
            <w:tcBorders>
              <w:top w:val="single" w:sz="18" w:space="0" w:color="000000"/>
              <w:left w:val="single" w:sz="4" w:space="0" w:color="000000"/>
              <w:bottom w:val="single" w:sz="4" w:space="0" w:color="000000"/>
              <w:right w:val="single" w:sz="4" w:space="0" w:color="000000"/>
            </w:tcBorders>
            <w:shd w:val="clear" w:color="auto" w:fill="262626" w:themeFill="text1" w:themeFillTint="D9"/>
            <w:vAlign w:val="center"/>
            <w:hideMark/>
          </w:tcPr>
          <w:p w14:paraId="0F98D11B" w14:textId="5A923D9C" w:rsidR="0023243D" w:rsidRPr="006E1B4C" w:rsidRDefault="0023243D" w:rsidP="00F32E09">
            <w:pPr>
              <w:spacing w:line="240" w:lineRule="auto"/>
              <w:rPr>
                <w:rFonts w:eastAsia="Calibri"/>
                <w:b/>
                <w:sz w:val="20"/>
              </w:rPr>
            </w:pPr>
            <w:r w:rsidRPr="006E1B4C">
              <w:rPr>
                <w:rFonts w:eastAsia="Calibri"/>
                <w:b/>
                <w:sz w:val="20"/>
              </w:rPr>
              <w:t>Lecturer</w:t>
            </w:r>
            <w:r w:rsidR="00B30B8A">
              <w:rPr>
                <w:rFonts w:eastAsia="Calibri"/>
                <w:b/>
                <w:sz w:val="20"/>
              </w:rPr>
              <w:t xml:space="preserve"> </w:t>
            </w:r>
            <w:r>
              <w:rPr>
                <w:rFonts w:eastAsia="Calibri"/>
                <w:b/>
                <w:sz w:val="20"/>
              </w:rPr>
              <w:t>n</w:t>
            </w:r>
            <w:r w:rsidRPr="006E1B4C">
              <w:rPr>
                <w:rFonts w:eastAsia="Calibri"/>
                <w:b/>
                <w:sz w:val="20"/>
              </w:rPr>
              <w:t>ame</w:t>
            </w:r>
          </w:p>
        </w:tc>
        <w:tc>
          <w:tcPr>
            <w:tcW w:w="7222" w:type="dxa"/>
            <w:gridSpan w:val="10"/>
            <w:tcBorders>
              <w:top w:val="single" w:sz="18" w:space="0" w:color="000000"/>
              <w:left w:val="single" w:sz="4" w:space="0" w:color="000000"/>
              <w:bottom w:val="single" w:sz="4" w:space="0" w:color="000000"/>
              <w:right w:val="single" w:sz="4" w:space="0" w:color="000000"/>
            </w:tcBorders>
            <w:vAlign w:val="center"/>
          </w:tcPr>
          <w:p w14:paraId="749AA517" w14:textId="2FC3DDCD" w:rsidR="0023243D" w:rsidRPr="00B30B8A" w:rsidRDefault="00025CFA" w:rsidP="00F32E09">
            <w:pPr>
              <w:spacing w:line="240" w:lineRule="auto"/>
              <w:rPr>
                <w:rFonts w:eastAsia="Calibri"/>
                <w:i/>
                <w:color w:val="595959" w:themeColor="text1" w:themeTint="A6"/>
                <w:sz w:val="20"/>
              </w:rPr>
            </w:pPr>
            <w:r>
              <w:rPr>
                <w:rFonts w:eastAsia="Calibri"/>
                <w:i/>
                <w:color w:val="595959" w:themeColor="text1" w:themeTint="A6"/>
                <w:sz w:val="20"/>
              </w:rPr>
              <w:t>Adrian Gould</w:t>
            </w:r>
          </w:p>
        </w:tc>
      </w:tr>
      <w:tr w:rsidR="00F32E09" w:rsidRPr="00786B8E" w14:paraId="73CB4585" w14:textId="77777777" w:rsidTr="000925A2">
        <w:tc>
          <w:tcPr>
            <w:tcW w:w="2972" w:type="dxa"/>
            <w:gridSpan w:val="4"/>
            <w:tcBorders>
              <w:top w:val="single" w:sz="4" w:space="0" w:color="000000"/>
              <w:left w:val="single" w:sz="4" w:space="0" w:color="000000"/>
              <w:bottom w:val="single" w:sz="4" w:space="0" w:color="000000"/>
              <w:right w:val="single" w:sz="4" w:space="0" w:color="000000"/>
            </w:tcBorders>
            <w:shd w:val="clear" w:color="auto" w:fill="262626" w:themeFill="text1" w:themeFillTint="D9"/>
            <w:vAlign w:val="center"/>
          </w:tcPr>
          <w:p w14:paraId="318701D6" w14:textId="10EB0163" w:rsidR="00F32E09" w:rsidRPr="006E1B4C" w:rsidRDefault="00F32E09" w:rsidP="00F32E09">
            <w:pPr>
              <w:spacing w:line="240" w:lineRule="auto"/>
              <w:rPr>
                <w:rFonts w:eastAsia="Calibri"/>
                <w:b/>
                <w:sz w:val="20"/>
              </w:rPr>
            </w:pPr>
            <w:r w:rsidRPr="006E1B4C">
              <w:rPr>
                <w:rFonts w:eastAsia="Calibri"/>
                <w:b/>
                <w:sz w:val="20"/>
              </w:rPr>
              <w:t>Student</w:t>
            </w:r>
            <w:r w:rsidR="00B30B8A">
              <w:rPr>
                <w:rFonts w:eastAsia="Calibri"/>
                <w:b/>
                <w:sz w:val="20"/>
              </w:rPr>
              <w:t xml:space="preserve"> </w:t>
            </w:r>
            <w:r>
              <w:rPr>
                <w:rFonts w:eastAsia="Calibri"/>
                <w:b/>
                <w:sz w:val="20"/>
              </w:rPr>
              <w:t>n</w:t>
            </w:r>
            <w:r w:rsidRPr="006E1B4C">
              <w:rPr>
                <w:rFonts w:eastAsia="Calibri"/>
                <w:b/>
                <w:sz w:val="20"/>
              </w:rPr>
              <w:t>ame</w:t>
            </w:r>
          </w:p>
        </w:tc>
        <w:tc>
          <w:tcPr>
            <w:tcW w:w="7222" w:type="dxa"/>
            <w:gridSpan w:val="10"/>
            <w:tcBorders>
              <w:top w:val="single" w:sz="4" w:space="0" w:color="000000"/>
              <w:left w:val="single" w:sz="4" w:space="0" w:color="000000"/>
              <w:bottom w:val="single" w:sz="4" w:space="0" w:color="000000"/>
              <w:right w:val="single" w:sz="4" w:space="0" w:color="000000"/>
            </w:tcBorders>
            <w:vAlign w:val="center"/>
          </w:tcPr>
          <w:p w14:paraId="235E4D61" w14:textId="2D0DC754" w:rsidR="00F32E09" w:rsidRPr="00B30B8A" w:rsidRDefault="00025CFA" w:rsidP="00F32E09">
            <w:pPr>
              <w:spacing w:line="240" w:lineRule="auto"/>
              <w:rPr>
                <w:rFonts w:eastAsia="Calibri"/>
                <w:b/>
                <w:color w:val="595959" w:themeColor="text1" w:themeTint="A6"/>
                <w:sz w:val="20"/>
              </w:rPr>
            </w:pPr>
            <w:r>
              <w:rPr>
                <w:rFonts w:eastAsia="Calibri"/>
                <w:i/>
                <w:color w:val="595959" w:themeColor="text1" w:themeTint="A6"/>
                <w:sz w:val="20"/>
              </w:rPr>
              <w:t>Alexander Glover</w:t>
            </w:r>
          </w:p>
        </w:tc>
      </w:tr>
      <w:tr w:rsidR="00F32E09" w:rsidRPr="00786B8E" w14:paraId="6CDA3AD4" w14:textId="77777777" w:rsidTr="000925A2">
        <w:tc>
          <w:tcPr>
            <w:tcW w:w="2972" w:type="dxa"/>
            <w:gridSpan w:val="4"/>
            <w:tcBorders>
              <w:top w:val="single" w:sz="4" w:space="0" w:color="000000"/>
              <w:left w:val="single" w:sz="4" w:space="0" w:color="000000"/>
              <w:bottom w:val="single" w:sz="4" w:space="0" w:color="000000"/>
              <w:right w:val="single" w:sz="4" w:space="0" w:color="000000"/>
            </w:tcBorders>
            <w:shd w:val="clear" w:color="auto" w:fill="262626" w:themeFill="text1" w:themeFillTint="D9"/>
            <w:vAlign w:val="center"/>
            <w:hideMark/>
          </w:tcPr>
          <w:p w14:paraId="583703DD" w14:textId="3A885242" w:rsidR="00F32E09" w:rsidRPr="006E1B4C" w:rsidRDefault="00F32E09" w:rsidP="00F32E09">
            <w:pPr>
              <w:spacing w:line="240" w:lineRule="auto"/>
              <w:rPr>
                <w:rFonts w:eastAsia="Calibri"/>
                <w:b/>
                <w:sz w:val="20"/>
              </w:rPr>
            </w:pPr>
            <w:r w:rsidRPr="006E1B4C">
              <w:rPr>
                <w:rFonts w:eastAsia="Calibri"/>
                <w:b/>
                <w:sz w:val="20"/>
              </w:rPr>
              <w:t>Student</w:t>
            </w:r>
            <w:r w:rsidR="00B30B8A">
              <w:rPr>
                <w:rFonts w:eastAsia="Calibri"/>
                <w:b/>
                <w:sz w:val="20"/>
              </w:rPr>
              <w:t xml:space="preserve"> </w:t>
            </w:r>
            <w:r w:rsidRPr="006E1B4C">
              <w:rPr>
                <w:rFonts w:eastAsia="Calibri"/>
                <w:b/>
                <w:sz w:val="20"/>
              </w:rPr>
              <w:t>ID</w:t>
            </w:r>
            <w:r w:rsidR="00B30B8A">
              <w:rPr>
                <w:rFonts w:eastAsia="Calibri"/>
                <w:b/>
                <w:sz w:val="20"/>
              </w:rPr>
              <w:t xml:space="preserve"> </w:t>
            </w:r>
            <w:r>
              <w:rPr>
                <w:rFonts w:eastAsia="Calibri"/>
                <w:b/>
                <w:sz w:val="20"/>
              </w:rPr>
              <w:t>n</w:t>
            </w:r>
            <w:r w:rsidRPr="006E1B4C">
              <w:rPr>
                <w:rFonts w:eastAsia="Calibri"/>
                <w:b/>
                <w:sz w:val="20"/>
              </w:rPr>
              <w:t>umber</w:t>
            </w:r>
          </w:p>
        </w:tc>
        <w:tc>
          <w:tcPr>
            <w:tcW w:w="7222" w:type="dxa"/>
            <w:gridSpan w:val="10"/>
            <w:tcBorders>
              <w:top w:val="single" w:sz="4" w:space="0" w:color="000000"/>
              <w:left w:val="single" w:sz="4" w:space="0" w:color="000000"/>
              <w:bottom w:val="single" w:sz="4" w:space="0" w:color="000000"/>
              <w:right w:val="single" w:sz="4" w:space="0" w:color="000000"/>
            </w:tcBorders>
            <w:vAlign w:val="center"/>
          </w:tcPr>
          <w:p w14:paraId="519C1B90" w14:textId="56603A70" w:rsidR="00F32E09" w:rsidRPr="00B30B8A" w:rsidRDefault="00025CFA" w:rsidP="00F32E09">
            <w:pPr>
              <w:spacing w:line="240" w:lineRule="auto"/>
              <w:rPr>
                <w:rFonts w:eastAsia="Calibri"/>
                <w:b/>
                <w:color w:val="595959" w:themeColor="text1" w:themeTint="A6"/>
                <w:sz w:val="20"/>
              </w:rPr>
            </w:pPr>
            <w:r>
              <w:rPr>
                <w:rFonts w:eastAsia="Calibri"/>
                <w:i/>
                <w:color w:val="595959" w:themeColor="text1" w:themeTint="A6"/>
                <w:sz w:val="20"/>
              </w:rPr>
              <w:t>20085553</w:t>
            </w:r>
          </w:p>
        </w:tc>
      </w:tr>
      <w:tr w:rsidR="00F32E09" w:rsidRPr="00786B8E" w14:paraId="4E474224" w14:textId="77777777" w:rsidTr="000925A2">
        <w:tc>
          <w:tcPr>
            <w:tcW w:w="2972" w:type="dxa"/>
            <w:gridSpan w:val="4"/>
            <w:tcBorders>
              <w:top w:val="single" w:sz="4" w:space="0" w:color="000000"/>
              <w:left w:val="single" w:sz="4" w:space="0" w:color="000000"/>
              <w:bottom w:val="single" w:sz="4" w:space="0" w:color="000000"/>
              <w:right w:val="single" w:sz="4" w:space="0" w:color="000000"/>
            </w:tcBorders>
            <w:shd w:val="clear" w:color="auto" w:fill="262626" w:themeFill="text1" w:themeFillTint="D9"/>
            <w:vAlign w:val="center"/>
            <w:hideMark/>
          </w:tcPr>
          <w:p w14:paraId="0B0FB6DA" w14:textId="0EE3F0A4" w:rsidR="00F32E09" w:rsidRPr="006E1B4C" w:rsidRDefault="00F32E09" w:rsidP="00F32E09">
            <w:pPr>
              <w:spacing w:line="240" w:lineRule="auto"/>
              <w:rPr>
                <w:rFonts w:eastAsia="Calibri"/>
                <w:b/>
                <w:sz w:val="20"/>
              </w:rPr>
            </w:pPr>
            <w:r w:rsidRPr="006E1B4C">
              <w:rPr>
                <w:rFonts w:eastAsia="Calibri"/>
                <w:b/>
                <w:sz w:val="20"/>
              </w:rPr>
              <w:t>Telephone</w:t>
            </w:r>
            <w:r w:rsidR="00B30B8A">
              <w:rPr>
                <w:rFonts w:eastAsia="Calibri"/>
                <w:b/>
                <w:sz w:val="20"/>
              </w:rPr>
              <w:t xml:space="preserve"> </w:t>
            </w:r>
            <w:r>
              <w:rPr>
                <w:rFonts w:eastAsia="Calibri"/>
                <w:b/>
                <w:sz w:val="20"/>
              </w:rPr>
              <w:t>c</w:t>
            </w:r>
            <w:r w:rsidRPr="006E1B4C">
              <w:rPr>
                <w:rFonts w:eastAsia="Calibri"/>
                <w:b/>
                <w:sz w:val="20"/>
              </w:rPr>
              <w:t>ontact</w:t>
            </w:r>
            <w:r w:rsidR="00B30B8A">
              <w:rPr>
                <w:rFonts w:eastAsia="Calibri"/>
                <w:b/>
                <w:sz w:val="20"/>
              </w:rPr>
              <w:t xml:space="preserve"> </w:t>
            </w:r>
            <w:r>
              <w:rPr>
                <w:rFonts w:eastAsia="Calibri"/>
                <w:b/>
                <w:sz w:val="20"/>
              </w:rPr>
              <w:t>n</w:t>
            </w:r>
            <w:r w:rsidRPr="006E1B4C">
              <w:rPr>
                <w:rFonts w:eastAsia="Calibri"/>
                <w:b/>
                <w:sz w:val="20"/>
              </w:rPr>
              <w:t>umber</w:t>
            </w:r>
          </w:p>
        </w:tc>
        <w:tc>
          <w:tcPr>
            <w:tcW w:w="7222" w:type="dxa"/>
            <w:gridSpan w:val="10"/>
            <w:tcBorders>
              <w:top w:val="single" w:sz="4" w:space="0" w:color="000000"/>
              <w:left w:val="single" w:sz="4" w:space="0" w:color="000000"/>
              <w:bottom w:val="single" w:sz="4" w:space="0" w:color="000000"/>
              <w:right w:val="single" w:sz="4" w:space="0" w:color="000000"/>
            </w:tcBorders>
            <w:vAlign w:val="center"/>
          </w:tcPr>
          <w:p w14:paraId="4B210EF2" w14:textId="10279BDB" w:rsidR="00F32E09" w:rsidRPr="00B30B8A" w:rsidRDefault="00025CFA" w:rsidP="00F32E09">
            <w:pPr>
              <w:spacing w:line="240" w:lineRule="auto"/>
              <w:rPr>
                <w:rFonts w:eastAsia="Calibri"/>
                <w:b/>
                <w:color w:val="595959" w:themeColor="text1" w:themeTint="A6"/>
                <w:sz w:val="20"/>
              </w:rPr>
            </w:pPr>
            <w:r>
              <w:rPr>
                <w:rFonts w:eastAsia="Calibri"/>
                <w:i/>
                <w:color w:val="595959" w:themeColor="text1" w:themeTint="A6"/>
                <w:sz w:val="20"/>
              </w:rPr>
              <w:t>0438725598</w:t>
            </w:r>
          </w:p>
        </w:tc>
      </w:tr>
      <w:tr w:rsidR="00F32E09" w:rsidRPr="00786B8E" w14:paraId="1114F1D1" w14:textId="77777777" w:rsidTr="000925A2">
        <w:tc>
          <w:tcPr>
            <w:tcW w:w="2972" w:type="dxa"/>
            <w:gridSpan w:val="4"/>
            <w:tcBorders>
              <w:top w:val="single" w:sz="4" w:space="0" w:color="000000"/>
              <w:left w:val="single" w:sz="4" w:space="0" w:color="000000"/>
              <w:bottom w:val="single" w:sz="4" w:space="0" w:color="000000"/>
              <w:right w:val="single" w:sz="4" w:space="0" w:color="000000"/>
            </w:tcBorders>
            <w:shd w:val="clear" w:color="auto" w:fill="262626" w:themeFill="text1" w:themeFillTint="D9"/>
            <w:vAlign w:val="center"/>
          </w:tcPr>
          <w:p w14:paraId="7C53DC81" w14:textId="66781420" w:rsidR="00F32E09" w:rsidRPr="006E1B4C" w:rsidRDefault="00F32E09" w:rsidP="00F32E09">
            <w:pPr>
              <w:spacing w:line="240" w:lineRule="auto"/>
              <w:rPr>
                <w:rFonts w:eastAsia="Calibri"/>
                <w:b/>
                <w:sz w:val="20"/>
              </w:rPr>
            </w:pPr>
            <w:r w:rsidRPr="006E1B4C">
              <w:rPr>
                <w:rFonts w:eastAsia="Calibri"/>
                <w:b/>
                <w:sz w:val="20"/>
              </w:rPr>
              <w:t>Emai</w:t>
            </w:r>
            <w:r>
              <w:rPr>
                <w:rFonts w:eastAsia="Calibri"/>
                <w:b/>
                <w:sz w:val="20"/>
              </w:rPr>
              <w:t>l</w:t>
            </w:r>
          </w:p>
        </w:tc>
        <w:tc>
          <w:tcPr>
            <w:tcW w:w="7222" w:type="dxa"/>
            <w:gridSpan w:val="10"/>
            <w:tcBorders>
              <w:top w:val="single" w:sz="4" w:space="0" w:color="000000"/>
              <w:left w:val="single" w:sz="4" w:space="0" w:color="000000"/>
              <w:bottom w:val="single" w:sz="4" w:space="0" w:color="000000"/>
              <w:right w:val="single" w:sz="4" w:space="0" w:color="000000"/>
            </w:tcBorders>
            <w:vAlign w:val="center"/>
          </w:tcPr>
          <w:p w14:paraId="6EBE2EC3" w14:textId="342D8333" w:rsidR="00F32E09" w:rsidRPr="00B30B8A" w:rsidRDefault="00025CFA" w:rsidP="00F32E09">
            <w:pPr>
              <w:spacing w:line="240" w:lineRule="auto"/>
              <w:rPr>
                <w:rFonts w:eastAsia="Calibri"/>
                <w:b/>
                <w:color w:val="595959" w:themeColor="text1" w:themeTint="A6"/>
                <w:sz w:val="20"/>
              </w:rPr>
            </w:pPr>
            <w:r>
              <w:rPr>
                <w:rFonts w:eastAsia="Calibri"/>
                <w:i/>
                <w:color w:val="595959" w:themeColor="text1" w:themeTint="A6"/>
                <w:sz w:val="20"/>
              </w:rPr>
              <w:t>20085553@tafe.wa.edu.au</w:t>
            </w:r>
          </w:p>
        </w:tc>
      </w:tr>
      <w:tr w:rsidR="00786B8E" w:rsidRPr="001B3966" w14:paraId="5401AC79" w14:textId="77777777" w:rsidTr="00786B8E">
        <w:tc>
          <w:tcPr>
            <w:tcW w:w="10194" w:type="dxa"/>
            <w:gridSpan w:val="14"/>
            <w:tcBorders>
              <w:top w:val="single" w:sz="4" w:space="0" w:color="auto"/>
              <w:left w:val="single" w:sz="4" w:space="0" w:color="000000"/>
              <w:bottom w:val="single" w:sz="4" w:space="0" w:color="auto"/>
              <w:right w:val="single" w:sz="4" w:space="0" w:color="000000"/>
            </w:tcBorders>
          </w:tcPr>
          <w:p w14:paraId="1EC12BF5" w14:textId="4551808B" w:rsidR="00786B8E" w:rsidRPr="007C1F96" w:rsidRDefault="00786B8E" w:rsidP="00786B8E">
            <w:pPr>
              <w:tabs>
                <w:tab w:val="left" w:pos="5670"/>
              </w:tabs>
              <w:rPr>
                <w:rFonts w:eastAsia="Calibri"/>
                <w:b/>
                <w:sz w:val="18"/>
              </w:rPr>
            </w:pPr>
            <w:r w:rsidRPr="007C1F96">
              <w:rPr>
                <w:rFonts w:eastAsia="Calibri"/>
                <w:b/>
                <w:sz w:val="18"/>
              </w:rPr>
              <w:t>By</w:t>
            </w:r>
            <w:r w:rsidR="00B30B8A" w:rsidRPr="007C1F96">
              <w:rPr>
                <w:rFonts w:eastAsia="Calibri"/>
                <w:b/>
                <w:sz w:val="18"/>
              </w:rPr>
              <w:t xml:space="preserve"> </w:t>
            </w:r>
            <w:r w:rsidRPr="007C1F96">
              <w:rPr>
                <w:rFonts w:eastAsia="Calibri"/>
                <w:b/>
                <w:sz w:val="18"/>
              </w:rPr>
              <w:t>completing</w:t>
            </w:r>
            <w:r w:rsidR="00B30B8A" w:rsidRPr="007C1F96">
              <w:rPr>
                <w:rFonts w:eastAsia="Calibri"/>
                <w:b/>
                <w:sz w:val="18"/>
              </w:rPr>
              <w:t xml:space="preserve"> </w:t>
            </w:r>
            <w:r w:rsidRPr="007C1F96">
              <w:rPr>
                <w:rFonts w:eastAsia="Calibri"/>
                <w:b/>
                <w:sz w:val="18"/>
              </w:rPr>
              <w:t>and</w:t>
            </w:r>
            <w:r w:rsidR="00B30B8A" w:rsidRPr="007C1F96">
              <w:rPr>
                <w:rFonts w:eastAsia="Calibri"/>
                <w:b/>
                <w:sz w:val="18"/>
              </w:rPr>
              <w:t xml:space="preserve"> </w:t>
            </w:r>
            <w:r w:rsidRPr="007C1F96">
              <w:rPr>
                <w:rFonts w:eastAsia="Calibri"/>
                <w:b/>
                <w:sz w:val="18"/>
              </w:rPr>
              <w:t>submitting</w:t>
            </w:r>
            <w:r w:rsidR="00B30B8A" w:rsidRPr="007C1F96">
              <w:rPr>
                <w:rFonts w:eastAsia="Calibri"/>
                <w:b/>
                <w:sz w:val="18"/>
              </w:rPr>
              <w:t xml:space="preserve"> </w:t>
            </w:r>
            <w:r w:rsidRPr="007C1F96">
              <w:rPr>
                <w:rFonts w:eastAsia="Calibri"/>
                <w:b/>
                <w:sz w:val="18"/>
              </w:rPr>
              <w:t>this</w:t>
            </w:r>
            <w:r w:rsidR="00B30B8A" w:rsidRPr="007C1F96">
              <w:rPr>
                <w:rFonts w:eastAsia="Calibri"/>
                <w:b/>
                <w:sz w:val="18"/>
              </w:rPr>
              <w:t xml:space="preserve"> </w:t>
            </w:r>
            <w:r w:rsidRPr="007C1F96">
              <w:rPr>
                <w:rFonts w:eastAsia="Calibri"/>
                <w:b/>
                <w:sz w:val="18"/>
              </w:rPr>
              <w:t>signed</w:t>
            </w:r>
            <w:r w:rsidR="00B30B8A" w:rsidRPr="007C1F96">
              <w:rPr>
                <w:rFonts w:eastAsia="Calibri"/>
                <w:b/>
                <w:sz w:val="18"/>
              </w:rPr>
              <w:t xml:space="preserve"> </w:t>
            </w:r>
            <w:r w:rsidRPr="007C1F96">
              <w:rPr>
                <w:rFonts w:eastAsia="Calibri"/>
                <w:b/>
                <w:sz w:val="18"/>
              </w:rPr>
              <w:t>form</w:t>
            </w:r>
            <w:r w:rsidR="00B30B8A" w:rsidRPr="007C1F96">
              <w:rPr>
                <w:rFonts w:eastAsia="Calibri"/>
                <w:b/>
                <w:sz w:val="18"/>
              </w:rPr>
              <w:t xml:space="preserve"> </w:t>
            </w:r>
            <w:r w:rsidRPr="007C1F96">
              <w:rPr>
                <w:rFonts w:eastAsia="Calibri"/>
                <w:b/>
                <w:sz w:val="18"/>
              </w:rPr>
              <w:t>to</w:t>
            </w:r>
            <w:r w:rsidR="00B30B8A" w:rsidRPr="007C1F96">
              <w:rPr>
                <w:rFonts w:eastAsia="Calibri"/>
                <w:b/>
                <w:sz w:val="18"/>
              </w:rPr>
              <w:t xml:space="preserve"> </w:t>
            </w:r>
            <w:r w:rsidRPr="007C1F96">
              <w:rPr>
                <w:rFonts w:eastAsia="Calibri"/>
                <w:b/>
                <w:sz w:val="18"/>
              </w:rPr>
              <w:t>my</w:t>
            </w:r>
            <w:r w:rsidR="00B30B8A" w:rsidRPr="007C1F96">
              <w:rPr>
                <w:rFonts w:eastAsia="Calibri"/>
                <w:b/>
                <w:sz w:val="18"/>
              </w:rPr>
              <w:t xml:space="preserve"> </w:t>
            </w:r>
            <w:r w:rsidRPr="007C1F96">
              <w:rPr>
                <w:rFonts w:eastAsia="Calibri"/>
                <w:b/>
                <w:sz w:val="18"/>
              </w:rPr>
              <w:t>lecturer,</w:t>
            </w:r>
            <w:r w:rsidR="00B30B8A" w:rsidRPr="007C1F96">
              <w:rPr>
                <w:rFonts w:eastAsia="Calibri"/>
                <w:b/>
                <w:sz w:val="18"/>
              </w:rPr>
              <w:t xml:space="preserve"> </w:t>
            </w:r>
            <w:r w:rsidRPr="007C1F96">
              <w:rPr>
                <w:rFonts w:eastAsia="Calibri"/>
                <w:b/>
                <w:sz w:val="18"/>
              </w:rPr>
              <w:t>I</w:t>
            </w:r>
            <w:r w:rsidR="00B30B8A" w:rsidRPr="007C1F96">
              <w:rPr>
                <w:rFonts w:eastAsia="Calibri"/>
                <w:b/>
                <w:sz w:val="18"/>
              </w:rPr>
              <w:t xml:space="preserve"> </w:t>
            </w:r>
            <w:r w:rsidRPr="007C1F96">
              <w:rPr>
                <w:rFonts w:eastAsia="Calibri"/>
                <w:b/>
                <w:sz w:val="18"/>
              </w:rPr>
              <w:t>am</w:t>
            </w:r>
            <w:r w:rsidR="00B30B8A" w:rsidRPr="007C1F96">
              <w:rPr>
                <w:rFonts w:eastAsia="Calibri"/>
                <w:b/>
                <w:sz w:val="18"/>
              </w:rPr>
              <w:t xml:space="preserve"> </w:t>
            </w:r>
            <w:r w:rsidRPr="007C1F96">
              <w:rPr>
                <w:rFonts w:eastAsia="Calibri"/>
                <w:b/>
                <w:sz w:val="18"/>
              </w:rPr>
              <w:t>stating</w:t>
            </w:r>
            <w:r w:rsidR="00B30B8A" w:rsidRPr="007C1F96">
              <w:rPr>
                <w:rFonts w:eastAsia="Calibri"/>
                <w:b/>
                <w:sz w:val="18"/>
              </w:rPr>
              <w:t xml:space="preserve"> </w:t>
            </w:r>
            <w:r w:rsidRPr="007C1F96">
              <w:rPr>
                <w:rFonts w:eastAsia="Calibri"/>
                <w:b/>
                <w:sz w:val="18"/>
              </w:rPr>
              <w:t>that:</w:t>
            </w:r>
          </w:p>
          <w:p w14:paraId="73C0176A" w14:textId="03CDF54E" w:rsidR="00786B8E" w:rsidRPr="001B3966" w:rsidRDefault="00786B8E" w:rsidP="009B0D4D">
            <w:pPr>
              <w:numPr>
                <w:ilvl w:val="0"/>
                <w:numId w:val="1"/>
              </w:numPr>
              <w:ind w:left="714" w:hanging="357"/>
              <w:contextualSpacing/>
              <w:rPr>
                <w:rFonts w:eastAsia="Calibri"/>
                <w:sz w:val="18"/>
              </w:rPr>
            </w:pPr>
            <w:r w:rsidRPr="001B3966">
              <w:rPr>
                <w:rFonts w:eastAsia="Calibri"/>
                <w:sz w:val="18"/>
              </w:rPr>
              <w:t>The</w:t>
            </w:r>
            <w:r w:rsidR="00B30B8A" w:rsidRPr="001B3966">
              <w:rPr>
                <w:rFonts w:eastAsia="Calibri"/>
                <w:sz w:val="18"/>
              </w:rPr>
              <w:t xml:space="preserve"> </w:t>
            </w:r>
            <w:r w:rsidRPr="001B3966">
              <w:rPr>
                <w:rFonts w:eastAsia="Calibri"/>
                <w:sz w:val="18"/>
              </w:rPr>
              <w:t>attached</w:t>
            </w:r>
            <w:r w:rsidR="00B30B8A" w:rsidRPr="001B3966">
              <w:rPr>
                <w:rFonts w:eastAsia="Calibri"/>
                <w:sz w:val="18"/>
              </w:rPr>
              <w:t xml:space="preserve"> </w:t>
            </w:r>
            <w:r w:rsidRPr="001B3966">
              <w:rPr>
                <w:rFonts w:eastAsia="Calibri"/>
                <w:sz w:val="18"/>
              </w:rPr>
              <w:t>submission</w:t>
            </w:r>
            <w:r w:rsidR="00B30B8A" w:rsidRPr="001B3966">
              <w:rPr>
                <w:rFonts w:eastAsia="Calibri"/>
                <w:sz w:val="18"/>
              </w:rPr>
              <w:t xml:space="preserve"> </w:t>
            </w:r>
            <w:r w:rsidRPr="001B3966">
              <w:rPr>
                <w:rFonts w:eastAsia="Calibri"/>
                <w:sz w:val="18"/>
              </w:rPr>
              <w:t>is</w:t>
            </w:r>
            <w:r w:rsidR="00B30B8A" w:rsidRPr="001B3966">
              <w:rPr>
                <w:rFonts w:eastAsia="Calibri"/>
                <w:sz w:val="18"/>
              </w:rPr>
              <w:t xml:space="preserve"> </w:t>
            </w:r>
            <w:r w:rsidRPr="001B3966">
              <w:rPr>
                <w:rFonts w:eastAsia="Calibri"/>
                <w:sz w:val="18"/>
              </w:rPr>
              <w:t>completely</w:t>
            </w:r>
            <w:r w:rsidR="00B30B8A" w:rsidRPr="001B3966">
              <w:rPr>
                <w:rFonts w:eastAsia="Calibri"/>
                <w:sz w:val="18"/>
              </w:rPr>
              <w:t xml:space="preserve"> </w:t>
            </w:r>
            <w:r w:rsidRPr="001B3966">
              <w:rPr>
                <w:rFonts w:eastAsia="Calibri"/>
                <w:sz w:val="18"/>
              </w:rPr>
              <w:t>my</w:t>
            </w:r>
            <w:r w:rsidR="00B30B8A" w:rsidRPr="001B3966">
              <w:rPr>
                <w:rFonts w:eastAsia="Calibri"/>
                <w:sz w:val="18"/>
              </w:rPr>
              <w:t xml:space="preserve"> </w:t>
            </w:r>
            <w:r w:rsidRPr="001B3966">
              <w:rPr>
                <w:rFonts w:eastAsia="Calibri"/>
                <w:sz w:val="18"/>
              </w:rPr>
              <w:t>own</w:t>
            </w:r>
            <w:r w:rsidR="00B30B8A" w:rsidRPr="001B3966">
              <w:rPr>
                <w:rFonts w:eastAsia="Calibri"/>
                <w:sz w:val="18"/>
              </w:rPr>
              <w:t xml:space="preserve"> </w:t>
            </w:r>
            <w:r w:rsidRPr="001B3966">
              <w:rPr>
                <w:rFonts w:eastAsia="Calibri"/>
                <w:sz w:val="18"/>
              </w:rPr>
              <w:t>work</w:t>
            </w:r>
          </w:p>
          <w:p w14:paraId="2B4F2D4D" w14:textId="54AA82DD" w:rsidR="00786B8E" w:rsidRPr="001B3966" w:rsidRDefault="00786B8E" w:rsidP="009B0D4D">
            <w:pPr>
              <w:numPr>
                <w:ilvl w:val="0"/>
                <w:numId w:val="1"/>
              </w:numPr>
              <w:contextualSpacing/>
              <w:rPr>
                <w:rFonts w:eastAsia="Calibri"/>
                <w:sz w:val="18"/>
              </w:rPr>
            </w:pPr>
            <w:r w:rsidRPr="001B3966">
              <w:rPr>
                <w:rFonts w:eastAsia="Calibri"/>
                <w:sz w:val="18"/>
              </w:rPr>
              <w:t>I</w:t>
            </w:r>
            <w:r w:rsidR="00B30B8A" w:rsidRPr="001B3966">
              <w:rPr>
                <w:rFonts w:eastAsia="Calibri"/>
                <w:sz w:val="18"/>
              </w:rPr>
              <w:t xml:space="preserve"> </w:t>
            </w:r>
            <w:r w:rsidRPr="001B3966">
              <w:rPr>
                <w:rFonts w:eastAsia="Calibri"/>
                <w:sz w:val="18"/>
              </w:rPr>
              <w:t>have</w:t>
            </w:r>
            <w:r w:rsidR="00B30B8A" w:rsidRPr="001B3966">
              <w:rPr>
                <w:rFonts w:eastAsia="Calibri"/>
                <w:sz w:val="18"/>
              </w:rPr>
              <w:t xml:space="preserve"> </w:t>
            </w:r>
            <w:r w:rsidRPr="001B3966">
              <w:rPr>
                <w:rFonts w:eastAsia="Calibri"/>
                <w:sz w:val="18"/>
              </w:rPr>
              <w:t>correctly</w:t>
            </w:r>
            <w:r w:rsidR="00B30B8A" w:rsidRPr="001B3966">
              <w:rPr>
                <w:rFonts w:eastAsia="Calibri"/>
                <w:sz w:val="18"/>
              </w:rPr>
              <w:t xml:space="preserve"> </w:t>
            </w:r>
            <w:r w:rsidRPr="001B3966">
              <w:rPr>
                <w:rFonts w:eastAsia="Calibri"/>
                <w:sz w:val="18"/>
              </w:rPr>
              <w:t>cited</w:t>
            </w:r>
            <w:r w:rsidR="00B30B8A" w:rsidRPr="001B3966">
              <w:rPr>
                <w:rFonts w:eastAsia="Calibri"/>
                <w:sz w:val="18"/>
              </w:rPr>
              <w:t xml:space="preserve"> </w:t>
            </w:r>
            <w:r w:rsidRPr="001B3966">
              <w:rPr>
                <w:rFonts w:eastAsia="Calibri"/>
                <w:sz w:val="18"/>
              </w:rPr>
              <w:t>all</w:t>
            </w:r>
            <w:r w:rsidR="00B30B8A" w:rsidRPr="001B3966">
              <w:rPr>
                <w:rFonts w:eastAsia="Calibri"/>
                <w:sz w:val="18"/>
              </w:rPr>
              <w:t xml:space="preserve"> </w:t>
            </w:r>
            <w:r w:rsidRPr="001B3966">
              <w:rPr>
                <w:rFonts w:eastAsia="Calibri"/>
                <w:sz w:val="18"/>
              </w:rPr>
              <w:t>sources</w:t>
            </w:r>
            <w:r w:rsidR="00B30B8A" w:rsidRPr="001B3966">
              <w:rPr>
                <w:rFonts w:eastAsia="Calibri"/>
                <w:sz w:val="18"/>
              </w:rPr>
              <w:t xml:space="preserve"> </w:t>
            </w:r>
            <w:r w:rsidRPr="001B3966">
              <w:rPr>
                <w:rFonts w:eastAsia="Calibri"/>
                <w:sz w:val="18"/>
              </w:rPr>
              <w:t>of</w:t>
            </w:r>
            <w:r w:rsidR="00B30B8A" w:rsidRPr="001B3966">
              <w:rPr>
                <w:rFonts w:eastAsia="Calibri"/>
                <w:sz w:val="18"/>
              </w:rPr>
              <w:t xml:space="preserve"> </w:t>
            </w:r>
            <w:r w:rsidRPr="001B3966">
              <w:rPr>
                <w:rFonts w:eastAsia="Calibri"/>
                <w:sz w:val="18"/>
              </w:rPr>
              <w:t>information</w:t>
            </w:r>
            <w:r w:rsidR="00B30B8A" w:rsidRPr="001B3966">
              <w:rPr>
                <w:rFonts w:eastAsia="Calibri"/>
                <w:sz w:val="18"/>
              </w:rPr>
              <w:t xml:space="preserve"> </w:t>
            </w:r>
            <w:r w:rsidRPr="001B3966">
              <w:rPr>
                <w:rFonts w:eastAsia="Calibri"/>
                <w:sz w:val="18"/>
              </w:rPr>
              <w:t>used</w:t>
            </w:r>
            <w:r w:rsidR="00B30B8A" w:rsidRPr="001B3966">
              <w:rPr>
                <w:rFonts w:eastAsia="Calibri"/>
                <w:sz w:val="18"/>
              </w:rPr>
              <w:t xml:space="preserve"> </w:t>
            </w:r>
            <w:r w:rsidRPr="001B3966">
              <w:rPr>
                <w:rFonts w:eastAsia="Calibri"/>
                <w:sz w:val="18"/>
              </w:rPr>
              <w:t>in</w:t>
            </w:r>
            <w:r w:rsidR="00B30B8A" w:rsidRPr="001B3966">
              <w:rPr>
                <w:rFonts w:eastAsia="Calibri"/>
                <w:sz w:val="18"/>
              </w:rPr>
              <w:t xml:space="preserve"> </w:t>
            </w:r>
            <w:r w:rsidRPr="001B3966">
              <w:rPr>
                <w:rFonts w:eastAsia="Calibri"/>
                <w:sz w:val="18"/>
              </w:rPr>
              <w:t>this</w:t>
            </w:r>
            <w:r w:rsidR="00B30B8A" w:rsidRPr="001B3966">
              <w:rPr>
                <w:rFonts w:eastAsia="Calibri"/>
                <w:sz w:val="18"/>
              </w:rPr>
              <w:t xml:space="preserve"> </w:t>
            </w:r>
            <w:r w:rsidRPr="001B3966">
              <w:rPr>
                <w:rFonts w:eastAsia="Calibri"/>
                <w:sz w:val="18"/>
              </w:rPr>
              <w:t>work</w:t>
            </w:r>
            <w:r w:rsidR="00B30B8A" w:rsidRPr="001B3966">
              <w:rPr>
                <w:rFonts w:eastAsia="Calibri"/>
                <w:sz w:val="18"/>
              </w:rPr>
              <w:t xml:space="preserve"> </w:t>
            </w:r>
            <w:r w:rsidRPr="001B3966">
              <w:rPr>
                <w:rFonts w:eastAsia="Calibri"/>
                <w:sz w:val="18"/>
              </w:rPr>
              <w:t>(if</w:t>
            </w:r>
            <w:r w:rsidR="00B30B8A" w:rsidRPr="001B3966">
              <w:rPr>
                <w:rFonts w:eastAsia="Calibri"/>
                <w:sz w:val="18"/>
              </w:rPr>
              <w:t xml:space="preserve"> </w:t>
            </w:r>
            <w:r w:rsidRPr="001B3966">
              <w:rPr>
                <w:rFonts w:eastAsia="Calibri"/>
                <w:sz w:val="18"/>
              </w:rPr>
              <w:t>required)</w:t>
            </w:r>
          </w:p>
          <w:p w14:paraId="1789BD1D" w14:textId="30DDF5B5" w:rsidR="00786B8E" w:rsidRPr="001B3966" w:rsidRDefault="00786B8E" w:rsidP="009B0D4D">
            <w:pPr>
              <w:numPr>
                <w:ilvl w:val="0"/>
                <w:numId w:val="1"/>
              </w:numPr>
              <w:contextualSpacing/>
              <w:rPr>
                <w:rFonts w:eastAsia="Calibri"/>
                <w:sz w:val="18"/>
              </w:rPr>
            </w:pPr>
            <w:r w:rsidRPr="001B3966">
              <w:rPr>
                <w:rFonts w:eastAsia="Calibri"/>
                <w:sz w:val="18"/>
              </w:rPr>
              <w:t>I</w:t>
            </w:r>
            <w:r w:rsidR="00B30B8A" w:rsidRPr="001B3966">
              <w:rPr>
                <w:rFonts w:eastAsia="Calibri"/>
                <w:sz w:val="18"/>
              </w:rPr>
              <w:t xml:space="preserve"> </w:t>
            </w:r>
            <w:r w:rsidRPr="001B3966">
              <w:rPr>
                <w:rFonts w:eastAsia="Calibri"/>
                <w:sz w:val="18"/>
              </w:rPr>
              <w:t>have</w:t>
            </w:r>
            <w:r w:rsidR="00B30B8A" w:rsidRPr="001B3966">
              <w:rPr>
                <w:rFonts w:eastAsia="Calibri"/>
                <w:sz w:val="18"/>
              </w:rPr>
              <w:t xml:space="preserve"> </w:t>
            </w:r>
            <w:r w:rsidRPr="001B3966">
              <w:rPr>
                <w:rFonts w:eastAsia="Calibri"/>
                <w:sz w:val="18"/>
              </w:rPr>
              <w:t>kept</w:t>
            </w:r>
            <w:r w:rsidR="00B30B8A" w:rsidRPr="001B3966">
              <w:rPr>
                <w:rFonts w:eastAsia="Calibri"/>
                <w:sz w:val="18"/>
              </w:rPr>
              <w:t xml:space="preserve"> </w:t>
            </w:r>
            <w:r w:rsidRPr="001B3966">
              <w:rPr>
                <w:rFonts w:eastAsia="Calibri"/>
                <w:sz w:val="18"/>
              </w:rPr>
              <w:t>a</w:t>
            </w:r>
            <w:r w:rsidR="00B30B8A" w:rsidRPr="001B3966">
              <w:rPr>
                <w:rFonts w:eastAsia="Calibri"/>
                <w:sz w:val="18"/>
              </w:rPr>
              <w:t xml:space="preserve"> </w:t>
            </w:r>
            <w:r w:rsidRPr="001B3966">
              <w:rPr>
                <w:rFonts w:eastAsia="Calibri"/>
                <w:sz w:val="18"/>
              </w:rPr>
              <w:t>copy</w:t>
            </w:r>
            <w:r w:rsidR="00B30B8A" w:rsidRPr="001B3966">
              <w:rPr>
                <w:rFonts w:eastAsia="Calibri"/>
                <w:sz w:val="18"/>
              </w:rPr>
              <w:t xml:space="preserve"> </w:t>
            </w:r>
            <w:r w:rsidRPr="001B3966">
              <w:rPr>
                <w:rFonts w:eastAsia="Calibri"/>
                <w:sz w:val="18"/>
              </w:rPr>
              <w:t>of</w:t>
            </w:r>
            <w:r w:rsidR="00B30B8A" w:rsidRPr="001B3966">
              <w:rPr>
                <w:rFonts w:eastAsia="Calibri"/>
                <w:sz w:val="18"/>
              </w:rPr>
              <w:t xml:space="preserve"> </w:t>
            </w:r>
            <w:r w:rsidRPr="001B3966">
              <w:rPr>
                <w:rFonts w:eastAsia="Calibri"/>
                <w:sz w:val="18"/>
              </w:rPr>
              <w:t>this</w:t>
            </w:r>
            <w:r w:rsidR="00B30B8A" w:rsidRPr="001B3966">
              <w:rPr>
                <w:rFonts w:eastAsia="Calibri"/>
                <w:sz w:val="18"/>
              </w:rPr>
              <w:t xml:space="preserve"> </w:t>
            </w:r>
            <w:r w:rsidRPr="001B3966">
              <w:rPr>
                <w:rFonts w:eastAsia="Calibri"/>
                <w:sz w:val="18"/>
              </w:rPr>
              <w:t>assessment</w:t>
            </w:r>
            <w:r w:rsidR="00B30B8A" w:rsidRPr="001B3966">
              <w:rPr>
                <w:rFonts w:eastAsia="Calibri"/>
                <w:sz w:val="18"/>
              </w:rPr>
              <w:t xml:space="preserve"> </w:t>
            </w:r>
            <w:r w:rsidRPr="001B3966">
              <w:rPr>
                <w:rFonts w:eastAsia="Calibri"/>
                <w:sz w:val="18"/>
              </w:rPr>
              <w:t>(where</w:t>
            </w:r>
            <w:r w:rsidR="00B30B8A" w:rsidRPr="001B3966">
              <w:rPr>
                <w:rFonts w:eastAsia="Calibri"/>
                <w:sz w:val="18"/>
              </w:rPr>
              <w:t xml:space="preserve"> </w:t>
            </w:r>
            <w:r w:rsidRPr="001B3966">
              <w:rPr>
                <w:rFonts w:eastAsia="Calibri"/>
                <w:sz w:val="18"/>
              </w:rPr>
              <w:t>practicable)</w:t>
            </w:r>
          </w:p>
          <w:p w14:paraId="1A28C8B8" w14:textId="7727720F" w:rsidR="00786B8E" w:rsidRPr="001B3966" w:rsidRDefault="00786B8E" w:rsidP="009B0D4D">
            <w:pPr>
              <w:numPr>
                <w:ilvl w:val="0"/>
                <w:numId w:val="1"/>
              </w:numPr>
              <w:contextualSpacing/>
              <w:rPr>
                <w:rFonts w:eastAsia="Calibri"/>
                <w:sz w:val="18"/>
              </w:rPr>
            </w:pPr>
            <w:r w:rsidRPr="001B3966">
              <w:rPr>
                <w:rFonts w:eastAsia="Calibri"/>
                <w:sz w:val="18"/>
              </w:rPr>
              <w:t>I</w:t>
            </w:r>
            <w:r w:rsidR="00B30B8A" w:rsidRPr="001B3966">
              <w:rPr>
                <w:rFonts w:eastAsia="Calibri"/>
                <w:sz w:val="18"/>
              </w:rPr>
              <w:t xml:space="preserve"> </w:t>
            </w:r>
            <w:r w:rsidRPr="001B3966">
              <w:rPr>
                <w:rFonts w:eastAsia="Calibri"/>
                <w:sz w:val="18"/>
              </w:rPr>
              <w:t>understand</w:t>
            </w:r>
            <w:r w:rsidR="00B30B8A" w:rsidRPr="001B3966">
              <w:rPr>
                <w:rFonts w:eastAsia="Calibri"/>
                <w:sz w:val="18"/>
              </w:rPr>
              <w:t xml:space="preserve"> </w:t>
            </w:r>
            <w:r w:rsidRPr="001B3966">
              <w:rPr>
                <w:rFonts w:eastAsia="Calibri"/>
                <w:sz w:val="18"/>
              </w:rPr>
              <w:t>a</w:t>
            </w:r>
            <w:r w:rsidR="00B30B8A" w:rsidRPr="001B3966">
              <w:rPr>
                <w:rFonts w:eastAsia="Calibri"/>
                <w:sz w:val="18"/>
              </w:rPr>
              <w:t xml:space="preserve"> </w:t>
            </w:r>
            <w:r w:rsidRPr="001B3966">
              <w:rPr>
                <w:rFonts w:eastAsia="Calibri"/>
                <w:sz w:val="18"/>
              </w:rPr>
              <w:t>copy</w:t>
            </w:r>
            <w:r w:rsidR="00B30B8A" w:rsidRPr="001B3966">
              <w:rPr>
                <w:rFonts w:eastAsia="Calibri"/>
                <w:sz w:val="18"/>
              </w:rPr>
              <w:t xml:space="preserve"> </w:t>
            </w:r>
            <w:r w:rsidRPr="001B3966">
              <w:rPr>
                <w:rFonts w:eastAsia="Calibri"/>
                <w:sz w:val="18"/>
              </w:rPr>
              <w:t>of</w:t>
            </w:r>
            <w:r w:rsidR="00B30B8A" w:rsidRPr="001B3966">
              <w:rPr>
                <w:rFonts w:eastAsia="Calibri"/>
                <w:sz w:val="18"/>
              </w:rPr>
              <w:t xml:space="preserve"> </w:t>
            </w:r>
            <w:r w:rsidRPr="001B3966">
              <w:rPr>
                <w:rFonts w:eastAsia="Calibri"/>
                <w:sz w:val="18"/>
              </w:rPr>
              <w:t>my</w:t>
            </w:r>
            <w:r w:rsidR="00B30B8A" w:rsidRPr="001B3966">
              <w:rPr>
                <w:rFonts w:eastAsia="Calibri"/>
                <w:sz w:val="18"/>
              </w:rPr>
              <w:t xml:space="preserve"> </w:t>
            </w:r>
            <w:r w:rsidRPr="001B3966">
              <w:rPr>
                <w:rFonts w:eastAsia="Calibri"/>
                <w:sz w:val="18"/>
              </w:rPr>
              <w:t>assessment</w:t>
            </w:r>
            <w:r w:rsidR="00B30B8A" w:rsidRPr="001B3966">
              <w:rPr>
                <w:rFonts w:eastAsia="Calibri"/>
                <w:sz w:val="18"/>
              </w:rPr>
              <w:t xml:space="preserve"> </w:t>
            </w:r>
            <w:r w:rsidRPr="001B3966">
              <w:rPr>
                <w:rFonts w:eastAsia="Calibri"/>
                <w:sz w:val="18"/>
              </w:rPr>
              <w:t>will</w:t>
            </w:r>
            <w:r w:rsidR="00B30B8A" w:rsidRPr="001B3966">
              <w:rPr>
                <w:rFonts w:eastAsia="Calibri"/>
                <w:sz w:val="18"/>
              </w:rPr>
              <w:t xml:space="preserve"> </w:t>
            </w:r>
            <w:r w:rsidRPr="001B3966">
              <w:rPr>
                <w:rFonts w:eastAsia="Calibri"/>
                <w:sz w:val="18"/>
              </w:rPr>
              <w:t>be</w:t>
            </w:r>
            <w:r w:rsidR="00B30B8A" w:rsidRPr="001B3966">
              <w:rPr>
                <w:rFonts w:eastAsia="Calibri"/>
                <w:sz w:val="18"/>
              </w:rPr>
              <w:t xml:space="preserve"> </w:t>
            </w:r>
            <w:r w:rsidRPr="001B3966">
              <w:rPr>
                <w:rFonts w:eastAsia="Calibri"/>
                <w:sz w:val="18"/>
              </w:rPr>
              <w:t>kept</w:t>
            </w:r>
            <w:r w:rsidR="00B30B8A" w:rsidRPr="001B3966">
              <w:rPr>
                <w:rFonts w:eastAsia="Calibri"/>
                <w:sz w:val="18"/>
              </w:rPr>
              <w:t xml:space="preserve"> </w:t>
            </w:r>
            <w:r w:rsidRPr="001B3966">
              <w:rPr>
                <w:rFonts w:eastAsia="Calibri"/>
                <w:sz w:val="18"/>
              </w:rPr>
              <w:t>by</w:t>
            </w:r>
            <w:r w:rsidR="00B30B8A" w:rsidRPr="001B3966">
              <w:rPr>
                <w:rFonts w:eastAsia="Calibri"/>
                <w:sz w:val="18"/>
              </w:rPr>
              <w:t xml:space="preserve"> </w:t>
            </w:r>
            <w:r w:rsidRPr="001B3966">
              <w:rPr>
                <w:rFonts w:eastAsia="Calibri"/>
                <w:sz w:val="18"/>
              </w:rPr>
              <w:t>the</w:t>
            </w:r>
            <w:r w:rsidR="00B30B8A" w:rsidRPr="001B3966">
              <w:rPr>
                <w:rFonts w:eastAsia="Calibri"/>
                <w:sz w:val="18"/>
              </w:rPr>
              <w:t xml:space="preserve"> </w:t>
            </w:r>
            <w:r w:rsidRPr="001B3966">
              <w:rPr>
                <w:rFonts w:eastAsia="Calibri"/>
                <w:sz w:val="18"/>
              </w:rPr>
              <w:t>NMTAFE</w:t>
            </w:r>
            <w:r w:rsidR="00B30B8A" w:rsidRPr="001B3966">
              <w:rPr>
                <w:rFonts w:eastAsia="Calibri"/>
                <w:sz w:val="18"/>
              </w:rPr>
              <w:t xml:space="preserve"> </w:t>
            </w:r>
            <w:r w:rsidRPr="001B3966">
              <w:rPr>
                <w:rFonts w:eastAsia="Calibri"/>
                <w:sz w:val="18"/>
              </w:rPr>
              <w:t>for</w:t>
            </w:r>
            <w:r w:rsidR="00B30B8A" w:rsidRPr="001B3966">
              <w:rPr>
                <w:rFonts w:eastAsia="Calibri"/>
                <w:sz w:val="18"/>
              </w:rPr>
              <w:t xml:space="preserve"> </w:t>
            </w:r>
            <w:r w:rsidRPr="001B3966">
              <w:rPr>
                <w:rFonts w:eastAsia="Calibri"/>
                <w:sz w:val="18"/>
              </w:rPr>
              <w:t>their</w:t>
            </w:r>
            <w:r w:rsidR="00B30B8A" w:rsidRPr="001B3966">
              <w:rPr>
                <w:rFonts w:eastAsia="Calibri"/>
                <w:sz w:val="18"/>
              </w:rPr>
              <w:t xml:space="preserve"> </w:t>
            </w:r>
            <w:r w:rsidRPr="001B3966">
              <w:rPr>
                <w:rFonts w:eastAsia="Calibri"/>
                <w:sz w:val="18"/>
              </w:rPr>
              <w:t>records</w:t>
            </w:r>
          </w:p>
          <w:p w14:paraId="29A903C0" w14:textId="796B5D55" w:rsidR="00786B8E" w:rsidRPr="001B3966" w:rsidRDefault="00786B8E" w:rsidP="009B0D4D">
            <w:pPr>
              <w:numPr>
                <w:ilvl w:val="0"/>
                <w:numId w:val="1"/>
              </w:numPr>
              <w:contextualSpacing/>
              <w:rPr>
                <w:rFonts w:eastAsia="Calibri"/>
                <w:sz w:val="18"/>
              </w:rPr>
            </w:pPr>
            <w:r w:rsidRPr="001B3966">
              <w:rPr>
                <w:rFonts w:eastAsia="Calibri"/>
                <w:sz w:val="18"/>
              </w:rPr>
              <w:t>I</w:t>
            </w:r>
            <w:r w:rsidR="00B30B8A" w:rsidRPr="001B3966">
              <w:rPr>
                <w:rFonts w:eastAsia="Calibri"/>
                <w:sz w:val="18"/>
              </w:rPr>
              <w:t xml:space="preserve"> </w:t>
            </w:r>
            <w:r w:rsidRPr="001B3966">
              <w:rPr>
                <w:rFonts w:eastAsia="Calibri"/>
                <w:sz w:val="18"/>
              </w:rPr>
              <w:t>understand</w:t>
            </w:r>
            <w:r w:rsidR="00B30B8A" w:rsidRPr="001B3966">
              <w:rPr>
                <w:rFonts w:eastAsia="Calibri"/>
                <w:sz w:val="18"/>
              </w:rPr>
              <w:t xml:space="preserve"> </w:t>
            </w:r>
            <w:r w:rsidRPr="001B3966">
              <w:rPr>
                <w:rFonts w:eastAsia="Calibri"/>
                <w:sz w:val="18"/>
              </w:rPr>
              <w:t>my</w:t>
            </w:r>
            <w:r w:rsidR="00B30B8A" w:rsidRPr="001B3966">
              <w:rPr>
                <w:rFonts w:eastAsia="Calibri"/>
                <w:sz w:val="18"/>
              </w:rPr>
              <w:t xml:space="preserve"> </w:t>
            </w:r>
            <w:r w:rsidRPr="001B3966">
              <w:rPr>
                <w:rFonts w:eastAsia="Calibri"/>
                <w:sz w:val="18"/>
              </w:rPr>
              <w:t>assessment</w:t>
            </w:r>
            <w:r w:rsidR="00B30B8A" w:rsidRPr="001B3966">
              <w:rPr>
                <w:rFonts w:eastAsia="Calibri"/>
                <w:sz w:val="18"/>
              </w:rPr>
              <w:t xml:space="preserve"> </w:t>
            </w:r>
            <w:r w:rsidRPr="001B3966">
              <w:rPr>
                <w:rFonts w:eastAsia="Calibri"/>
                <w:sz w:val="18"/>
              </w:rPr>
              <w:t>may</w:t>
            </w:r>
            <w:r w:rsidR="00B30B8A" w:rsidRPr="001B3966">
              <w:rPr>
                <w:rFonts w:eastAsia="Calibri"/>
                <w:sz w:val="18"/>
              </w:rPr>
              <w:t xml:space="preserve"> </w:t>
            </w:r>
            <w:r w:rsidRPr="001B3966">
              <w:rPr>
                <w:rFonts w:eastAsia="Calibri"/>
                <w:sz w:val="18"/>
              </w:rPr>
              <w:t>be</w:t>
            </w:r>
            <w:r w:rsidR="00B30B8A" w:rsidRPr="001B3966">
              <w:rPr>
                <w:rFonts w:eastAsia="Calibri"/>
                <w:sz w:val="18"/>
              </w:rPr>
              <w:t xml:space="preserve"> </w:t>
            </w:r>
            <w:r w:rsidRPr="001B3966">
              <w:rPr>
                <w:rFonts w:eastAsia="Calibri"/>
                <w:sz w:val="18"/>
              </w:rPr>
              <w:t>selected</w:t>
            </w:r>
            <w:r w:rsidR="00B30B8A" w:rsidRPr="001B3966">
              <w:rPr>
                <w:rFonts w:eastAsia="Calibri"/>
                <w:sz w:val="18"/>
              </w:rPr>
              <w:t xml:space="preserve"> </w:t>
            </w:r>
            <w:r w:rsidRPr="001B3966">
              <w:rPr>
                <w:rFonts w:eastAsia="Calibri"/>
                <w:sz w:val="18"/>
              </w:rPr>
              <w:t>for</w:t>
            </w:r>
            <w:r w:rsidR="00B30B8A" w:rsidRPr="001B3966">
              <w:rPr>
                <w:rFonts w:eastAsia="Calibri"/>
                <w:sz w:val="18"/>
              </w:rPr>
              <w:t xml:space="preserve"> </w:t>
            </w:r>
            <w:r w:rsidRPr="001B3966">
              <w:rPr>
                <w:rFonts w:eastAsia="Calibri"/>
                <w:sz w:val="18"/>
              </w:rPr>
              <w:t>use</w:t>
            </w:r>
            <w:r w:rsidR="00B30B8A" w:rsidRPr="001B3966">
              <w:rPr>
                <w:rFonts w:eastAsia="Calibri"/>
                <w:sz w:val="18"/>
              </w:rPr>
              <w:t xml:space="preserve"> </w:t>
            </w:r>
            <w:r w:rsidRPr="001B3966">
              <w:rPr>
                <w:rFonts w:eastAsia="Calibri"/>
                <w:sz w:val="18"/>
              </w:rPr>
              <w:t>in</w:t>
            </w:r>
            <w:r w:rsidR="00B30B8A" w:rsidRPr="001B3966">
              <w:rPr>
                <w:rFonts w:eastAsia="Calibri"/>
                <w:sz w:val="18"/>
              </w:rPr>
              <w:t xml:space="preserve"> </w:t>
            </w:r>
            <w:r w:rsidRPr="001B3966">
              <w:rPr>
                <w:rFonts w:eastAsia="Calibri"/>
                <w:sz w:val="18"/>
              </w:rPr>
              <w:t>the</w:t>
            </w:r>
            <w:r w:rsidR="00B30B8A" w:rsidRPr="001B3966">
              <w:rPr>
                <w:rFonts w:eastAsia="Calibri"/>
                <w:sz w:val="18"/>
              </w:rPr>
              <w:t xml:space="preserve"> </w:t>
            </w:r>
            <w:r w:rsidRPr="001B3966">
              <w:rPr>
                <w:rFonts w:eastAsia="Calibri"/>
                <w:sz w:val="18"/>
              </w:rPr>
              <w:t>NMTAFE’s</w:t>
            </w:r>
            <w:r w:rsidR="00B30B8A" w:rsidRPr="001B3966">
              <w:rPr>
                <w:rFonts w:eastAsia="Calibri"/>
                <w:sz w:val="18"/>
              </w:rPr>
              <w:t xml:space="preserve"> </w:t>
            </w:r>
            <w:r w:rsidRPr="001B3966">
              <w:rPr>
                <w:rFonts w:eastAsia="Calibri"/>
                <w:sz w:val="18"/>
              </w:rPr>
              <w:t>validation</w:t>
            </w:r>
            <w:r w:rsidR="00B30B8A" w:rsidRPr="001B3966">
              <w:rPr>
                <w:rFonts w:eastAsia="Calibri"/>
                <w:sz w:val="18"/>
              </w:rPr>
              <w:t xml:space="preserve"> </w:t>
            </w:r>
            <w:r w:rsidRPr="001B3966">
              <w:rPr>
                <w:rFonts w:eastAsia="Calibri"/>
                <w:sz w:val="18"/>
              </w:rPr>
              <w:t>and</w:t>
            </w:r>
            <w:r w:rsidR="00B30B8A" w:rsidRPr="001B3966">
              <w:rPr>
                <w:rFonts w:eastAsia="Calibri"/>
                <w:sz w:val="18"/>
              </w:rPr>
              <w:t xml:space="preserve"> </w:t>
            </w:r>
            <w:r w:rsidRPr="001B3966">
              <w:rPr>
                <w:rFonts w:eastAsia="Calibri"/>
                <w:sz w:val="18"/>
              </w:rPr>
              <w:t>audit</w:t>
            </w:r>
            <w:r w:rsidR="00B30B8A" w:rsidRPr="001B3966">
              <w:rPr>
                <w:rFonts w:eastAsia="Calibri"/>
                <w:sz w:val="18"/>
              </w:rPr>
              <w:t xml:space="preserve"> </w:t>
            </w:r>
            <w:r w:rsidRPr="001B3966">
              <w:rPr>
                <w:rFonts w:eastAsia="Calibri"/>
                <w:sz w:val="18"/>
              </w:rPr>
              <w:t>process</w:t>
            </w:r>
            <w:r w:rsidR="00B30B8A" w:rsidRPr="001B3966">
              <w:rPr>
                <w:rFonts w:eastAsia="Calibri"/>
                <w:sz w:val="18"/>
              </w:rPr>
              <w:t xml:space="preserve"> </w:t>
            </w:r>
            <w:r w:rsidRPr="001B3966">
              <w:rPr>
                <w:rFonts w:eastAsia="Calibri"/>
                <w:sz w:val="18"/>
              </w:rPr>
              <w:t>to</w:t>
            </w:r>
            <w:r w:rsidR="00B30B8A" w:rsidRPr="001B3966">
              <w:rPr>
                <w:rFonts w:eastAsia="Calibri"/>
                <w:sz w:val="18"/>
              </w:rPr>
              <w:t xml:space="preserve"> </w:t>
            </w:r>
            <w:r w:rsidRPr="001B3966">
              <w:rPr>
                <w:rFonts w:eastAsia="Calibri"/>
                <w:sz w:val="18"/>
              </w:rPr>
              <w:t>ensure</w:t>
            </w:r>
            <w:r w:rsidR="00B30B8A" w:rsidRPr="001B3966">
              <w:rPr>
                <w:rFonts w:eastAsia="Calibri"/>
                <w:sz w:val="18"/>
              </w:rPr>
              <w:t xml:space="preserve"> </w:t>
            </w:r>
            <w:r w:rsidRPr="001B3966">
              <w:rPr>
                <w:rFonts w:eastAsia="Calibri"/>
                <w:sz w:val="18"/>
              </w:rPr>
              <w:t>student</w:t>
            </w:r>
            <w:r w:rsidR="00B30B8A" w:rsidRPr="001B3966">
              <w:rPr>
                <w:rFonts w:eastAsia="Calibri"/>
                <w:sz w:val="18"/>
              </w:rPr>
              <w:t xml:space="preserve"> </w:t>
            </w:r>
            <w:r w:rsidRPr="001B3966">
              <w:rPr>
                <w:rFonts w:eastAsia="Calibri"/>
                <w:sz w:val="18"/>
              </w:rPr>
              <w:t>assessment</w:t>
            </w:r>
            <w:r w:rsidR="00B30B8A" w:rsidRPr="001B3966">
              <w:rPr>
                <w:rFonts w:eastAsia="Calibri"/>
                <w:sz w:val="18"/>
              </w:rPr>
              <w:t xml:space="preserve"> </w:t>
            </w:r>
            <w:r w:rsidRPr="001B3966">
              <w:rPr>
                <w:rFonts w:eastAsia="Calibri"/>
                <w:sz w:val="18"/>
              </w:rPr>
              <w:t>meets</w:t>
            </w:r>
            <w:r w:rsidR="00B30B8A" w:rsidRPr="001B3966">
              <w:rPr>
                <w:rFonts w:eastAsia="Calibri"/>
                <w:sz w:val="18"/>
              </w:rPr>
              <w:t xml:space="preserve"> </w:t>
            </w:r>
            <w:r w:rsidRPr="001B3966">
              <w:rPr>
                <w:rFonts w:eastAsia="Calibri"/>
                <w:sz w:val="18"/>
              </w:rPr>
              <w:t>requirements</w:t>
            </w:r>
          </w:p>
        </w:tc>
      </w:tr>
      <w:tr w:rsidR="00461F90" w:rsidRPr="006E1B4C" w14:paraId="28BD9A6E" w14:textId="77777777" w:rsidTr="003F5221">
        <w:trPr>
          <w:trHeight w:val="431"/>
        </w:trPr>
        <w:tc>
          <w:tcPr>
            <w:tcW w:w="1980" w:type="dxa"/>
            <w:gridSpan w:val="2"/>
            <w:tcBorders>
              <w:top w:val="single" w:sz="4" w:space="0" w:color="auto"/>
              <w:left w:val="single" w:sz="4" w:space="0" w:color="000000"/>
              <w:bottom w:val="single" w:sz="18" w:space="0" w:color="000000"/>
              <w:right w:val="single" w:sz="4" w:space="0" w:color="auto"/>
            </w:tcBorders>
            <w:shd w:val="clear" w:color="auto" w:fill="262626" w:themeFill="text1" w:themeFillTint="D9"/>
            <w:vAlign w:val="center"/>
            <w:hideMark/>
          </w:tcPr>
          <w:p w14:paraId="5F4281FC" w14:textId="3F759BEF" w:rsidR="00461F90" w:rsidRPr="00786B8E" w:rsidRDefault="00461F90" w:rsidP="00461F90">
            <w:pPr>
              <w:tabs>
                <w:tab w:val="left" w:pos="5670"/>
              </w:tabs>
              <w:rPr>
                <w:rFonts w:eastAsia="Calibri"/>
                <w:b/>
                <w:color w:val="F2F2F2" w:themeColor="background1" w:themeShade="F2"/>
                <w:sz w:val="20"/>
              </w:rPr>
            </w:pPr>
            <w:r w:rsidRPr="00786B8E">
              <w:rPr>
                <w:b/>
                <w:bCs w:val="0"/>
                <w:color w:val="F2F2F2" w:themeColor="background1" w:themeShade="F2"/>
                <w:sz w:val="20"/>
              </w:rPr>
              <w:t>Student</w:t>
            </w:r>
            <w:r w:rsidR="00B30B8A">
              <w:rPr>
                <w:b/>
                <w:bCs w:val="0"/>
                <w:color w:val="F2F2F2" w:themeColor="background1" w:themeShade="F2"/>
                <w:sz w:val="20"/>
              </w:rPr>
              <w:t xml:space="preserve"> </w:t>
            </w:r>
            <w:r w:rsidRPr="00786B8E">
              <w:rPr>
                <w:b/>
                <w:bCs w:val="0"/>
                <w:color w:val="F2F2F2" w:themeColor="background1" w:themeShade="F2"/>
                <w:sz w:val="20"/>
              </w:rPr>
              <w:t>Signature</w:t>
            </w:r>
          </w:p>
        </w:tc>
        <w:tc>
          <w:tcPr>
            <w:tcW w:w="4044" w:type="dxa"/>
            <w:gridSpan w:val="7"/>
            <w:tcBorders>
              <w:top w:val="single" w:sz="4" w:space="0" w:color="auto"/>
              <w:left w:val="single" w:sz="4" w:space="0" w:color="auto"/>
              <w:bottom w:val="single" w:sz="18" w:space="0" w:color="000000"/>
              <w:right w:val="single" w:sz="4" w:space="0" w:color="auto"/>
            </w:tcBorders>
            <w:vAlign w:val="center"/>
          </w:tcPr>
          <w:p w14:paraId="15818D32" w14:textId="416F8EA1" w:rsidR="00461F90" w:rsidRPr="006E1B4C" w:rsidRDefault="00025CFA" w:rsidP="00B30B8A">
            <w:pPr>
              <w:spacing w:line="240" w:lineRule="auto"/>
              <w:rPr>
                <w:rFonts w:eastAsia="Calibri"/>
                <w:sz w:val="20"/>
              </w:rPr>
            </w:pPr>
            <w:r>
              <w:rPr>
                <w:rFonts w:eastAsia="Calibri"/>
                <w:i/>
                <w:color w:val="595959" w:themeColor="text1" w:themeTint="A6"/>
                <w:sz w:val="20"/>
              </w:rPr>
              <w:t>AG</w:t>
            </w:r>
          </w:p>
        </w:tc>
        <w:tc>
          <w:tcPr>
            <w:tcW w:w="709" w:type="dxa"/>
            <w:gridSpan w:val="2"/>
            <w:tcBorders>
              <w:top w:val="single" w:sz="4" w:space="0" w:color="auto"/>
              <w:left w:val="single" w:sz="4" w:space="0" w:color="auto"/>
              <w:bottom w:val="single" w:sz="18" w:space="0" w:color="000000"/>
              <w:right w:val="single" w:sz="4" w:space="0" w:color="auto"/>
            </w:tcBorders>
            <w:shd w:val="clear" w:color="auto" w:fill="262626" w:themeFill="text1" w:themeFillTint="D9"/>
            <w:vAlign w:val="center"/>
          </w:tcPr>
          <w:p w14:paraId="2612792E" w14:textId="77777777" w:rsidR="00461F90" w:rsidRPr="00786B8E" w:rsidRDefault="00461F90" w:rsidP="00461F90">
            <w:pPr>
              <w:tabs>
                <w:tab w:val="left" w:pos="5670"/>
              </w:tabs>
              <w:ind w:left="-142"/>
              <w:jc w:val="center"/>
              <w:rPr>
                <w:rFonts w:eastAsia="Calibri"/>
                <w:color w:val="F2F2F2" w:themeColor="background1" w:themeShade="F2"/>
                <w:sz w:val="20"/>
              </w:rPr>
            </w:pPr>
            <w:r w:rsidRPr="00786B8E">
              <w:rPr>
                <w:b/>
                <w:bCs w:val="0"/>
                <w:color w:val="F2F2F2" w:themeColor="background1" w:themeShade="F2"/>
                <w:sz w:val="20"/>
              </w:rPr>
              <w:t>Date</w:t>
            </w:r>
          </w:p>
        </w:tc>
        <w:tc>
          <w:tcPr>
            <w:tcW w:w="3461" w:type="dxa"/>
            <w:gridSpan w:val="3"/>
            <w:tcBorders>
              <w:top w:val="single" w:sz="4" w:space="0" w:color="auto"/>
              <w:left w:val="single" w:sz="4" w:space="0" w:color="auto"/>
              <w:bottom w:val="single" w:sz="18" w:space="0" w:color="000000"/>
              <w:right w:val="single" w:sz="4" w:space="0" w:color="000000"/>
            </w:tcBorders>
            <w:vAlign w:val="center"/>
          </w:tcPr>
          <w:p w14:paraId="2DBF8E2A" w14:textId="6C877CB7" w:rsidR="00461F90" w:rsidRPr="00B30B8A" w:rsidRDefault="00790435" w:rsidP="00B30B8A">
            <w:pPr>
              <w:spacing w:line="240" w:lineRule="auto"/>
              <w:rPr>
                <w:rFonts w:eastAsia="Calibri"/>
                <w:i/>
                <w:color w:val="595959" w:themeColor="text1" w:themeTint="A6"/>
                <w:sz w:val="20"/>
              </w:rPr>
            </w:pPr>
            <w:r>
              <w:rPr>
                <w:rFonts w:eastAsia="Calibri"/>
                <w:i/>
                <w:color w:val="595959" w:themeColor="text1" w:themeTint="A6"/>
                <w:sz w:val="20"/>
              </w:rPr>
              <w:t>23/09/2023</w:t>
            </w:r>
          </w:p>
        </w:tc>
      </w:tr>
      <w:tr w:rsidR="00461F90" w:rsidRPr="001B3966" w14:paraId="6C43A925" w14:textId="77777777" w:rsidTr="00B30B8A">
        <w:trPr>
          <w:trHeight w:val="431"/>
        </w:trPr>
        <w:tc>
          <w:tcPr>
            <w:tcW w:w="10194" w:type="dxa"/>
            <w:gridSpan w:val="14"/>
            <w:tcBorders>
              <w:top w:val="single" w:sz="18" w:space="0" w:color="000000"/>
              <w:left w:val="single" w:sz="4" w:space="0" w:color="000000"/>
              <w:bottom w:val="single" w:sz="4" w:space="0" w:color="000000"/>
              <w:right w:val="single" w:sz="4" w:space="0" w:color="000000"/>
            </w:tcBorders>
            <w:shd w:val="clear" w:color="auto" w:fill="auto"/>
            <w:vAlign w:val="center"/>
          </w:tcPr>
          <w:p w14:paraId="04CDF52E" w14:textId="540DDA1F" w:rsidR="00461F90" w:rsidRPr="001B3966" w:rsidRDefault="00461F90" w:rsidP="00EB528F">
            <w:pPr>
              <w:spacing w:before="0" w:after="0" w:line="240" w:lineRule="auto"/>
              <w:ind w:left="2155" w:hanging="2155"/>
              <w:rPr>
                <w:rFonts w:eastAsia="Calibri"/>
                <w:b/>
                <w:sz w:val="18"/>
                <w:szCs w:val="20"/>
              </w:rPr>
            </w:pPr>
            <w:r w:rsidRPr="001B3966">
              <w:rPr>
                <w:rStyle w:val="IntenseEmphasis"/>
                <w:sz w:val="18"/>
                <w:szCs w:val="20"/>
              </w:rPr>
              <w:t>Assessors</w:t>
            </w:r>
            <w:r w:rsidR="00B30B8A" w:rsidRPr="001B3966">
              <w:rPr>
                <w:rStyle w:val="IntenseEmphasis"/>
                <w:sz w:val="18"/>
                <w:szCs w:val="20"/>
              </w:rPr>
              <w:t xml:space="preserve"> </w:t>
            </w:r>
            <w:r w:rsidRPr="001B3966">
              <w:rPr>
                <w:rStyle w:val="IntenseEmphasis"/>
                <w:sz w:val="18"/>
                <w:szCs w:val="20"/>
              </w:rPr>
              <w:t>please</w:t>
            </w:r>
            <w:r w:rsidR="00B30B8A" w:rsidRPr="001B3966">
              <w:rPr>
                <w:rStyle w:val="IntenseEmphasis"/>
                <w:sz w:val="18"/>
                <w:szCs w:val="20"/>
              </w:rPr>
              <w:t xml:space="preserve"> </w:t>
            </w:r>
            <w:r w:rsidRPr="001B3966">
              <w:rPr>
                <w:rStyle w:val="IntenseEmphasis"/>
                <w:sz w:val="18"/>
                <w:szCs w:val="20"/>
              </w:rPr>
              <w:t>note:</w:t>
            </w:r>
            <w:r w:rsidRPr="001B3966">
              <w:rPr>
                <w:rStyle w:val="IntenseEmphasis"/>
                <w:sz w:val="18"/>
                <w:szCs w:val="20"/>
              </w:rPr>
              <w:tab/>
            </w:r>
            <w:r w:rsidRPr="001B3966">
              <w:rPr>
                <w:rFonts w:eastAsia="Calibri"/>
                <w:sz w:val="18"/>
                <w:szCs w:val="20"/>
              </w:rPr>
              <w:t>Where</w:t>
            </w:r>
            <w:r w:rsidR="00B30B8A" w:rsidRPr="001B3966">
              <w:rPr>
                <w:rFonts w:eastAsia="Calibri"/>
                <w:sz w:val="18"/>
                <w:szCs w:val="20"/>
              </w:rPr>
              <w:t xml:space="preserve"> </w:t>
            </w:r>
            <w:r w:rsidRPr="001B3966">
              <w:rPr>
                <w:rFonts w:eastAsia="Calibri"/>
                <w:sz w:val="18"/>
                <w:szCs w:val="20"/>
              </w:rPr>
              <w:t>verbal</w:t>
            </w:r>
            <w:r w:rsidR="00B30B8A" w:rsidRPr="001B3966">
              <w:rPr>
                <w:rFonts w:eastAsia="Calibri"/>
                <w:sz w:val="18"/>
                <w:szCs w:val="20"/>
              </w:rPr>
              <w:t xml:space="preserve"> </w:t>
            </w:r>
            <w:r w:rsidRPr="001B3966">
              <w:rPr>
                <w:rFonts w:eastAsia="Calibri"/>
                <w:sz w:val="18"/>
                <w:szCs w:val="20"/>
              </w:rPr>
              <w:t>clarification</w:t>
            </w:r>
            <w:r w:rsidR="00B30B8A" w:rsidRPr="001B3966">
              <w:rPr>
                <w:rFonts w:eastAsia="Calibri"/>
                <w:sz w:val="18"/>
                <w:szCs w:val="20"/>
              </w:rPr>
              <w:t xml:space="preserve"> </w:t>
            </w:r>
            <w:r w:rsidRPr="001B3966">
              <w:rPr>
                <w:rFonts w:eastAsia="Calibri"/>
                <w:sz w:val="18"/>
                <w:szCs w:val="20"/>
              </w:rPr>
              <w:t>has</w:t>
            </w:r>
            <w:r w:rsidR="00B30B8A" w:rsidRPr="001B3966">
              <w:rPr>
                <w:rFonts w:eastAsia="Calibri"/>
                <w:sz w:val="18"/>
                <w:szCs w:val="20"/>
              </w:rPr>
              <w:t xml:space="preserve"> </w:t>
            </w:r>
            <w:r w:rsidRPr="001B3966">
              <w:rPr>
                <w:rFonts w:eastAsia="Calibri"/>
                <w:sz w:val="18"/>
                <w:szCs w:val="20"/>
              </w:rPr>
              <w:t>been</w:t>
            </w:r>
            <w:r w:rsidR="00B30B8A" w:rsidRPr="001B3966">
              <w:rPr>
                <w:rFonts w:eastAsia="Calibri"/>
                <w:sz w:val="18"/>
                <w:szCs w:val="20"/>
              </w:rPr>
              <w:t xml:space="preserve"> </w:t>
            </w:r>
            <w:r w:rsidRPr="001B3966">
              <w:rPr>
                <w:rFonts w:eastAsia="Calibri"/>
                <w:sz w:val="18"/>
                <w:szCs w:val="20"/>
              </w:rPr>
              <w:t>sought</w:t>
            </w:r>
            <w:r w:rsidR="00B30B8A" w:rsidRPr="001B3966">
              <w:rPr>
                <w:rFonts w:eastAsia="Calibri"/>
                <w:sz w:val="18"/>
                <w:szCs w:val="20"/>
              </w:rPr>
              <w:t xml:space="preserve"> </w:t>
            </w:r>
            <w:r w:rsidRPr="001B3966">
              <w:rPr>
                <w:rFonts w:eastAsia="Calibri"/>
                <w:sz w:val="18"/>
                <w:szCs w:val="20"/>
              </w:rPr>
              <w:t>from</w:t>
            </w:r>
            <w:r w:rsidR="00B30B8A" w:rsidRPr="001B3966">
              <w:rPr>
                <w:rFonts w:eastAsia="Calibri"/>
                <w:sz w:val="18"/>
                <w:szCs w:val="20"/>
              </w:rPr>
              <w:t xml:space="preserve"> </w:t>
            </w:r>
            <w:r w:rsidRPr="001B3966">
              <w:rPr>
                <w:rFonts w:eastAsia="Calibri"/>
                <w:sz w:val="18"/>
                <w:szCs w:val="20"/>
              </w:rPr>
              <w:t>a</w:t>
            </w:r>
            <w:r w:rsidR="00B30B8A" w:rsidRPr="001B3966">
              <w:rPr>
                <w:rFonts w:eastAsia="Calibri"/>
                <w:sz w:val="18"/>
                <w:szCs w:val="20"/>
              </w:rPr>
              <w:t xml:space="preserve"> </w:t>
            </w:r>
            <w:r w:rsidRPr="001B3966">
              <w:rPr>
                <w:rFonts w:eastAsia="Calibri"/>
                <w:sz w:val="18"/>
                <w:szCs w:val="20"/>
              </w:rPr>
              <w:t>student</w:t>
            </w:r>
            <w:r w:rsidR="00B30B8A" w:rsidRPr="001B3966">
              <w:rPr>
                <w:rFonts w:eastAsia="Calibri"/>
                <w:sz w:val="18"/>
                <w:szCs w:val="20"/>
              </w:rPr>
              <w:t xml:space="preserve"> </w:t>
            </w:r>
            <w:r w:rsidRPr="001B3966">
              <w:rPr>
                <w:rFonts w:eastAsia="Calibri"/>
                <w:sz w:val="18"/>
                <w:szCs w:val="20"/>
              </w:rPr>
              <w:t>to</w:t>
            </w:r>
            <w:r w:rsidR="00B30B8A" w:rsidRPr="001B3966">
              <w:rPr>
                <w:rFonts w:eastAsia="Calibri"/>
                <w:sz w:val="18"/>
                <w:szCs w:val="20"/>
              </w:rPr>
              <w:t xml:space="preserve"> </w:t>
            </w:r>
            <w:r w:rsidRPr="001B3966">
              <w:rPr>
                <w:rFonts w:eastAsia="Calibri"/>
                <w:sz w:val="18"/>
                <w:szCs w:val="20"/>
              </w:rPr>
              <w:t>gather</w:t>
            </w:r>
            <w:r w:rsidR="00B30B8A" w:rsidRPr="001B3966">
              <w:rPr>
                <w:rFonts w:eastAsia="Calibri"/>
                <w:sz w:val="18"/>
                <w:szCs w:val="20"/>
              </w:rPr>
              <w:t xml:space="preserve"> </w:t>
            </w:r>
            <w:r w:rsidRPr="001B3966">
              <w:rPr>
                <w:rFonts w:eastAsia="Calibri"/>
                <w:sz w:val="18"/>
                <w:szCs w:val="20"/>
              </w:rPr>
              <w:t>additional</w:t>
            </w:r>
            <w:r w:rsidR="00B30B8A" w:rsidRPr="001B3966">
              <w:rPr>
                <w:rFonts w:eastAsia="Calibri"/>
                <w:sz w:val="18"/>
                <w:szCs w:val="20"/>
              </w:rPr>
              <w:t xml:space="preserve"> </w:t>
            </w:r>
            <w:r w:rsidRPr="001B3966">
              <w:rPr>
                <w:rFonts w:eastAsia="Calibri"/>
                <w:sz w:val="18"/>
                <w:szCs w:val="20"/>
              </w:rPr>
              <w:t>assessment</w:t>
            </w:r>
            <w:r w:rsidR="00B30B8A" w:rsidRPr="001B3966">
              <w:rPr>
                <w:rFonts w:eastAsia="Calibri"/>
                <w:sz w:val="18"/>
                <w:szCs w:val="20"/>
              </w:rPr>
              <w:t xml:space="preserve"> </w:t>
            </w:r>
            <w:r w:rsidRPr="001B3966">
              <w:rPr>
                <w:rFonts w:eastAsia="Calibri"/>
                <w:sz w:val="18"/>
                <w:szCs w:val="20"/>
              </w:rPr>
              <w:t>evidence</w:t>
            </w:r>
            <w:r w:rsidR="00B30B8A" w:rsidRPr="001B3966">
              <w:rPr>
                <w:rFonts w:eastAsia="Calibri"/>
                <w:sz w:val="18"/>
                <w:szCs w:val="20"/>
              </w:rPr>
              <w:t xml:space="preserve"> </w:t>
            </w:r>
            <w:r w:rsidRPr="001B3966">
              <w:rPr>
                <w:rFonts w:eastAsia="Calibri"/>
                <w:sz w:val="18"/>
                <w:szCs w:val="20"/>
              </w:rPr>
              <w:t>from</w:t>
            </w:r>
            <w:r w:rsidR="00B30B8A" w:rsidRPr="001B3966">
              <w:rPr>
                <w:rFonts w:eastAsia="Calibri"/>
                <w:sz w:val="18"/>
                <w:szCs w:val="20"/>
              </w:rPr>
              <w:t xml:space="preserve"> </w:t>
            </w:r>
            <w:r w:rsidRPr="001B3966">
              <w:rPr>
                <w:rFonts w:eastAsia="Calibri"/>
                <w:sz w:val="18"/>
                <w:szCs w:val="20"/>
              </w:rPr>
              <w:t>an</w:t>
            </w:r>
            <w:r w:rsidR="00B30B8A" w:rsidRPr="001B3966">
              <w:rPr>
                <w:rFonts w:eastAsia="Calibri"/>
                <w:sz w:val="18"/>
                <w:szCs w:val="20"/>
              </w:rPr>
              <w:t xml:space="preserve"> </w:t>
            </w:r>
            <w:r w:rsidRPr="001B3966">
              <w:rPr>
                <w:rFonts w:eastAsia="Calibri"/>
                <w:sz w:val="18"/>
                <w:szCs w:val="20"/>
              </w:rPr>
              <w:t>assessment</w:t>
            </w:r>
            <w:r w:rsidR="00B30B8A" w:rsidRPr="001B3966">
              <w:rPr>
                <w:rFonts w:eastAsia="Calibri"/>
                <w:sz w:val="18"/>
                <w:szCs w:val="20"/>
              </w:rPr>
              <w:t xml:space="preserve"> </w:t>
            </w:r>
            <w:r w:rsidRPr="001B3966">
              <w:rPr>
                <w:rFonts w:eastAsia="Calibri"/>
                <w:sz w:val="18"/>
                <w:szCs w:val="20"/>
              </w:rPr>
              <w:t>item,</w:t>
            </w:r>
            <w:r w:rsidR="00B30B8A" w:rsidRPr="001B3966">
              <w:rPr>
                <w:rFonts w:eastAsia="Calibri"/>
                <w:sz w:val="18"/>
                <w:szCs w:val="20"/>
              </w:rPr>
              <w:t xml:space="preserve"> </w:t>
            </w:r>
            <w:r w:rsidRPr="001B3966">
              <w:rPr>
                <w:rFonts w:eastAsia="Calibri"/>
                <w:sz w:val="18"/>
                <w:szCs w:val="20"/>
              </w:rPr>
              <w:t>question/s</w:t>
            </w:r>
            <w:r w:rsidR="00B30B8A" w:rsidRPr="001B3966">
              <w:rPr>
                <w:rFonts w:eastAsia="Calibri"/>
                <w:sz w:val="18"/>
                <w:szCs w:val="20"/>
              </w:rPr>
              <w:t xml:space="preserve"> </w:t>
            </w:r>
            <w:r w:rsidRPr="001B3966">
              <w:rPr>
                <w:rFonts w:eastAsia="Calibri"/>
                <w:sz w:val="18"/>
                <w:szCs w:val="20"/>
              </w:rPr>
              <w:t>and</w:t>
            </w:r>
            <w:r w:rsidR="00B30B8A" w:rsidRPr="001B3966">
              <w:rPr>
                <w:rFonts w:eastAsia="Calibri"/>
                <w:sz w:val="18"/>
                <w:szCs w:val="20"/>
              </w:rPr>
              <w:t xml:space="preserve"> </w:t>
            </w:r>
            <w:r w:rsidRPr="001B3966">
              <w:rPr>
                <w:rFonts w:eastAsia="Calibri"/>
                <w:sz w:val="18"/>
                <w:szCs w:val="20"/>
              </w:rPr>
              <w:t>response/s</w:t>
            </w:r>
            <w:r w:rsidR="00B30B8A" w:rsidRPr="001B3966">
              <w:rPr>
                <w:rFonts w:eastAsia="Calibri"/>
                <w:sz w:val="18"/>
                <w:szCs w:val="20"/>
              </w:rPr>
              <w:t xml:space="preserve"> </w:t>
            </w:r>
            <w:r w:rsidRPr="001B3966">
              <w:rPr>
                <w:rFonts w:eastAsia="Calibri"/>
                <w:sz w:val="18"/>
                <w:szCs w:val="20"/>
              </w:rPr>
              <w:t>must</w:t>
            </w:r>
            <w:r w:rsidR="00B30B8A" w:rsidRPr="001B3966">
              <w:rPr>
                <w:rFonts w:eastAsia="Calibri"/>
                <w:sz w:val="18"/>
                <w:szCs w:val="20"/>
              </w:rPr>
              <w:t xml:space="preserve"> </w:t>
            </w:r>
            <w:r w:rsidRPr="001B3966">
              <w:rPr>
                <w:rFonts w:eastAsia="Calibri"/>
                <w:sz w:val="18"/>
                <w:szCs w:val="20"/>
              </w:rPr>
              <w:t>be</w:t>
            </w:r>
            <w:r w:rsidR="00B30B8A" w:rsidRPr="001B3966">
              <w:rPr>
                <w:rFonts w:eastAsia="Calibri"/>
                <w:sz w:val="18"/>
                <w:szCs w:val="20"/>
              </w:rPr>
              <w:t xml:space="preserve"> </w:t>
            </w:r>
            <w:r w:rsidRPr="001B3966">
              <w:rPr>
                <w:rFonts w:eastAsia="Calibri"/>
                <w:sz w:val="18"/>
                <w:szCs w:val="20"/>
              </w:rPr>
              <w:t>recorded,</w:t>
            </w:r>
            <w:r w:rsidR="00B30B8A" w:rsidRPr="001B3966">
              <w:rPr>
                <w:rFonts w:eastAsia="Calibri"/>
                <w:sz w:val="18"/>
                <w:szCs w:val="20"/>
              </w:rPr>
              <w:t xml:space="preserve"> </w:t>
            </w:r>
            <w:r w:rsidRPr="001B3966">
              <w:rPr>
                <w:rFonts w:eastAsia="Calibri"/>
                <w:sz w:val="18"/>
                <w:szCs w:val="20"/>
              </w:rPr>
              <w:t>signed,</w:t>
            </w:r>
            <w:r w:rsidR="00B30B8A" w:rsidRPr="001B3966">
              <w:rPr>
                <w:rFonts w:eastAsia="Calibri"/>
                <w:sz w:val="18"/>
                <w:szCs w:val="20"/>
              </w:rPr>
              <w:t xml:space="preserve"> </w:t>
            </w:r>
            <w:r w:rsidRPr="001B3966">
              <w:rPr>
                <w:rFonts w:eastAsia="Calibri"/>
                <w:sz w:val="18"/>
                <w:szCs w:val="20"/>
              </w:rPr>
              <w:t>and</w:t>
            </w:r>
            <w:r w:rsidR="00B30B8A" w:rsidRPr="001B3966">
              <w:rPr>
                <w:rFonts w:eastAsia="Calibri"/>
                <w:sz w:val="18"/>
                <w:szCs w:val="20"/>
              </w:rPr>
              <w:t xml:space="preserve"> </w:t>
            </w:r>
            <w:r w:rsidRPr="001B3966">
              <w:rPr>
                <w:rFonts w:eastAsia="Calibri"/>
                <w:sz w:val="18"/>
                <w:szCs w:val="20"/>
              </w:rPr>
              <w:t>dated</w:t>
            </w:r>
            <w:r w:rsidR="00B30B8A" w:rsidRPr="001B3966">
              <w:rPr>
                <w:rFonts w:eastAsia="Calibri"/>
                <w:sz w:val="18"/>
                <w:szCs w:val="20"/>
              </w:rPr>
              <w:t xml:space="preserve"> </w:t>
            </w:r>
            <w:r w:rsidRPr="001B3966">
              <w:rPr>
                <w:rFonts w:eastAsia="Calibri"/>
                <w:sz w:val="18"/>
                <w:szCs w:val="20"/>
              </w:rPr>
              <w:t>by</w:t>
            </w:r>
            <w:r w:rsidR="00B30B8A" w:rsidRPr="001B3966">
              <w:rPr>
                <w:rFonts w:eastAsia="Calibri"/>
                <w:sz w:val="18"/>
                <w:szCs w:val="20"/>
              </w:rPr>
              <w:t xml:space="preserve"> </w:t>
            </w:r>
            <w:r w:rsidRPr="001B3966">
              <w:rPr>
                <w:rFonts w:eastAsia="Calibri"/>
                <w:sz w:val="18"/>
                <w:szCs w:val="20"/>
              </w:rPr>
              <w:t>the</w:t>
            </w:r>
            <w:r w:rsidR="00B30B8A" w:rsidRPr="001B3966">
              <w:rPr>
                <w:rFonts w:eastAsia="Calibri"/>
                <w:sz w:val="18"/>
                <w:szCs w:val="20"/>
              </w:rPr>
              <w:t xml:space="preserve"> </w:t>
            </w:r>
            <w:r w:rsidRPr="001B3966">
              <w:rPr>
                <w:rFonts w:eastAsia="Calibri"/>
                <w:sz w:val="18"/>
                <w:szCs w:val="20"/>
              </w:rPr>
              <w:t>assessor,</w:t>
            </w:r>
            <w:r w:rsidR="00B30B8A" w:rsidRPr="001B3966">
              <w:rPr>
                <w:rFonts w:eastAsia="Calibri"/>
                <w:sz w:val="18"/>
                <w:szCs w:val="20"/>
              </w:rPr>
              <w:t xml:space="preserve"> </w:t>
            </w:r>
            <w:r w:rsidRPr="001B3966">
              <w:rPr>
                <w:rFonts w:eastAsia="Calibri"/>
                <w:sz w:val="18"/>
                <w:szCs w:val="20"/>
              </w:rPr>
              <w:t>against</w:t>
            </w:r>
            <w:r w:rsidR="00B30B8A" w:rsidRPr="001B3966">
              <w:rPr>
                <w:rFonts w:eastAsia="Calibri"/>
                <w:sz w:val="18"/>
                <w:szCs w:val="20"/>
              </w:rPr>
              <w:t xml:space="preserve"> </w:t>
            </w:r>
            <w:r w:rsidRPr="001B3966">
              <w:rPr>
                <w:rFonts w:eastAsia="Calibri"/>
                <w:sz w:val="18"/>
                <w:szCs w:val="20"/>
              </w:rPr>
              <w:t>the</w:t>
            </w:r>
            <w:r w:rsidR="00B30B8A" w:rsidRPr="001B3966">
              <w:rPr>
                <w:rFonts w:eastAsia="Calibri"/>
                <w:sz w:val="18"/>
                <w:szCs w:val="20"/>
              </w:rPr>
              <w:t xml:space="preserve"> </w:t>
            </w:r>
            <w:r w:rsidRPr="001B3966">
              <w:rPr>
                <w:rFonts w:eastAsia="Calibri"/>
                <w:sz w:val="18"/>
                <w:szCs w:val="20"/>
              </w:rPr>
              <w:t>relevant</w:t>
            </w:r>
            <w:r w:rsidR="00B30B8A" w:rsidRPr="001B3966">
              <w:rPr>
                <w:rFonts w:eastAsia="Calibri"/>
                <w:sz w:val="18"/>
                <w:szCs w:val="20"/>
              </w:rPr>
              <w:t xml:space="preserve"> </w:t>
            </w:r>
            <w:r w:rsidRPr="001B3966">
              <w:rPr>
                <w:rFonts w:eastAsia="Calibri"/>
                <w:sz w:val="18"/>
                <w:szCs w:val="20"/>
              </w:rPr>
              <w:t>assessment</w:t>
            </w:r>
            <w:r w:rsidR="00B30B8A" w:rsidRPr="001B3966">
              <w:rPr>
                <w:rFonts w:eastAsia="Calibri"/>
                <w:sz w:val="18"/>
                <w:szCs w:val="20"/>
              </w:rPr>
              <w:t xml:space="preserve"> </w:t>
            </w:r>
            <w:r w:rsidRPr="001B3966">
              <w:rPr>
                <w:rFonts w:eastAsia="Calibri"/>
                <w:sz w:val="18"/>
                <w:szCs w:val="20"/>
              </w:rPr>
              <w:t>item/s.</w:t>
            </w:r>
            <w:r w:rsidR="00B30B8A" w:rsidRPr="001B3966">
              <w:rPr>
                <w:rFonts w:eastAsia="Calibri"/>
                <w:b/>
                <w:sz w:val="18"/>
                <w:szCs w:val="20"/>
              </w:rPr>
              <w:t xml:space="preserve"> </w:t>
            </w:r>
          </w:p>
        </w:tc>
      </w:tr>
      <w:tr w:rsidR="00461F90" w:rsidRPr="00F32E09" w14:paraId="622EC0B2" w14:textId="77777777" w:rsidTr="00B30B8A">
        <w:trPr>
          <w:trHeight w:val="431"/>
        </w:trPr>
        <w:tc>
          <w:tcPr>
            <w:tcW w:w="10194" w:type="dxa"/>
            <w:gridSpan w:val="14"/>
            <w:tcBorders>
              <w:top w:val="single" w:sz="4" w:space="0" w:color="000000"/>
              <w:left w:val="single" w:sz="4" w:space="0" w:color="000000"/>
              <w:bottom w:val="single" w:sz="4" w:space="0" w:color="auto"/>
              <w:right w:val="single" w:sz="4" w:space="0" w:color="000000"/>
            </w:tcBorders>
            <w:shd w:val="clear" w:color="auto" w:fill="C00000"/>
            <w:vAlign w:val="center"/>
          </w:tcPr>
          <w:p w14:paraId="748D0CBE" w14:textId="7DADDBE7" w:rsidR="00461F90" w:rsidRPr="00F32E09" w:rsidRDefault="00461F90" w:rsidP="00461F90">
            <w:pPr>
              <w:jc w:val="center"/>
              <w:rPr>
                <w:rStyle w:val="IntenseEmphasis"/>
                <w:color w:val="F2F2F2" w:themeColor="background1" w:themeShade="F2"/>
              </w:rPr>
            </w:pPr>
            <w:r w:rsidRPr="00F32E09">
              <w:rPr>
                <w:rStyle w:val="IntenseEmphasis"/>
                <w:color w:val="F2F2F2" w:themeColor="background1" w:themeShade="F2"/>
              </w:rPr>
              <w:t>NB:</w:t>
            </w:r>
            <w:r w:rsidR="00B30B8A">
              <w:rPr>
                <w:rStyle w:val="IntenseEmphasis"/>
                <w:color w:val="F2F2F2" w:themeColor="background1" w:themeShade="F2"/>
              </w:rPr>
              <w:t xml:space="preserve"> </w:t>
            </w:r>
            <w:r w:rsidRPr="00F32E09">
              <w:rPr>
                <w:rStyle w:val="IntenseEmphasis"/>
                <w:color w:val="F2F2F2" w:themeColor="background1" w:themeShade="F2"/>
              </w:rPr>
              <w:t>Feedback</w:t>
            </w:r>
            <w:r w:rsidR="00B30B8A">
              <w:rPr>
                <w:rStyle w:val="IntenseEmphasis"/>
                <w:color w:val="F2F2F2" w:themeColor="background1" w:themeShade="F2"/>
              </w:rPr>
              <w:t xml:space="preserve"> </w:t>
            </w:r>
            <w:r w:rsidRPr="00F32E09">
              <w:rPr>
                <w:rStyle w:val="IntenseEmphasis"/>
                <w:color w:val="F2F2F2" w:themeColor="background1" w:themeShade="F2"/>
              </w:rPr>
              <w:t>will</w:t>
            </w:r>
            <w:r w:rsidR="00B30B8A">
              <w:rPr>
                <w:rStyle w:val="IntenseEmphasis"/>
                <w:color w:val="F2F2F2" w:themeColor="background1" w:themeShade="F2"/>
              </w:rPr>
              <w:t xml:space="preserve"> </w:t>
            </w:r>
            <w:r w:rsidRPr="00F32E09">
              <w:rPr>
                <w:rStyle w:val="IntenseEmphasis"/>
                <w:color w:val="F2F2F2" w:themeColor="background1" w:themeShade="F2"/>
              </w:rPr>
              <w:t>be</w:t>
            </w:r>
            <w:r w:rsidR="00B30B8A">
              <w:rPr>
                <w:rStyle w:val="IntenseEmphasis"/>
                <w:color w:val="F2F2F2" w:themeColor="background1" w:themeShade="F2"/>
              </w:rPr>
              <w:t xml:space="preserve"> </w:t>
            </w:r>
            <w:r w:rsidRPr="00F32E09">
              <w:rPr>
                <w:rStyle w:val="IntenseEmphasis"/>
                <w:color w:val="F2F2F2" w:themeColor="background1" w:themeShade="F2"/>
              </w:rPr>
              <w:t>given</w:t>
            </w:r>
            <w:r w:rsidR="00B30B8A">
              <w:rPr>
                <w:rStyle w:val="IntenseEmphasis"/>
                <w:color w:val="F2F2F2" w:themeColor="background1" w:themeShade="F2"/>
              </w:rPr>
              <w:t xml:space="preserve"> </w:t>
            </w:r>
            <w:r w:rsidRPr="00F32E09">
              <w:rPr>
                <w:rStyle w:val="IntenseEmphasis"/>
                <w:color w:val="F2F2F2" w:themeColor="background1" w:themeShade="F2"/>
              </w:rPr>
              <w:t>via</w:t>
            </w:r>
            <w:r w:rsidR="00B30B8A">
              <w:rPr>
                <w:rStyle w:val="IntenseEmphasis"/>
                <w:color w:val="F2F2F2" w:themeColor="background1" w:themeShade="F2"/>
              </w:rPr>
              <w:t xml:space="preserve"> </w:t>
            </w:r>
            <w:r w:rsidRPr="00F32E09">
              <w:rPr>
                <w:rStyle w:val="IntenseEmphasis"/>
                <w:color w:val="F2F2F2" w:themeColor="background1" w:themeShade="F2"/>
              </w:rPr>
              <w:t>Blackboard</w:t>
            </w:r>
            <w:r w:rsidR="00B30B8A">
              <w:rPr>
                <w:rStyle w:val="IntenseEmphasis"/>
                <w:color w:val="F2F2F2" w:themeColor="background1" w:themeShade="F2"/>
              </w:rPr>
              <w:t xml:space="preserve"> </w:t>
            </w:r>
            <w:r w:rsidRPr="00F32E09">
              <w:rPr>
                <w:rStyle w:val="IntenseEmphasis"/>
                <w:color w:val="F2F2F2" w:themeColor="background1" w:themeShade="F2"/>
              </w:rPr>
              <w:t>when</w:t>
            </w:r>
            <w:r w:rsidR="00B30B8A">
              <w:rPr>
                <w:rStyle w:val="IntenseEmphasis"/>
                <w:color w:val="F2F2F2" w:themeColor="background1" w:themeShade="F2"/>
              </w:rPr>
              <w:t xml:space="preserve"> </w:t>
            </w:r>
            <w:r w:rsidRPr="00F32E09">
              <w:rPr>
                <w:rStyle w:val="IntenseEmphasis"/>
                <w:color w:val="F2F2F2" w:themeColor="background1" w:themeShade="F2"/>
              </w:rPr>
              <w:t>possible.</w:t>
            </w:r>
          </w:p>
        </w:tc>
      </w:tr>
      <w:tr w:rsidR="00461F90" w:rsidRPr="006E1B4C" w14:paraId="27EA461A" w14:textId="77777777" w:rsidTr="003F5221">
        <w:trPr>
          <w:trHeight w:val="431"/>
        </w:trPr>
        <w:tc>
          <w:tcPr>
            <w:tcW w:w="1980" w:type="dxa"/>
            <w:gridSpan w:val="2"/>
            <w:tcBorders>
              <w:top w:val="single" w:sz="18" w:space="0" w:color="auto"/>
              <w:left w:val="single" w:sz="4" w:space="0" w:color="000000"/>
              <w:bottom w:val="single" w:sz="4" w:space="0" w:color="auto"/>
              <w:right w:val="single" w:sz="4" w:space="0" w:color="000000"/>
            </w:tcBorders>
            <w:shd w:val="clear" w:color="auto" w:fill="C00000"/>
            <w:vAlign w:val="center"/>
          </w:tcPr>
          <w:p w14:paraId="04B580A5" w14:textId="1E1783B9" w:rsidR="00461F90" w:rsidRPr="00786B8E" w:rsidRDefault="00461F90" w:rsidP="00461F90">
            <w:pPr>
              <w:tabs>
                <w:tab w:val="left" w:pos="5670"/>
              </w:tabs>
              <w:spacing w:line="240" w:lineRule="auto"/>
              <w:rPr>
                <w:b/>
                <w:bCs w:val="0"/>
                <w:color w:val="F2F2F2" w:themeColor="background1" w:themeShade="F2"/>
                <w:sz w:val="20"/>
              </w:rPr>
            </w:pPr>
            <w:r>
              <w:rPr>
                <w:b/>
                <w:bCs w:val="0"/>
                <w:color w:val="F2F2F2" w:themeColor="background1" w:themeShade="F2"/>
                <w:sz w:val="20"/>
              </w:rPr>
              <w:t>Submission</w:t>
            </w:r>
            <w:r w:rsidR="00B30B8A">
              <w:rPr>
                <w:b/>
                <w:bCs w:val="0"/>
                <w:color w:val="F2F2F2" w:themeColor="background1" w:themeShade="F2"/>
                <w:sz w:val="20"/>
              </w:rPr>
              <w:t xml:space="preserve"> </w:t>
            </w:r>
            <w:r>
              <w:rPr>
                <w:b/>
                <w:bCs w:val="0"/>
                <w:color w:val="F2F2F2" w:themeColor="background1" w:themeShade="F2"/>
                <w:sz w:val="20"/>
              </w:rPr>
              <w:t>1</w:t>
            </w:r>
            <w:r w:rsidR="00B30B8A">
              <w:rPr>
                <w:b/>
                <w:bCs w:val="0"/>
                <w:color w:val="F2F2F2" w:themeColor="background1" w:themeShade="F2"/>
                <w:sz w:val="20"/>
              </w:rPr>
              <w:t xml:space="preserve"> </w:t>
            </w:r>
            <w:sdt>
              <w:sdtPr>
                <w:rPr>
                  <w:rFonts w:eastAsia="Calibri"/>
                  <w:sz w:val="20"/>
                </w:rPr>
                <w:id w:val="2146695018"/>
                <w14:checkbox>
                  <w14:checked w14:val="0"/>
                  <w14:checkedState w14:val="2612" w14:font="MS Gothic"/>
                  <w14:uncheckedState w14:val="2610" w14:font="MS Gothic"/>
                </w14:checkbox>
              </w:sdtPr>
              <w:sdtEndPr>
                <w:rPr>
                  <w:rFonts w:hint="eastAsia"/>
                </w:rPr>
              </w:sdtEndPr>
              <w:sdtContent>
                <w:r>
                  <w:rPr>
                    <w:rFonts w:ascii="MS Gothic" w:eastAsia="MS Gothic" w:hAnsi="MS Gothic" w:hint="eastAsia"/>
                    <w:sz w:val="20"/>
                  </w:rPr>
                  <w:t>☐</w:t>
                </w:r>
              </w:sdtContent>
            </w:sdt>
          </w:p>
        </w:tc>
        <w:tc>
          <w:tcPr>
            <w:tcW w:w="785" w:type="dxa"/>
            <w:tcBorders>
              <w:top w:val="single" w:sz="18" w:space="0" w:color="auto"/>
              <w:left w:val="single" w:sz="4" w:space="0" w:color="000000"/>
              <w:bottom w:val="single" w:sz="4" w:space="0" w:color="auto"/>
              <w:right w:val="single" w:sz="4" w:space="0" w:color="000000"/>
            </w:tcBorders>
            <w:shd w:val="clear" w:color="auto" w:fill="C00000"/>
            <w:vAlign w:val="center"/>
          </w:tcPr>
          <w:p w14:paraId="0FDE7C9D" w14:textId="77777777" w:rsidR="00461F90" w:rsidRPr="006E1B4C" w:rsidRDefault="00461F90" w:rsidP="00461F90">
            <w:pPr>
              <w:tabs>
                <w:tab w:val="left" w:pos="5670"/>
              </w:tabs>
              <w:spacing w:line="240" w:lineRule="auto"/>
              <w:rPr>
                <w:rFonts w:eastAsia="Calibri"/>
                <w:sz w:val="20"/>
              </w:rPr>
            </w:pPr>
            <w:r>
              <w:rPr>
                <w:rFonts w:eastAsia="Calibri"/>
                <w:sz w:val="20"/>
              </w:rPr>
              <w:t>Result</w:t>
            </w:r>
          </w:p>
        </w:tc>
        <w:tc>
          <w:tcPr>
            <w:tcW w:w="3746" w:type="dxa"/>
            <w:gridSpan w:val="7"/>
            <w:tcBorders>
              <w:top w:val="single" w:sz="18" w:space="0" w:color="auto"/>
              <w:left w:val="single" w:sz="4" w:space="0" w:color="000000"/>
              <w:bottom w:val="single" w:sz="4" w:space="0" w:color="auto"/>
              <w:right w:val="single" w:sz="4" w:space="0" w:color="000000"/>
            </w:tcBorders>
            <w:shd w:val="clear" w:color="auto" w:fill="auto"/>
            <w:vAlign w:val="center"/>
          </w:tcPr>
          <w:p w14:paraId="4214F31D" w14:textId="47B6EBAC" w:rsidR="00461F90" w:rsidRPr="006E1B4C" w:rsidRDefault="00461F90" w:rsidP="00461F90">
            <w:pPr>
              <w:tabs>
                <w:tab w:val="left" w:pos="5670"/>
              </w:tabs>
              <w:spacing w:line="240" w:lineRule="auto"/>
              <w:rPr>
                <w:rFonts w:eastAsia="Calibri"/>
                <w:sz w:val="20"/>
              </w:rPr>
            </w:pPr>
            <w:r>
              <w:rPr>
                <w:rFonts w:eastAsia="Calibri"/>
                <w:sz w:val="20"/>
              </w:rPr>
              <w:t>Satisfactory</w:t>
            </w:r>
            <w:r w:rsidR="00B30B8A">
              <w:rPr>
                <w:rFonts w:eastAsia="Calibri"/>
                <w:sz w:val="20"/>
              </w:rPr>
              <w:t xml:space="preserve"> </w:t>
            </w:r>
            <w:r>
              <w:rPr>
                <w:rFonts w:eastAsia="Calibri"/>
                <w:sz w:val="20"/>
              </w:rPr>
              <w:t>/</w:t>
            </w:r>
            <w:r w:rsidR="00B30B8A">
              <w:rPr>
                <w:rFonts w:eastAsia="Calibri"/>
                <w:sz w:val="20"/>
              </w:rPr>
              <w:t xml:space="preserve"> </w:t>
            </w:r>
            <w:r>
              <w:rPr>
                <w:rFonts w:eastAsia="Calibri"/>
                <w:sz w:val="20"/>
              </w:rPr>
              <w:t>Not</w:t>
            </w:r>
            <w:r w:rsidR="00B30B8A">
              <w:rPr>
                <w:rFonts w:eastAsia="Calibri"/>
                <w:sz w:val="20"/>
              </w:rPr>
              <w:t xml:space="preserve"> </w:t>
            </w:r>
            <w:r>
              <w:rPr>
                <w:rFonts w:eastAsia="Calibri"/>
                <w:sz w:val="20"/>
              </w:rPr>
              <w:t>Yet</w:t>
            </w:r>
            <w:r w:rsidR="00B30B8A">
              <w:rPr>
                <w:rFonts w:eastAsia="Calibri"/>
                <w:sz w:val="20"/>
              </w:rPr>
              <w:t xml:space="preserve"> </w:t>
            </w:r>
            <w:r>
              <w:rPr>
                <w:rFonts w:eastAsia="Calibri"/>
                <w:sz w:val="20"/>
              </w:rPr>
              <w:t>Satisfactory</w:t>
            </w:r>
          </w:p>
        </w:tc>
        <w:tc>
          <w:tcPr>
            <w:tcW w:w="855" w:type="dxa"/>
            <w:gridSpan w:val="3"/>
            <w:tcBorders>
              <w:top w:val="single" w:sz="18" w:space="0" w:color="auto"/>
              <w:left w:val="single" w:sz="4" w:space="0" w:color="000000"/>
              <w:bottom w:val="single" w:sz="4" w:space="0" w:color="auto"/>
              <w:right w:val="single" w:sz="4" w:space="0" w:color="000000"/>
            </w:tcBorders>
            <w:shd w:val="clear" w:color="auto" w:fill="C00000"/>
            <w:vAlign w:val="center"/>
          </w:tcPr>
          <w:p w14:paraId="38BF69B7" w14:textId="06C3A7F9" w:rsidR="00461F90" w:rsidRPr="00786B8E" w:rsidRDefault="00461F90" w:rsidP="00461F90">
            <w:pPr>
              <w:tabs>
                <w:tab w:val="left" w:pos="5670"/>
              </w:tabs>
              <w:spacing w:line="240" w:lineRule="auto"/>
              <w:ind w:left="-142"/>
              <w:jc w:val="center"/>
              <w:rPr>
                <w:b/>
                <w:bCs w:val="0"/>
                <w:color w:val="F2F2F2" w:themeColor="background1" w:themeShade="F2"/>
                <w:sz w:val="20"/>
              </w:rPr>
            </w:pPr>
            <w:r>
              <w:rPr>
                <w:rFonts w:eastAsia="Calibri"/>
                <w:sz w:val="20"/>
              </w:rPr>
              <w:t>Date</w:t>
            </w:r>
          </w:p>
        </w:tc>
        <w:tc>
          <w:tcPr>
            <w:tcW w:w="2828" w:type="dxa"/>
            <w:tcBorders>
              <w:top w:val="single" w:sz="18" w:space="0" w:color="auto"/>
              <w:left w:val="single" w:sz="4" w:space="0" w:color="000000"/>
              <w:bottom w:val="single" w:sz="4" w:space="0" w:color="auto"/>
              <w:right w:val="single" w:sz="4" w:space="0" w:color="000000"/>
            </w:tcBorders>
            <w:shd w:val="clear" w:color="auto" w:fill="auto"/>
            <w:vAlign w:val="center"/>
          </w:tcPr>
          <w:p w14:paraId="22476494" w14:textId="71772EEB" w:rsidR="00461F90" w:rsidRPr="006E1B4C" w:rsidRDefault="00461F90" w:rsidP="00461F90">
            <w:pPr>
              <w:tabs>
                <w:tab w:val="left" w:pos="5670"/>
              </w:tabs>
              <w:spacing w:line="240" w:lineRule="auto"/>
              <w:rPr>
                <w:rFonts w:eastAsia="Calibri"/>
                <w:sz w:val="20"/>
              </w:rPr>
            </w:pPr>
          </w:p>
        </w:tc>
      </w:tr>
      <w:tr w:rsidR="00461F90" w:rsidRPr="006E1B4C" w14:paraId="2FA5F202" w14:textId="77777777" w:rsidTr="00A32435">
        <w:trPr>
          <w:trHeight w:val="431"/>
        </w:trPr>
        <w:tc>
          <w:tcPr>
            <w:tcW w:w="2765" w:type="dxa"/>
            <w:gridSpan w:val="3"/>
            <w:tcBorders>
              <w:top w:val="single" w:sz="4" w:space="0" w:color="auto"/>
              <w:left w:val="single" w:sz="4" w:space="0" w:color="000000"/>
              <w:bottom w:val="single" w:sz="4" w:space="0" w:color="auto"/>
              <w:right w:val="single" w:sz="4" w:space="0" w:color="auto"/>
            </w:tcBorders>
            <w:shd w:val="clear" w:color="auto" w:fill="C00000"/>
            <w:vAlign w:val="center"/>
          </w:tcPr>
          <w:p w14:paraId="541E0B2D" w14:textId="6D1271E7" w:rsidR="00461F90" w:rsidRPr="00F32E09" w:rsidRDefault="00461F90" w:rsidP="00461F90">
            <w:pPr>
              <w:tabs>
                <w:tab w:val="left" w:pos="5670"/>
              </w:tabs>
              <w:spacing w:line="240" w:lineRule="auto"/>
              <w:rPr>
                <w:rFonts w:eastAsia="Calibri"/>
                <w:sz w:val="18"/>
              </w:rPr>
            </w:pPr>
            <w:r w:rsidRPr="00F32E09">
              <w:rPr>
                <w:rFonts w:eastAsia="Calibri"/>
                <w:i/>
                <w:sz w:val="18"/>
              </w:rPr>
              <w:t>To</w:t>
            </w:r>
            <w:r w:rsidR="00B30B8A">
              <w:rPr>
                <w:rFonts w:eastAsia="Calibri"/>
                <w:i/>
                <w:sz w:val="18"/>
              </w:rPr>
              <w:t xml:space="preserve"> </w:t>
            </w:r>
            <w:r w:rsidRPr="00F32E09">
              <w:rPr>
                <w:rFonts w:eastAsia="Calibri"/>
                <w:i/>
                <w:sz w:val="18"/>
              </w:rPr>
              <w:t>satisfy</w:t>
            </w:r>
            <w:r w:rsidR="00B30B8A">
              <w:rPr>
                <w:rFonts w:eastAsia="Calibri"/>
                <w:i/>
                <w:sz w:val="18"/>
              </w:rPr>
              <w:t xml:space="preserve"> </w:t>
            </w:r>
            <w:r w:rsidRPr="00F32E09">
              <w:rPr>
                <w:rFonts w:eastAsia="Calibri"/>
                <w:i/>
                <w:sz w:val="18"/>
              </w:rPr>
              <w:t>requirements</w:t>
            </w:r>
            <w:r w:rsidR="00B30B8A">
              <w:rPr>
                <w:rFonts w:eastAsia="Calibri"/>
                <w:i/>
                <w:sz w:val="18"/>
              </w:rPr>
              <w:t xml:space="preserve"> </w:t>
            </w:r>
            <w:r w:rsidRPr="00F32E09">
              <w:rPr>
                <w:rFonts w:eastAsia="Calibri"/>
                <w:i/>
                <w:sz w:val="18"/>
              </w:rPr>
              <w:t>for</w:t>
            </w:r>
            <w:r w:rsidR="00B30B8A">
              <w:rPr>
                <w:rFonts w:eastAsia="Calibri"/>
                <w:i/>
                <w:sz w:val="18"/>
              </w:rPr>
              <w:t xml:space="preserve"> </w:t>
            </w:r>
            <w:r w:rsidRPr="00F32E09">
              <w:rPr>
                <w:rFonts w:eastAsia="Calibri"/>
                <w:i/>
                <w:sz w:val="18"/>
              </w:rPr>
              <w:t>this</w:t>
            </w:r>
            <w:r w:rsidR="00B30B8A">
              <w:rPr>
                <w:rFonts w:eastAsia="Calibri"/>
                <w:i/>
                <w:sz w:val="18"/>
              </w:rPr>
              <w:t xml:space="preserve"> </w:t>
            </w:r>
            <w:r w:rsidRPr="00F32E09">
              <w:rPr>
                <w:rFonts w:eastAsia="Calibri"/>
                <w:i/>
                <w:sz w:val="18"/>
              </w:rPr>
              <w:t>assessment,</w:t>
            </w:r>
            <w:r w:rsidR="00B30B8A">
              <w:rPr>
                <w:rFonts w:eastAsia="Calibri"/>
                <w:i/>
                <w:sz w:val="18"/>
              </w:rPr>
              <w:t xml:space="preserve"> </w:t>
            </w:r>
            <w:r w:rsidRPr="00F32E09">
              <w:rPr>
                <w:rFonts w:eastAsia="Calibri"/>
                <w:i/>
                <w:sz w:val="18"/>
              </w:rPr>
              <w:t>you</w:t>
            </w:r>
            <w:r w:rsidR="00B30B8A">
              <w:rPr>
                <w:rFonts w:eastAsia="Calibri"/>
                <w:i/>
                <w:sz w:val="18"/>
              </w:rPr>
              <w:t xml:space="preserve"> </w:t>
            </w:r>
            <w:r w:rsidRPr="00F32E09">
              <w:rPr>
                <w:rFonts w:eastAsia="Calibri"/>
                <w:i/>
                <w:sz w:val="18"/>
              </w:rPr>
              <w:t>need</w:t>
            </w:r>
            <w:r w:rsidR="00B30B8A">
              <w:rPr>
                <w:rFonts w:eastAsia="Calibri"/>
                <w:i/>
                <w:sz w:val="18"/>
              </w:rPr>
              <w:t xml:space="preserve"> </w:t>
            </w:r>
            <w:r w:rsidRPr="00F32E09">
              <w:rPr>
                <w:rFonts w:eastAsia="Calibri"/>
                <w:i/>
                <w:sz w:val="18"/>
              </w:rPr>
              <w:t>to</w:t>
            </w:r>
            <w:r w:rsidR="00B30B8A">
              <w:rPr>
                <w:rFonts w:eastAsia="Calibri"/>
                <w:i/>
                <w:sz w:val="18"/>
              </w:rPr>
              <w:t xml:space="preserve"> </w:t>
            </w:r>
            <w:r w:rsidRPr="00F32E09">
              <w:rPr>
                <w:rFonts w:eastAsia="Calibri"/>
                <w:i/>
                <w:sz w:val="18"/>
              </w:rPr>
              <w:t>complete</w:t>
            </w:r>
            <w:r w:rsidR="00B30B8A">
              <w:rPr>
                <w:rFonts w:eastAsia="Calibri"/>
                <w:i/>
                <w:sz w:val="18"/>
              </w:rPr>
              <w:t xml:space="preserve"> </w:t>
            </w:r>
            <w:r w:rsidRPr="00F32E09">
              <w:rPr>
                <w:rFonts w:eastAsia="Calibri"/>
                <w:i/>
                <w:sz w:val="18"/>
              </w:rPr>
              <w:t>the</w:t>
            </w:r>
            <w:r w:rsidR="00B30B8A">
              <w:rPr>
                <w:rFonts w:eastAsia="Calibri"/>
                <w:i/>
                <w:sz w:val="18"/>
              </w:rPr>
              <w:t xml:space="preserve"> </w:t>
            </w:r>
            <w:r w:rsidRPr="00F32E09">
              <w:rPr>
                <w:rFonts w:eastAsia="Calibri"/>
                <w:i/>
                <w:sz w:val="18"/>
              </w:rPr>
              <w:t>following:</w:t>
            </w:r>
          </w:p>
        </w:tc>
        <w:tc>
          <w:tcPr>
            <w:tcW w:w="7429" w:type="dxa"/>
            <w:gridSpan w:val="11"/>
            <w:tcBorders>
              <w:top w:val="single" w:sz="4" w:space="0" w:color="auto"/>
              <w:left w:val="single" w:sz="4" w:space="0" w:color="auto"/>
              <w:bottom w:val="single" w:sz="4" w:space="0" w:color="auto"/>
              <w:right w:val="single" w:sz="4" w:space="0" w:color="000000"/>
            </w:tcBorders>
            <w:shd w:val="clear" w:color="auto" w:fill="auto"/>
            <w:vAlign w:val="center"/>
          </w:tcPr>
          <w:p w14:paraId="745302F9" w14:textId="096A285D" w:rsidR="00461F90" w:rsidRPr="006E1B4C" w:rsidRDefault="00461F90" w:rsidP="00461F90">
            <w:pPr>
              <w:tabs>
                <w:tab w:val="left" w:pos="5670"/>
              </w:tabs>
              <w:spacing w:line="240" w:lineRule="auto"/>
              <w:rPr>
                <w:rFonts w:eastAsia="Calibri"/>
                <w:sz w:val="20"/>
              </w:rPr>
            </w:pPr>
            <w:r w:rsidRPr="00D030E4">
              <w:rPr>
                <w:rStyle w:val="SubtleEmphasis"/>
                <w:bCs w:val="0"/>
              </w:rPr>
              <w:t>Feedback</w:t>
            </w:r>
            <w:r w:rsidR="00B30B8A">
              <w:rPr>
                <w:rStyle w:val="SubtleEmphasis"/>
                <w:bCs w:val="0"/>
              </w:rPr>
              <w:t xml:space="preserve"> </w:t>
            </w:r>
            <w:r w:rsidRPr="00D030E4">
              <w:rPr>
                <w:rStyle w:val="SubtleEmphasis"/>
                <w:bCs w:val="0"/>
              </w:rPr>
              <w:t>to</w:t>
            </w:r>
            <w:r w:rsidR="00B30B8A">
              <w:rPr>
                <w:rStyle w:val="SubtleEmphasis"/>
                <w:bCs w:val="0"/>
              </w:rPr>
              <w:t xml:space="preserve"> </w:t>
            </w:r>
            <w:r w:rsidRPr="00D030E4">
              <w:rPr>
                <w:rStyle w:val="SubtleEmphasis"/>
                <w:bCs w:val="0"/>
              </w:rPr>
              <w:t>student</w:t>
            </w:r>
            <w:r>
              <w:rPr>
                <w:rStyle w:val="SubtleEmphasis"/>
                <w:bCs w:val="0"/>
              </w:rPr>
              <w:t>…</w:t>
            </w:r>
          </w:p>
        </w:tc>
      </w:tr>
      <w:tr w:rsidR="00461F90" w:rsidRPr="006E1B4C" w14:paraId="43B0C8D3" w14:textId="77777777" w:rsidTr="003F5221">
        <w:trPr>
          <w:trHeight w:val="431"/>
        </w:trPr>
        <w:tc>
          <w:tcPr>
            <w:tcW w:w="1980" w:type="dxa"/>
            <w:gridSpan w:val="2"/>
            <w:tcBorders>
              <w:top w:val="single" w:sz="4" w:space="0" w:color="auto"/>
              <w:left w:val="single" w:sz="4" w:space="0" w:color="000000"/>
              <w:bottom w:val="single" w:sz="4" w:space="0" w:color="auto"/>
              <w:right w:val="single" w:sz="4" w:space="0" w:color="auto"/>
            </w:tcBorders>
            <w:shd w:val="clear" w:color="auto" w:fill="632423" w:themeFill="accent2" w:themeFillShade="80"/>
            <w:vAlign w:val="center"/>
          </w:tcPr>
          <w:p w14:paraId="0BF686C7" w14:textId="20C68875" w:rsidR="00461F90" w:rsidRPr="00786B8E" w:rsidRDefault="00461F90" w:rsidP="00461F90">
            <w:pPr>
              <w:tabs>
                <w:tab w:val="left" w:pos="5670"/>
              </w:tabs>
              <w:spacing w:line="240" w:lineRule="auto"/>
              <w:rPr>
                <w:b/>
                <w:bCs w:val="0"/>
                <w:color w:val="F2F2F2" w:themeColor="background1" w:themeShade="F2"/>
                <w:sz w:val="20"/>
              </w:rPr>
            </w:pPr>
            <w:r>
              <w:rPr>
                <w:b/>
                <w:bCs w:val="0"/>
                <w:color w:val="F2F2F2" w:themeColor="background1" w:themeShade="F2"/>
                <w:sz w:val="20"/>
              </w:rPr>
              <w:t>Submission</w:t>
            </w:r>
            <w:r w:rsidR="00B30B8A">
              <w:rPr>
                <w:b/>
                <w:bCs w:val="0"/>
                <w:color w:val="F2F2F2" w:themeColor="background1" w:themeShade="F2"/>
                <w:sz w:val="20"/>
              </w:rPr>
              <w:t xml:space="preserve"> </w:t>
            </w:r>
            <w:r>
              <w:rPr>
                <w:b/>
                <w:bCs w:val="0"/>
                <w:color w:val="F2F2F2" w:themeColor="background1" w:themeShade="F2"/>
                <w:sz w:val="20"/>
              </w:rPr>
              <w:t>2</w:t>
            </w:r>
            <w:r w:rsidR="00B30B8A">
              <w:rPr>
                <w:b/>
                <w:bCs w:val="0"/>
                <w:color w:val="F2F2F2" w:themeColor="background1" w:themeShade="F2"/>
                <w:sz w:val="20"/>
              </w:rPr>
              <w:t xml:space="preserve"> </w:t>
            </w:r>
            <w:sdt>
              <w:sdtPr>
                <w:rPr>
                  <w:rFonts w:eastAsia="Calibri"/>
                  <w:sz w:val="20"/>
                </w:rPr>
                <w:id w:val="-1988544402"/>
                <w14:checkbox>
                  <w14:checked w14:val="0"/>
                  <w14:checkedState w14:val="2612" w14:font="MS Gothic"/>
                  <w14:uncheckedState w14:val="2610" w14:font="MS Gothic"/>
                </w14:checkbox>
              </w:sdtPr>
              <w:sdtEndPr>
                <w:rPr>
                  <w:rFonts w:hint="eastAsia"/>
                </w:rPr>
              </w:sdtEndPr>
              <w:sdtContent>
                <w:r>
                  <w:rPr>
                    <w:rFonts w:ascii="MS Gothic" w:eastAsia="MS Gothic" w:hAnsi="MS Gothic" w:hint="eastAsia"/>
                    <w:sz w:val="20"/>
                  </w:rPr>
                  <w:t>☐</w:t>
                </w:r>
              </w:sdtContent>
            </w:sdt>
          </w:p>
        </w:tc>
        <w:tc>
          <w:tcPr>
            <w:tcW w:w="785" w:type="dxa"/>
            <w:tcBorders>
              <w:top w:val="single" w:sz="4" w:space="0" w:color="auto"/>
              <w:left w:val="single" w:sz="4" w:space="0" w:color="auto"/>
              <w:bottom w:val="single" w:sz="4" w:space="0" w:color="auto"/>
              <w:right w:val="single" w:sz="4" w:space="0" w:color="auto"/>
            </w:tcBorders>
            <w:shd w:val="clear" w:color="auto" w:fill="632423" w:themeFill="accent2" w:themeFillShade="80"/>
            <w:vAlign w:val="center"/>
          </w:tcPr>
          <w:p w14:paraId="0B9D29E2" w14:textId="77777777" w:rsidR="00461F90" w:rsidRPr="006E1B4C" w:rsidRDefault="00461F90" w:rsidP="00461F90">
            <w:pPr>
              <w:tabs>
                <w:tab w:val="left" w:pos="5670"/>
              </w:tabs>
              <w:spacing w:line="240" w:lineRule="auto"/>
              <w:rPr>
                <w:rFonts w:eastAsia="Calibri"/>
                <w:sz w:val="20"/>
              </w:rPr>
            </w:pPr>
            <w:r>
              <w:rPr>
                <w:rFonts w:eastAsia="Calibri"/>
                <w:sz w:val="20"/>
              </w:rPr>
              <w:t>Result</w:t>
            </w:r>
          </w:p>
        </w:tc>
        <w:tc>
          <w:tcPr>
            <w:tcW w:w="3746" w:type="dxa"/>
            <w:gridSpan w:val="7"/>
            <w:tcBorders>
              <w:top w:val="single" w:sz="4" w:space="0" w:color="auto"/>
              <w:left w:val="single" w:sz="4" w:space="0" w:color="auto"/>
              <w:bottom w:val="single" w:sz="4" w:space="0" w:color="auto"/>
              <w:right w:val="single" w:sz="4" w:space="0" w:color="auto"/>
            </w:tcBorders>
            <w:shd w:val="clear" w:color="auto" w:fill="auto"/>
            <w:vAlign w:val="center"/>
          </w:tcPr>
          <w:p w14:paraId="275C6F50" w14:textId="395B21BC" w:rsidR="00461F90" w:rsidRPr="006E1B4C" w:rsidRDefault="00461F90" w:rsidP="00461F90">
            <w:pPr>
              <w:tabs>
                <w:tab w:val="left" w:pos="5670"/>
              </w:tabs>
              <w:spacing w:line="240" w:lineRule="auto"/>
              <w:rPr>
                <w:rFonts w:eastAsia="Calibri"/>
                <w:sz w:val="20"/>
              </w:rPr>
            </w:pPr>
            <w:r>
              <w:rPr>
                <w:rFonts w:eastAsia="Calibri"/>
                <w:sz w:val="20"/>
              </w:rPr>
              <w:t>Satisfactory</w:t>
            </w:r>
            <w:r w:rsidR="00B30B8A">
              <w:rPr>
                <w:rFonts w:eastAsia="Calibri"/>
                <w:sz w:val="20"/>
              </w:rPr>
              <w:t xml:space="preserve"> </w:t>
            </w:r>
            <w:r>
              <w:rPr>
                <w:rFonts w:eastAsia="Calibri"/>
                <w:sz w:val="20"/>
              </w:rPr>
              <w:t>/</w:t>
            </w:r>
            <w:r w:rsidR="00B30B8A">
              <w:rPr>
                <w:rFonts w:eastAsia="Calibri"/>
                <w:sz w:val="20"/>
              </w:rPr>
              <w:t xml:space="preserve"> </w:t>
            </w:r>
            <w:r>
              <w:rPr>
                <w:rFonts w:eastAsia="Calibri"/>
                <w:sz w:val="20"/>
              </w:rPr>
              <w:t>Not</w:t>
            </w:r>
            <w:r w:rsidR="00B30B8A">
              <w:rPr>
                <w:rFonts w:eastAsia="Calibri"/>
                <w:sz w:val="20"/>
              </w:rPr>
              <w:t xml:space="preserve"> </w:t>
            </w:r>
            <w:r>
              <w:rPr>
                <w:rFonts w:eastAsia="Calibri"/>
                <w:sz w:val="20"/>
              </w:rPr>
              <w:t>Yet</w:t>
            </w:r>
            <w:r w:rsidR="00B30B8A">
              <w:rPr>
                <w:rFonts w:eastAsia="Calibri"/>
                <w:sz w:val="20"/>
              </w:rPr>
              <w:t xml:space="preserve"> </w:t>
            </w:r>
            <w:r>
              <w:rPr>
                <w:rFonts w:eastAsia="Calibri"/>
                <w:sz w:val="20"/>
              </w:rPr>
              <w:t>Satisfactory</w:t>
            </w:r>
          </w:p>
        </w:tc>
        <w:tc>
          <w:tcPr>
            <w:tcW w:w="855" w:type="dxa"/>
            <w:gridSpan w:val="3"/>
            <w:tcBorders>
              <w:top w:val="single" w:sz="4" w:space="0" w:color="auto"/>
              <w:left w:val="single" w:sz="4" w:space="0" w:color="auto"/>
              <w:bottom w:val="single" w:sz="4" w:space="0" w:color="auto"/>
              <w:right w:val="single" w:sz="4" w:space="0" w:color="auto"/>
            </w:tcBorders>
            <w:shd w:val="clear" w:color="auto" w:fill="632423" w:themeFill="accent2" w:themeFillShade="80"/>
            <w:vAlign w:val="center"/>
          </w:tcPr>
          <w:p w14:paraId="202709FC" w14:textId="77777777" w:rsidR="00461F90" w:rsidRPr="00786B8E" w:rsidRDefault="00461F90" w:rsidP="00461F90">
            <w:pPr>
              <w:tabs>
                <w:tab w:val="left" w:pos="5670"/>
              </w:tabs>
              <w:spacing w:line="240" w:lineRule="auto"/>
              <w:ind w:left="-142"/>
              <w:jc w:val="center"/>
              <w:rPr>
                <w:b/>
                <w:bCs w:val="0"/>
                <w:color w:val="F2F2F2" w:themeColor="background1" w:themeShade="F2"/>
                <w:sz w:val="20"/>
              </w:rPr>
            </w:pPr>
            <w:r>
              <w:rPr>
                <w:rFonts w:eastAsia="Calibri"/>
                <w:sz w:val="20"/>
              </w:rPr>
              <w:t>Date</w:t>
            </w:r>
          </w:p>
        </w:tc>
        <w:tc>
          <w:tcPr>
            <w:tcW w:w="2828" w:type="dxa"/>
            <w:tcBorders>
              <w:top w:val="single" w:sz="4" w:space="0" w:color="auto"/>
              <w:left w:val="single" w:sz="4" w:space="0" w:color="auto"/>
              <w:bottom w:val="single" w:sz="4" w:space="0" w:color="auto"/>
              <w:right w:val="single" w:sz="4" w:space="0" w:color="000000"/>
            </w:tcBorders>
            <w:shd w:val="clear" w:color="auto" w:fill="auto"/>
            <w:vAlign w:val="center"/>
          </w:tcPr>
          <w:p w14:paraId="14B6CBB0" w14:textId="77777777" w:rsidR="00461F90" w:rsidRPr="006E1B4C" w:rsidRDefault="00461F90" w:rsidP="00461F90">
            <w:pPr>
              <w:tabs>
                <w:tab w:val="left" w:pos="5670"/>
              </w:tabs>
              <w:spacing w:line="240" w:lineRule="auto"/>
              <w:rPr>
                <w:rFonts w:eastAsia="Calibri"/>
                <w:sz w:val="20"/>
              </w:rPr>
            </w:pPr>
          </w:p>
        </w:tc>
      </w:tr>
      <w:tr w:rsidR="00461F90" w:rsidRPr="006E1B4C" w14:paraId="6B217E7E" w14:textId="77777777" w:rsidTr="00A32435">
        <w:trPr>
          <w:trHeight w:val="431"/>
        </w:trPr>
        <w:tc>
          <w:tcPr>
            <w:tcW w:w="2765" w:type="dxa"/>
            <w:gridSpan w:val="3"/>
            <w:tcBorders>
              <w:top w:val="single" w:sz="4" w:space="0" w:color="auto"/>
              <w:left w:val="single" w:sz="4" w:space="0" w:color="000000"/>
              <w:bottom w:val="single" w:sz="4" w:space="0" w:color="auto"/>
              <w:right w:val="single" w:sz="4" w:space="0" w:color="auto"/>
            </w:tcBorders>
            <w:shd w:val="clear" w:color="auto" w:fill="632423" w:themeFill="accent2" w:themeFillShade="80"/>
            <w:vAlign w:val="center"/>
          </w:tcPr>
          <w:p w14:paraId="79428FEE" w14:textId="6F622F38" w:rsidR="00461F90" w:rsidRPr="00F32E09" w:rsidRDefault="00461F90" w:rsidP="00461F90">
            <w:pPr>
              <w:tabs>
                <w:tab w:val="left" w:pos="5670"/>
              </w:tabs>
              <w:spacing w:line="240" w:lineRule="auto"/>
              <w:rPr>
                <w:rFonts w:eastAsia="Calibri"/>
                <w:sz w:val="18"/>
              </w:rPr>
            </w:pPr>
            <w:r w:rsidRPr="00F32E09">
              <w:rPr>
                <w:rFonts w:eastAsia="Calibri"/>
                <w:i/>
                <w:sz w:val="18"/>
              </w:rPr>
              <w:t>To</w:t>
            </w:r>
            <w:r w:rsidR="00B30B8A">
              <w:rPr>
                <w:rFonts w:eastAsia="Calibri"/>
                <w:i/>
                <w:sz w:val="18"/>
              </w:rPr>
              <w:t xml:space="preserve"> </w:t>
            </w:r>
            <w:r w:rsidRPr="00F32E09">
              <w:rPr>
                <w:rFonts w:eastAsia="Calibri"/>
                <w:i/>
                <w:sz w:val="18"/>
              </w:rPr>
              <w:t>satisfy</w:t>
            </w:r>
            <w:r w:rsidR="00B30B8A">
              <w:rPr>
                <w:rFonts w:eastAsia="Calibri"/>
                <w:i/>
                <w:sz w:val="18"/>
              </w:rPr>
              <w:t xml:space="preserve"> </w:t>
            </w:r>
            <w:r w:rsidRPr="00F32E09">
              <w:rPr>
                <w:rFonts w:eastAsia="Calibri"/>
                <w:i/>
                <w:sz w:val="18"/>
              </w:rPr>
              <w:t>requirements</w:t>
            </w:r>
            <w:r w:rsidR="00B30B8A">
              <w:rPr>
                <w:rFonts w:eastAsia="Calibri"/>
                <w:i/>
                <w:sz w:val="18"/>
              </w:rPr>
              <w:t xml:space="preserve"> </w:t>
            </w:r>
            <w:r w:rsidRPr="00F32E09">
              <w:rPr>
                <w:rFonts w:eastAsia="Calibri"/>
                <w:i/>
                <w:sz w:val="18"/>
              </w:rPr>
              <w:t>for</w:t>
            </w:r>
            <w:r w:rsidR="00B30B8A">
              <w:rPr>
                <w:rFonts w:eastAsia="Calibri"/>
                <w:i/>
                <w:sz w:val="18"/>
              </w:rPr>
              <w:t xml:space="preserve"> </w:t>
            </w:r>
            <w:r w:rsidRPr="00F32E09">
              <w:rPr>
                <w:rFonts w:eastAsia="Calibri"/>
                <w:i/>
                <w:sz w:val="18"/>
              </w:rPr>
              <w:t>this</w:t>
            </w:r>
            <w:r w:rsidR="00B30B8A">
              <w:rPr>
                <w:rFonts w:eastAsia="Calibri"/>
                <w:i/>
                <w:sz w:val="18"/>
              </w:rPr>
              <w:t xml:space="preserve"> </w:t>
            </w:r>
            <w:r w:rsidRPr="00F32E09">
              <w:rPr>
                <w:rFonts w:eastAsia="Calibri"/>
                <w:i/>
                <w:sz w:val="18"/>
              </w:rPr>
              <w:t>assessment,</w:t>
            </w:r>
            <w:r w:rsidR="00B30B8A">
              <w:rPr>
                <w:rFonts w:eastAsia="Calibri"/>
                <w:i/>
                <w:sz w:val="18"/>
              </w:rPr>
              <w:t xml:space="preserve"> </w:t>
            </w:r>
            <w:r w:rsidRPr="00F32E09">
              <w:rPr>
                <w:rFonts w:eastAsia="Calibri"/>
                <w:i/>
                <w:sz w:val="18"/>
              </w:rPr>
              <w:t>you</w:t>
            </w:r>
            <w:r w:rsidR="00B30B8A">
              <w:rPr>
                <w:rFonts w:eastAsia="Calibri"/>
                <w:i/>
                <w:sz w:val="18"/>
              </w:rPr>
              <w:t xml:space="preserve"> </w:t>
            </w:r>
            <w:r w:rsidRPr="00F32E09">
              <w:rPr>
                <w:rFonts w:eastAsia="Calibri"/>
                <w:i/>
                <w:sz w:val="18"/>
              </w:rPr>
              <w:t>need</w:t>
            </w:r>
            <w:r w:rsidR="00B30B8A">
              <w:rPr>
                <w:rFonts w:eastAsia="Calibri"/>
                <w:i/>
                <w:sz w:val="18"/>
              </w:rPr>
              <w:t xml:space="preserve"> </w:t>
            </w:r>
            <w:r w:rsidRPr="00F32E09">
              <w:rPr>
                <w:rFonts w:eastAsia="Calibri"/>
                <w:i/>
                <w:sz w:val="18"/>
              </w:rPr>
              <w:t>to</w:t>
            </w:r>
            <w:r w:rsidR="00B30B8A">
              <w:rPr>
                <w:rFonts w:eastAsia="Calibri"/>
                <w:i/>
                <w:sz w:val="18"/>
              </w:rPr>
              <w:t xml:space="preserve"> </w:t>
            </w:r>
            <w:r w:rsidRPr="00F32E09">
              <w:rPr>
                <w:rFonts w:eastAsia="Calibri"/>
                <w:i/>
                <w:sz w:val="18"/>
              </w:rPr>
              <w:t>complete</w:t>
            </w:r>
            <w:r w:rsidR="00B30B8A">
              <w:rPr>
                <w:rFonts w:eastAsia="Calibri"/>
                <w:i/>
                <w:sz w:val="18"/>
              </w:rPr>
              <w:t xml:space="preserve"> </w:t>
            </w:r>
            <w:r w:rsidRPr="00F32E09">
              <w:rPr>
                <w:rFonts w:eastAsia="Calibri"/>
                <w:i/>
                <w:sz w:val="18"/>
              </w:rPr>
              <w:t>the</w:t>
            </w:r>
            <w:r w:rsidR="00B30B8A">
              <w:rPr>
                <w:rFonts w:eastAsia="Calibri"/>
                <w:i/>
                <w:sz w:val="18"/>
              </w:rPr>
              <w:t xml:space="preserve"> </w:t>
            </w:r>
            <w:r w:rsidRPr="00F32E09">
              <w:rPr>
                <w:rFonts w:eastAsia="Calibri"/>
                <w:i/>
                <w:sz w:val="18"/>
              </w:rPr>
              <w:t>following:</w:t>
            </w:r>
          </w:p>
        </w:tc>
        <w:tc>
          <w:tcPr>
            <w:tcW w:w="7429" w:type="dxa"/>
            <w:gridSpan w:val="11"/>
            <w:tcBorders>
              <w:top w:val="single" w:sz="4" w:space="0" w:color="auto"/>
              <w:left w:val="single" w:sz="4" w:space="0" w:color="auto"/>
              <w:bottom w:val="single" w:sz="4" w:space="0" w:color="auto"/>
              <w:right w:val="single" w:sz="4" w:space="0" w:color="000000"/>
            </w:tcBorders>
            <w:shd w:val="clear" w:color="auto" w:fill="auto"/>
            <w:vAlign w:val="center"/>
          </w:tcPr>
          <w:p w14:paraId="6EF5EA11" w14:textId="507E4484" w:rsidR="00461F90" w:rsidRPr="006E1B4C" w:rsidRDefault="00461F90" w:rsidP="00461F90">
            <w:pPr>
              <w:tabs>
                <w:tab w:val="left" w:pos="5670"/>
              </w:tabs>
              <w:spacing w:line="240" w:lineRule="auto"/>
              <w:rPr>
                <w:rFonts w:eastAsia="Calibri"/>
                <w:sz w:val="20"/>
              </w:rPr>
            </w:pPr>
            <w:r w:rsidRPr="00D030E4">
              <w:rPr>
                <w:rStyle w:val="SubtleEmphasis"/>
                <w:bCs w:val="0"/>
              </w:rPr>
              <w:t>Feedback</w:t>
            </w:r>
            <w:r w:rsidR="00B30B8A">
              <w:rPr>
                <w:rStyle w:val="SubtleEmphasis"/>
                <w:bCs w:val="0"/>
              </w:rPr>
              <w:t xml:space="preserve"> </w:t>
            </w:r>
            <w:r w:rsidRPr="00D030E4">
              <w:rPr>
                <w:rStyle w:val="SubtleEmphasis"/>
                <w:bCs w:val="0"/>
              </w:rPr>
              <w:t>to</w:t>
            </w:r>
            <w:r w:rsidR="00B30B8A">
              <w:rPr>
                <w:rStyle w:val="SubtleEmphasis"/>
                <w:bCs w:val="0"/>
              </w:rPr>
              <w:t xml:space="preserve"> </w:t>
            </w:r>
            <w:r w:rsidRPr="00D030E4">
              <w:rPr>
                <w:rStyle w:val="SubtleEmphasis"/>
                <w:bCs w:val="0"/>
              </w:rPr>
              <w:t>student</w:t>
            </w:r>
            <w:r>
              <w:rPr>
                <w:rStyle w:val="SubtleEmphasis"/>
                <w:bCs w:val="0"/>
              </w:rPr>
              <w:t>…</w:t>
            </w:r>
          </w:p>
        </w:tc>
      </w:tr>
      <w:tr w:rsidR="00461F90" w:rsidRPr="006E1B4C" w14:paraId="257D64CD" w14:textId="77777777" w:rsidTr="00A32435">
        <w:trPr>
          <w:trHeight w:val="431"/>
        </w:trPr>
        <w:tc>
          <w:tcPr>
            <w:tcW w:w="2765" w:type="dxa"/>
            <w:gridSpan w:val="3"/>
            <w:tcBorders>
              <w:top w:val="single" w:sz="4" w:space="0" w:color="auto"/>
              <w:left w:val="single" w:sz="4" w:space="0" w:color="000000"/>
              <w:bottom w:val="single" w:sz="18" w:space="0" w:color="auto"/>
              <w:right w:val="single" w:sz="4" w:space="0" w:color="auto"/>
            </w:tcBorders>
            <w:shd w:val="clear" w:color="auto" w:fill="262626" w:themeFill="text1" w:themeFillTint="D9"/>
            <w:vAlign w:val="center"/>
          </w:tcPr>
          <w:p w14:paraId="7743C06A" w14:textId="74D30375" w:rsidR="00461F90" w:rsidRDefault="00461F90" w:rsidP="00461F90">
            <w:pPr>
              <w:tabs>
                <w:tab w:val="left" w:pos="5670"/>
              </w:tabs>
              <w:spacing w:line="240" w:lineRule="auto"/>
              <w:rPr>
                <w:rFonts w:eastAsia="Calibri"/>
                <w:i/>
                <w:sz w:val="20"/>
              </w:rPr>
            </w:pPr>
            <w:r w:rsidRPr="0037204B">
              <w:rPr>
                <w:b/>
                <w:sz w:val="20"/>
              </w:rPr>
              <w:t>Student</w:t>
            </w:r>
            <w:r w:rsidR="00B30B8A">
              <w:rPr>
                <w:b/>
                <w:sz w:val="20"/>
              </w:rPr>
              <w:t xml:space="preserve"> </w:t>
            </w:r>
            <w:r w:rsidRPr="0037204B">
              <w:rPr>
                <w:b/>
                <w:sz w:val="20"/>
              </w:rPr>
              <w:t>Feedback</w:t>
            </w:r>
          </w:p>
        </w:tc>
        <w:tc>
          <w:tcPr>
            <w:tcW w:w="7429" w:type="dxa"/>
            <w:gridSpan w:val="11"/>
            <w:tcBorders>
              <w:top w:val="single" w:sz="4" w:space="0" w:color="auto"/>
              <w:left w:val="single" w:sz="4" w:space="0" w:color="auto"/>
              <w:bottom w:val="single" w:sz="18" w:space="0" w:color="auto"/>
              <w:right w:val="single" w:sz="4" w:space="0" w:color="000000"/>
            </w:tcBorders>
            <w:shd w:val="clear" w:color="auto" w:fill="auto"/>
            <w:vAlign w:val="center"/>
          </w:tcPr>
          <w:p w14:paraId="7D3997B1" w14:textId="10EA185F" w:rsidR="00461F90" w:rsidRPr="00D030E4" w:rsidRDefault="00461F90" w:rsidP="00461F90">
            <w:pPr>
              <w:tabs>
                <w:tab w:val="right" w:leader="underscore" w:pos="9923"/>
              </w:tabs>
              <w:spacing w:line="240" w:lineRule="auto"/>
              <w:rPr>
                <w:rStyle w:val="SubtleEmphasis"/>
                <w:bCs w:val="0"/>
              </w:rPr>
            </w:pPr>
            <w:r w:rsidRPr="00D030E4">
              <w:rPr>
                <w:rStyle w:val="SubtleEmphasis"/>
                <w:bCs w:val="0"/>
              </w:rPr>
              <w:t>Feedback</w:t>
            </w:r>
            <w:r w:rsidR="00B30B8A">
              <w:rPr>
                <w:rStyle w:val="SubtleEmphasis"/>
                <w:bCs w:val="0"/>
              </w:rPr>
              <w:t xml:space="preserve"> </w:t>
            </w:r>
            <w:r>
              <w:rPr>
                <w:rStyle w:val="SubtleEmphasis"/>
                <w:bCs w:val="0"/>
              </w:rPr>
              <w:t>from</w:t>
            </w:r>
            <w:r w:rsidR="00B30B8A">
              <w:rPr>
                <w:rStyle w:val="SubtleEmphasis"/>
                <w:bCs w:val="0"/>
              </w:rPr>
              <w:t xml:space="preserve"> </w:t>
            </w:r>
            <w:r w:rsidRPr="00D030E4">
              <w:rPr>
                <w:rStyle w:val="SubtleEmphasis"/>
                <w:bCs w:val="0"/>
              </w:rPr>
              <w:t>student</w:t>
            </w:r>
            <w:r>
              <w:rPr>
                <w:rStyle w:val="SubtleEmphasis"/>
                <w:bCs w:val="0"/>
              </w:rPr>
              <w:t>…</w:t>
            </w:r>
          </w:p>
        </w:tc>
      </w:tr>
      <w:tr w:rsidR="00461F90" w:rsidRPr="00786B8E" w14:paraId="529EA32A" w14:textId="77777777" w:rsidTr="00053427">
        <w:trPr>
          <w:trHeight w:val="431"/>
        </w:trPr>
        <w:tc>
          <w:tcPr>
            <w:tcW w:w="2765" w:type="dxa"/>
            <w:gridSpan w:val="3"/>
            <w:tcBorders>
              <w:top w:val="single" w:sz="18" w:space="0" w:color="auto"/>
              <w:left w:val="single" w:sz="4" w:space="0" w:color="000000"/>
              <w:bottom w:val="single" w:sz="18" w:space="0" w:color="auto"/>
              <w:right w:val="single" w:sz="4" w:space="0" w:color="000000"/>
            </w:tcBorders>
            <w:shd w:val="clear" w:color="auto" w:fill="C00000"/>
            <w:vAlign w:val="center"/>
          </w:tcPr>
          <w:p w14:paraId="7623F1E5" w14:textId="3C2A143F" w:rsidR="00461F90" w:rsidRPr="00786B8E" w:rsidRDefault="00461F90" w:rsidP="001C7121">
            <w:pPr>
              <w:rPr>
                <w:rStyle w:val="SubtleEmphasis"/>
                <w:bCs w:val="0"/>
                <w:color w:val="F2F2F2" w:themeColor="background1" w:themeShade="F2"/>
              </w:rPr>
            </w:pPr>
            <w:bookmarkStart w:id="7" w:name="_Toc82066980"/>
            <w:bookmarkStart w:id="8" w:name="_Toc94976378"/>
            <w:r w:rsidRPr="00786B8E">
              <w:rPr>
                <w:rStyle w:val="Heading3Char"/>
                <w:color w:val="F2F2F2" w:themeColor="background1" w:themeShade="F2"/>
              </w:rPr>
              <w:t>Lecturer</w:t>
            </w:r>
            <w:r w:rsidR="00B30B8A">
              <w:rPr>
                <w:rStyle w:val="Heading3Char"/>
                <w:color w:val="F2F2F2" w:themeColor="background1" w:themeShade="F2"/>
              </w:rPr>
              <w:t xml:space="preserve"> </w:t>
            </w:r>
            <w:r w:rsidRPr="00786B8E">
              <w:rPr>
                <w:rStyle w:val="Heading3Char"/>
                <w:color w:val="F2F2F2" w:themeColor="background1" w:themeShade="F2"/>
              </w:rPr>
              <w:t>Signature</w:t>
            </w:r>
            <w:bookmarkEnd w:id="7"/>
            <w:bookmarkEnd w:id="8"/>
          </w:p>
        </w:tc>
        <w:tc>
          <w:tcPr>
            <w:tcW w:w="2481" w:type="dxa"/>
            <w:gridSpan w:val="4"/>
            <w:tcBorders>
              <w:top w:val="single" w:sz="18" w:space="0" w:color="auto"/>
              <w:left w:val="single" w:sz="4" w:space="0" w:color="000000"/>
              <w:bottom w:val="single" w:sz="18" w:space="0" w:color="auto"/>
              <w:right w:val="single" w:sz="4" w:space="0" w:color="000000"/>
            </w:tcBorders>
            <w:shd w:val="clear" w:color="auto" w:fill="auto"/>
            <w:vAlign w:val="center"/>
          </w:tcPr>
          <w:p w14:paraId="5C03DBC5" w14:textId="77777777" w:rsidR="00461F90" w:rsidRPr="00786B8E" w:rsidRDefault="00461F90" w:rsidP="00461F90">
            <w:pPr>
              <w:tabs>
                <w:tab w:val="right" w:leader="underscore" w:pos="9923"/>
              </w:tabs>
              <w:spacing w:line="240" w:lineRule="auto"/>
              <w:rPr>
                <w:rStyle w:val="SubtleEmphasis"/>
                <w:bCs w:val="0"/>
                <w:color w:val="F2F2F2" w:themeColor="background1" w:themeShade="F2"/>
              </w:rPr>
            </w:pPr>
          </w:p>
        </w:tc>
        <w:tc>
          <w:tcPr>
            <w:tcW w:w="2120" w:type="dxa"/>
            <w:gridSpan w:val="6"/>
            <w:tcBorders>
              <w:top w:val="single" w:sz="18" w:space="0" w:color="auto"/>
              <w:left w:val="single" w:sz="4" w:space="0" w:color="000000"/>
              <w:bottom w:val="single" w:sz="18" w:space="0" w:color="auto"/>
              <w:right w:val="single" w:sz="4" w:space="0" w:color="000000"/>
            </w:tcBorders>
            <w:shd w:val="clear" w:color="auto" w:fill="262626" w:themeFill="text1" w:themeFillTint="D9"/>
            <w:vAlign w:val="center"/>
          </w:tcPr>
          <w:p w14:paraId="1B12FEE4" w14:textId="457A7C8A" w:rsidR="00461F90" w:rsidRPr="00786B8E" w:rsidRDefault="00461F90" w:rsidP="001C7121">
            <w:pPr>
              <w:rPr>
                <w:rStyle w:val="SubtleEmphasis"/>
                <w:bCs w:val="0"/>
                <w:color w:val="F2F2F2" w:themeColor="background1" w:themeShade="F2"/>
              </w:rPr>
            </w:pPr>
            <w:bookmarkStart w:id="9" w:name="_Toc82066981"/>
            <w:bookmarkStart w:id="10" w:name="_Toc94976379"/>
            <w:r w:rsidRPr="00786B8E">
              <w:rPr>
                <w:rStyle w:val="Heading3Char"/>
                <w:color w:val="F2F2F2" w:themeColor="background1" w:themeShade="F2"/>
              </w:rPr>
              <w:t>Student</w:t>
            </w:r>
            <w:r w:rsidR="00B30B8A">
              <w:rPr>
                <w:rStyle w:val="Heading3Char"/>
                <w:color w:val="F2F2F2" w:themeColor="background1" w:themeShade="F2"/>
              </w:rPr>
              <w:t xml:space="preserve"> </w:t>
            </w:r>
            <w:r w:rsidRPr="00786B8E">
              <w:rPr>
                <w:rStyle w:val="Heading3Char"/>
                <w:color w:val="F2F2F2" w:themeColor="background1" w:themeShade="F2"/>
              </w:rPr>
              <w:t>Signature</w:t>
            </w:r>
            <w:bookmarkEnd w:id="9"/>
            <w:bookmarkEnd w:id="10"/>
          </w:p>
        </w:tc>
        <w:tc>
          <w:tcPr>
            <w:tcW w:w="2828" w:type="dxa"/>
            <w:tcBorders>
              <w:top w:val="single" w:sz="18" w:space="0" w:color="auto"/>
              <w:left w:val="single" w:sz="4" w:space="0" w:color="000000"/>
              <w:bottom w:val="single" w:sz="18" w:space="0" w:color="auto"/>
              <w:right w:val="single" w:sz="4" w:space="0" w:color="000000"/>
            </w:tcBorders>
            <w:shd w:val="clear" w:color="auto" w:fill="auto"/>
            <w:vAlign w:val="center"/>
          </w:tcPr>
          <w:p w14:paraId="048A8F0D" w14:textId="492D9E6F" w:rsidR="00461F90" w:rsidRPr="00786B8E" w:rsidRDefault="00461F90" w:rsidP="00461F90">
            <w:pPr>
              <w:tabs>
                <w:tab w:val="right" w:leader="underscore" w:pos="9923"/>
              </w:tabs>
              <w:spacing w:line="240" w:lineRule="auto"/>
              <w:rPr>
                <w:rStyle w:val="SubtleEmphasis"/>
                <w:bCs w:val="0"/>
                <w:color w:val="F2F2F2" w:themeColor="background1" w:themeShade="F2"/>
              </w:rPr>
            </w:pPr>
          </w:p>
        </w:tc>
      </w:tr>
      <w:tr w:rsidR="00461F90" w:rsidRPr="00786B8E" w14:paraId="1BF089DD" w14:textId="77777777" w:rsidTr="00B30B8A">
        <w:trPr>
          <w:trHeight w:val="431"/>
        </w:trPr>
        <w:tc>
          <w:tcPr>
            <w:tcW w:w="10194" w:type="dxa"/>
            <w:gridSpan w:val="14"/>
            <w:tcBorders>
              <w:top w:val="single" w:sz="18" w:space="0" w:color="auto"/>
              <w:left w:val="single" w:sz="4" w:space="0" w:color="000000"/>
              <w:bottom w:val="single" w:sz="4" w:space="0" w:color="auto"/>
              <w:right w:val="single" w:sz="4" w:space="0" w:color="000000"/>
            </w:tcBorders>
            <w:shd w:val="clear" w:color="auto" w:fill="C00000"/>
            <w:vAlign w:val="center"/>
          </w:tcPr>
          <w:p w14:paraId="06483A48" w14:textId="772E3DF0" w:rsidR="00461F90" w:rsidRPr="00786B8E" w:rsidRDefault="00461F90" w:rsidP="00461F90">
            <w:pPr>
              <w:tabs>
                <w:tab w:val="right" w:leader="underscore" w:pos="9923"/>
              </w:tabs>
              <w:spacing w:line="240" w:lineRule="auto"/>
              <w:rPr>
                <w:rStyle w:val="SubtleEmphasis"/>
                <w:bCs w:val="0"/>
                <w:color w:val="F2F2F2" w:themeColor="background1" w:themeShade="F2"/>
              </w:rPr>
            </w:pPr>
            <w:r w:rsidRPr="00F07882">
              <w:rPr>
                <w:b/>
                <w:bCs w:val="0"/>
                <w:color w:val="F2F2F2" w:themeColor="background1" w:themeShade="F2"/>
                <w:sz w:val="24"/>
              </w:rPr>
              <w:t>Assessment</w:t>
            </w:r>
            <w:r w:rsidR="00B30B8A">
              <w:rPr>
                <w:b/>
                <w:bCs w:val="0"/>
                <w:color w:val="F2F2F2" w:themeColor="background1" w:themeShade="F2"/>
                <w:sz w:val="24"/>
              </w:rPr>
              <w:t xml:space="preserve"> </w:t>
            </w:r>
            <w:r w:rsidRPr="00F07882">
              <w:rPr>
                <w:b/>
                <w:bCs w:val="0"/>
                <w:color w:val="F2F2F2" w:themeColor="background1" w:themeShade="F2"/>
                <w:sz w:val="24"/>
              </w:rPr>
              <w:t>type</w:t>
            </w:r>
            <w:r w:rsidR="00B30B8A">
              <w:rPr>
                <w:b/>
                <w:bCs w:val="0"/>
                <w:color w:val="F2F2F2" w:themeColor="background1" w:themeShade="F2"/>
                <w:sz w:val="24"/>
              </w:rPr>
              <w:t xml:space="preserve"> </w:t>
            </w:r>
            <w:r w:rsidRPr="00F07882">
              <w:rPr>
                <w:b/>
                <w:bCs w:val="0"/>
                <w:color w:val="F2F2F2" w:themeColor="background1" w:themeShade="F2"/>
                <w:sz w:val="24"/>
              </w:rPr>
              <w:t>(</w:t>
            </w:r>
            <w:r w:rsidRPr="00F07882">
              <w:rPr>
                <w:b/>
                <w:bCs w:val="0"/>
                <w:color w:val="F2F2F2" w:themeColor="background1" w:themeShade="F2"/>
                <w:sz w:val="24"/>
              </w:rPr>
              <w:sym w:font="Wingdings" w:char="F0FE"/>
            </w:r>
            <w:r w:rsidRPr="00F07882">
              <w:rPr>
                <w:b/>
                <w:bCs w:val="0"/>
                <w:color w:val="F2F2F2" w:themeColor="background1" w:themeShade="F2"/>
                <w:sz w:val="24"/>
              </w:rPr>
              <w:t>):</w:t>
            </w:r>
          </w:p>
        </w:tc>
      </w:tr>
      <w:tr w:rsidR="00A32435" w:rsidRPr="00F32E09" w14:paraId="290ACFDC" w14:textId="77777777" w:rsidTr="00E64DFB">
        <w:tc>
          <w:tcPr>
            <w:tcW w:w="421" w:type="dxa"/>
            <w:tcBorders>
              <w:top w:val="single" w:sz="4" w:space="0" w:color="auto"/>
              <w:left w:val="single" w:sz="4" w:space="0" w:color="000000"/>
              <w:bottom w:val="single" w:sz="4" w:space="0" w:color="auto"/>
              <w:right w:val="single" w:sz="4" w:space="0" w:color="000000"/>
            </w:tcBorders>
            <w:shd w:val="clear" w:color="auto" w:fill="C00000"/>
            <w:vAlign w:val="center"/>
          </w:tcPr>
          <w:p w14:paraId="2C4DC5C0" w14:textId="34919FAC" w:rsidR="00A32435" w:rsidRPr="00625A23" w:rsidRDefault="00A35397" w:rsidP="00E64DFB">
            <w:pPr>
              <w:tabs>
                <w:tab w:val="right" w:leader="underscore" w:pos="9923"/>
              </w:tabs>
              <w:spacing w:before="120" w:line="240" w:lineRule="auto"/>
              <w:rPr>
                <w:rStyle w:val="Heading3Char"/>
                <w:rFonts w:cstheme="minorHAnsi"/>
                <w:color w:val="auto"/>
                <w:sz w:val="20"/>
                <w:szCs w:val="20"/>
              </w:rPr>
            </w:pPr>
            <w:sdt>
              <w:sdtPr>
                <w:rPr>
                  <w:rFonts w:ascii="Arial" w:hAnsi="Arial" w:cstheme="minorHAnsi"/>
                  <w:b/>
                  <w:bCs w:val="0"/>
                  <w:color w:val="D9272E"/>
                  <w:sz w:val="20"/>
                  <w:szCs w:val="20"/>
                </w:rPr>
                <w:id w:val="-1014310080"/>
                <w14:checkbox>
                  <w14:checked w14:val="0"/>
                  <w14:checkedState w14:val="2612" w14:font="MS Gothic"/>
                  <w14:uncheckedState w14:val="2610" w14:font="MS Gothic"/>
                </w14:checkbox>
              </w:sdtPr>
              <w:sdtEndPr/>
              <w:sdtContent>
                <w:r w:rsidR="00A32435" w:rsidRPr="00625A23">
                  <w:rPr>
                    <w:rFonts w:ascii="Segoe UI Symbol" w:eastAsia="MS Gothic" w:hAnsi="Segoe UI Symbol" w:cs="Segoe UI Symbol"/>
                    <w:sz w:val="20"/>
                    <w:szCs w:val="20"/>
                  </w:rPr>
                  <w:t>☐</w:t>
                </w:r>
              </w:sdtContent>
            </w:sdt>
          </w:p>
        </w:tc>
        <w:tc>
          <w:tcPr>
            <w:tcW w:w="3260" w:type="dxa"/>
            <w:gridSpan w:val="4"/>
            <w:tcBorders>
              <w:top w:val="single" w:sz="4" w:space="0" w:color="auto"/>
              <w:left w:val="single" w:sz="4" w:space="0" w:color="000000"/>
              <w:bottom w:val="single" w:sz="4" w:space="0" w:color="auto"/>
              <w:right w:val="single" w:sz="4" w:space="0" w:color="000000"/>
            </w:tcBorders>
            <w:shd w:val="clear" w:color="auto" w:fill="auto"/>
            <w:vAlign w:val="center"/>
          </w:tcPr>
          <w:p w14:paraId="3EA82E1E" w14:textId="762667A7" w:rsidR="00A32435" w:rsidRPr="00B30B8A" w:rsidRDefault="00A32435" w:rsidP="00E64DFB">
            <w:pPr>
              <w:tabs>
                <w:tab w:val="right" w:leader="underscore" w:pos="9923"/>
              </w:tabs>
              <w:spacing w:before="120" w:line="240" w:lineRule="auto"/>
              <w:rPr>
                <w:rStyle w:val="SubtleEmphasis"/>
                <w:rFonts w:cstheme="minorHAnsi"/>
                <w:bCs w:val="0"/>
                <w:color w:val="F2F2F2" w:themeColor="background1" w:themeShade="F2"/>
                <w:sz w:val="22"/>
                <w:szCs w:val="20"/>
              </w:rPr>
            </w:pPr>
            <w:r w:rsidRPr="00B30B8A">
              <w:rPr>
                <w:rFonts w:cstheme="minorHAnsi"/>
                <w:szCs w:val="20"/>
              </w:rPr>
              <w:t>Questioning</w:t>
            </w:r>
            <w:r>
              <w:rPr>
                <w:rFonts w:cstheme="minorHAnsi"/>
                <w:szCs w:val="20"/>
              </w:rPr>
              <w:t xml:space="preserve"> </w:t>
            </w:r>
            <w:r w:rsidRPr="00B30B8A">
              <w:rPr>
                <w:rFonts w:cstheme="minorHAnsi"/>
                <w:szCs w:val="20"/>
              </w:rPr>
              <w:t>(Oral/Written)</w:t>
            </w:r>
          </w:p>
        </w:tc>
        <w:tc>
          <w:tcPr>
            <w:tcW w:w="425" w:type="dxa"/>
            <w:tcBorders>
              <w:top w:val="single" w:sz="4" w:space="0" w:color="auto"/>
              <w:left w:val="single" w:sz="4" w:space="0" w:color="000000"/>
              <w:bottom w:val="single" w:sz="4" w:space="0" w:color="auto"/>
              <w:right w:val="single" w:sz="4" w:space="0" w:color="000000"/>
            </w:tcBorders>
            <w:shd w:val="clear" w:color="auto" w:fill="C00000"/>
            <w:vAlign w:val="center"/>
          </w:tcPr>
          <w:p w14:paraId="54FE06CB" w14:textId="3DC0F290" w:rsidR="00A32435" w:rsidRPr="00625A23" w:rsidRDefault="00A35397" w:rsidP="00E64DFB">
            <w:pPr>
              <w:tabs>
                <w:tab w:val="right" w:leader="underscore" w:pos="9923"/>
              </w:tabs>
              <w:spacing w:before="120" w:line="240" w:lineRule="auto"/>
              <w:rPr>
                <w:rStyle w:val="Heading3Char"/>
                <w:rFonts w:cstheme="minorHAnsi"/>
                <w:color w:val="auto"/>
                <w:sz w:val="20"/>
                <w:szCs w:val="20"/>
              </w:rPr>
            </w:pPr>
            <w:sdt>
              <w:sdtPr>
                <w:rPr>
                  <w:rFonts w:ascii="Arial" w:hAnsi="Arial" w:cstheme="minorHAnsi"/>
                  <w:b/>
                  <w:bCs w:val="0"/>
                  <w:color w:val="D9272E"/>
                  <w:sz w:val="20"/>
                  <w:szCs w:val="20"/>
                </w:rPr>
                <w:id w:val="-2108410905"/>
                <w14:checkbox>
                  <w14:checked w14:val="0"/>
                  <w14:checkedState w14:val="2612" w14:font="MS Gothic"/>
                  <w14:uncheckedState w14:val="2610" w14:font="MS Gothic"/>
                </w14:checkbox>
              </w:sdtPr>
              <w:sdtEndPr/>
              <w:sdtContent>
                <w:r w:rsidR="00A32435" w:rsidRPr="00625A23">
                  <w:rPr>
                    <w:rFonts w:ascii="Segoe UI Symbol" w:eastAsia="MS Gothic" w:hAnsi="Segoe UI Symbol" w:cs="Segoe UI Symbol"/>
                    <w:sz w:val="20"/>
                    <w:szCs w:val="20"/>
                  </w:rPr>
                  <w:t>☐</w:t>
                </w:r>
              </w:sdtContent>
            </w:sdt>
          </w:p>
        </w:tc>
        <w:tc>
          <w:tcPr>
            <w:tcW w:w="2835" w:type="dxa"/>
            <w:gridSpan w:val="6"/>
            <w:tcBorders>
              <w:top w:val="single" w:sz="4" w:space="0" w:color="auto"/>
              <w:left w:val="single" w:sz="4" w:space="0" w:color="000000"/>
              <w:bottom w:val="single" w:sz="4" w:space="0" w:color="auto"/>
              <w:right w:val="single" w:sz="4" w:space="0" w:color="000000"/>
            </w:tcBorders>
            <w:shd w:val="clear" w:color="auto" w:fill="auto"/>
            <w:vAlign w:val="center"/>
          </w:tcPr>
          <w:p w14:paraId="5523A468" w14:textId="77777777" w:rsidR="00A32435" w:rsidRPr="00B30B8A" w:rsidRDefault="00A32435" w:rsidP="00E64DFB">
            <w:pPr>
              <w:tabs>
                <w:tab w:val="right" w:leader="underscore" w:pos="9923"/>
              </w:tabs>
              <w:spacing w:before="120" w:line="240" w:lineRule="auto"/>
              <w:rPr>
                <w:rStyle w:val="SubtleEmphasis"/>
                <w:rFonts w:cstheme="minorHAnsi"/>
                <w:bCs w:val="0"/>
                <w:color w:val="F2F2F2" w:themeColor="background1" w:themeShade="F2"/>
                <w:sz w:val="22"/>
                <w:szCs w:val="20"/>
              </w:rPr>
            </w:pPr>
            <w:r w:rsidRPr="00B30B8A">
              <w:rPr>
                <w:rFonts w:cstheme="minorHAnsi"/>
                <w:szCs w:val="20"/>
              </w:rPr>
              <w:t>3</w:t>
            </w:r>
            <w:r w:rsidRPr="00B30B8A">
              <w:rPr>
                <w:rFonts w:cstheme="minorHAnsi"/>
                <w:szCs w:val="20"/>
                <w:vertAlign w:val="superscript"/>
              </w:rPr>
              <w:t>rd</w:t>
            </w:r>
            <w:r>
              <w:rPr>
                <w:rFonts w:cstheme="minorHAnsi"/>
                <w:szCs w:val="20"/>
              </w:rPr>
              <w:t xml:space="preserve"> </w:t>
            </w:r>
            <w:r w:rsidRPr="00B30B8A">
              <w:rPr>
                <w:rFonts w:cstheme="minorHAnsi"/>
                <w:szCs w:val="20"/>
              </w:rPr>
              <w:t>Party</w:t>
            </w:r>
            <w:r>
              <w:rPr>
                <w:rFonts w:cstheme="minorHAnsi"/>
                <w:szCs w:val="20"/>
              </w:rPr>
              <w:t xml:space="preserve"> </w:t>
            </w:r>
            <w:r w:rsidRPr="00B30B8A">
              <w:rPr>
                <w:rFonts w:cstheme="minorHAnsi"/>
                <w:szCs w:val="20"/>
              </w:rPr>
              <w:t>Report</w:t>
            </w:r>
          </w:p>
        </w:tc>
        <w:tc>
          <w:tcPr>
            <w:tcW w:w="425" w:type="dxa"/>
            <w:tcBorders>
              <w:top w:val="single" w:sz="4" w:space="0" w:color="auto"/>
              <w:left w:val="single" w:sz="4" w:space="0" w:color="000000"/>
              <w:bottom w:val="single" w:sz="4" w:space="0" w:color="auto"/>
              <w:right w:val="single" w:sz="4" w:space="0" w:color="000000"/>
            </w:tcBorders>
            <w:shd w:val="clear" w:color="auto" w:fill="C00000"/>
            <w:vAlign w:val="center"/>
          </w:tcPr>
          <w:p w14:paraId="2E033D4C" w14:textId="2EA8C027" w:rsidR="00A32435" w:rsidRPr="00B30B8A" w:rsidRDefault="00A35397" w:rsidP="00E64DFB">
            <w:pPr>
              <w:tabs>
                <w:tab w:val="right" w:leader="underscore" w:pos="9923"/>
              </w:tabs>
              <w:spacing w:before="120" w:line="240" w:lineRule="auto"/>
              <w:rPr>
                <w:rStyle w:val="SubtleEmphasis"/>
                <w:rFonts w:cstheme="minorHAnsi"/>
                <w:bCs w:val="0"/>
                <w:color w:val="F2F2F2" w:themeColor="background1" w:themeShade="F2"/>
                <w:sz w:val="22"/>
                <w:szCs w:val="20"/>
              </w:rPr>
            </w:pPr>
            <w:sdt>
              <w:sdtPr>
                <w:rPr>
                  <w:rFonts w:ascii="Arial" w:hAnsi="Arial" w:cstheme="minorHAnsi"/>
                  <w:b/>
                  <w:bCs w:val="0"/>
                  <w:i/>
                  <w:color w:val="D9272E"/>
                  <w:sz w:val="20"/>
                  <w:szCs w:val="20"/>
                </w:rPr>
                <w:id w:val="1283915700"/>
                <w14:checkbox>
                  <w14:checked w14:val="1"/>
                  <w14:checkedState w14:val="2612" w14:font="MS Gothic"/>
                  <w14:uncheckedState w14:val="2610" w14:font="MS Gothic"/>
                </w14:checkbox>
              </w:sdtPr>
              <w:sdtEndPr/>
              <w:sdtContent>
                <w:r w:rsidR="00A32435" w:rsidRPr="00625A23">
                  <w:rPr>
                    <w:rFonts w:ascii="MS Gothic" w:eastAsia="MS Gothic" w:hAnsi="MS Gothic" w:cstheme="minorHAnsi" w:hint="eastAsia"/>
                    <w:b/>
                    <w:bCs w:val="0"/>
                    <w:sz w:val="20"/>
                    <w:szCs w:val="20"/>
                  </w:rPr>
                  <w:t>☒</w:t>
                </w:r>
              </w:sdtContent>
            </w:sdt>
          </w:p>
        </w:tc>
        <w:tc>
          <w:tcPr>
            <w:tcW w:w="2828" w:type="dxa"/>
            <w:tcBorders>
              <w:top w:val="single" w:sz="4" w:space="0" w:color="auto"/>
              <w:left w:val="single" w:sz="4" w:space="0" w:color="000000"/>
              <w:bottom w:val="single" w:sz="4" w:space="0" w:color="auto"/>
              <w:right w:val="single" w:sz="4" w:space="0" w:color="000000"/>
            </w:tcBorders>
            <w:shd w:val="clear" w:color="auto" w:fill="auto"/>
            <w:vAlign w:val="center"/>
          </w:tcPr>
          <w:p w14:paraId="3057880B" w14:textId="64DB178F" w:rsidR="00A32435" w:rsidRPr="00B30B8A" w:rsidRDefault="00A32435" w:rsidP="00E64DFB">
            <w:pPr>
              <w:tabs>
                <w:tab w:val="right" w:leader="underscore" w:pos="9923"/>
              </w:tabs>
              <w:spacing w:before="120" w:line="240" w:lineRule="auto"/>
              <w:rPr>
                <w:rStyle w:val="SubtleEmphasis"/>
                <w:rFonts w:cstheme="minorHAnsi"/>
                <w:bCs w:val="0"/>
                <w:color w:val="F2F2F2" w:themeColor="background1" w:themeShade="F2"/>
                <w:sz w:val="22"/>
                <w:szCs w:val="20"/>
              </w:rPr>
            </w:pPr>
            <w:r w:rsidRPr="00B30B8A">
              <w:rPr>
                <w:rFonts w:cstheme="minorHAnsi"/>
                <w:szCs w:val="20"/>
              </w:rPr>
              <w:t>Practical</w:t>
            </w:r>
            <w:r>
              <w:rPr>
                <w:rFonts w:cstheme="minorHAnsi"/>
                <w:szCs w:val="20"/>
              </w:rPr>
              <w:t xml:space="preserve"> </w:t>
            </w:r>
            <w:r w:rsidRPr="00B30B8A">
              <w:rPr>
                <w:rFonts w:cstheme="minorHAnsi"/>
                <w:szCs w:val="20"/>
              </w:rPr>
              <w:t>Demonstration</w:t>
            </w:r>
          </w:p>
        </w:tc>
      </w:tr>
      <w:tr w:rsidR="00A32435" w:rsidRPr="00F32E09" w14:paraId="4E371321" w14:textId="77777777" w:rsidTr="00E64DFB">
        <w:tc>
          <w:tcPr>
            <w:tcW w:w="42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0000"/>
            <w:vAlign w:val="center"/>
          </w:tcPr>
          <w:p w14:paraId="5BFE0568" w14:textId="670AF210" w:rsidR="00A32435" w:rsidRPr="00F32E09" w:rsidRDefault="00A35397" w:rsidP="00E64DFB">
            <w:pPr>
              <w:tabs>
                <w:tab w:val="right" w:leader="underscore" w:pos="9923"/>
              </w:tabs>
              <w:spacing w:before="120" w:line="240" w:lineRule="auto"/>
              <w:rPr>
                <w:rFonts w:ascii="Segoe UI Symbol" w:eastAsia="MS Gothic" w:hAnsi="Segoe UI Symbol" w:cs="Segoe UI Symbol"/>
                <w:sz w:val="20"/>
                <w:szCs w:val="20"/>
              </w:rPr>
            </w:pPr>
            <w:sdt>
              <w:sdtPr>
                <w:rPr>
                  <w:rFonts w:ascii="Arial" w:hAnsi="Arial" w:cstheme="minorHAnsi"/>
                  <w:b/>
                  <w:bCs w:val="0"/>
                  <w:color w:val="D9272E"/>
                  <w:sz w:val="20"/>
                  <w:szCs w:val="20"/>
                </w:rPr>
                <w:id w:val="-1017075448"/>
                <w14:checkbox>
                  <w14:checked w14:val="1"/>
                  <w14:checkedState w14:val="2612" w14:font="MS Gothic"/>
                  <w14:uncheckedState w14:val="2610" w14:font="MS Gothic"/>
                </w14:checkbox>
              </w:sdtPr>
              <w:sdtEndPr/>
              <w:sdtContent>
                <w:r w:rsidR="00A32435" w:rsidRPr="00625A23">
                  <w:rPr>
                    <w:rFonts w:ascii="MS Gothic" w:eastAsia="MS Gothic" w:hAnsi="MS Gothic" w:cstheme="minorHAnsi" w:hint="eastAsia"/>
                    <w:b/>
                    <w:bCs w:val="0"/>
                    <w:sz w:val="20"/>
                    <w:szCs w:val="20"/>
                  </w:rPr>
                  <w:t>☒</w:t>
                </w:r>
              </w:sdtContent>
            </w:sdt>
          </w:p>
        </w:tc>
        <w:tc>
          <w:tcPr>
            <w:tcW w:w="3260" w:type="dxa"/>
            <w:gridSpan w:val="4"/>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vAlign w:val="center"/>
          </w:tcPr>
          <w:p w14:paraId="3B2256F3" w14:textId="08BCE95F" w:rsidR="00A32435" w:rsidRPr="00F32E09" w:rsidRDefault="00A32435" w:rsidP="00E64DFB">
            <w:pPr>
              <w:tabs>
                <w:tab w:val="right" w:leader="underscore" w:pos="9923"/>
              </w:tabs>
              <w:spacing w:before="120" w:line="240" w:lineRule="auto"/>
              <w:rPr>
                <w:rFonts w:cstheme="minorHAnsi"/>
                <w:sz w:val="20"/>
                <w:szCs w:val="20"/>
              </w:rPr>
            </w:pPr>
            <w:r w:rsidRPr="00B30B8A">
              <w:rPr>
                <w:rFonts w:cstheme="minorHAnsi"/>
                <w:szCs w:val="20"/>
              </w:rPr>
              <w:t>Other</w:t>
            </w:r>
            <w:r>
              <w:rPr>
                <w:rFonts w:cstheme="minorHAnsi"/>
                <w:szCs w:val="20"/>
              </w:rPr>
              <w:t xml:space="preserve"> </w:t>
            </w:r>
            <w:r w:rsidRPr="00B30B8A">
              <w:rPr>
                <w:rFonts w:cstheme="minorHAnsi"/>
                <w:szCs w:val="20"/>
              </w:rPr>
              <w:t>–</w:t>
            </w:r>
            <w:r>
              <w:rPr>
                <w:rFonts w:cstheme="minorHAnsi"/>
                <w:szCs w:val="20"/>
              </w:rPr>
              <w:t xml:space="preserve"> </w:t>
            </w:r>
            <w:r w:rsidRPr="00B30B8A">
              <w:rPr>
                <w:rFonts w:cstheme="minorHAnsi"/>
                <w:szCs w:val="20"/>
              </w:rPr>
              <w:t>Project/Portfolio</w:t>
            </w:r>
            <w:r>
              <w:rPr>
                <w:rFonts w:cstheme="minorHAnsi"/>
                <w:szCs w:val="20"/>
              </w:rPr>
              <w:t xml:space="preserve"> </w:t>
            </w:r>
            <w:r w:rsidRPr="00B30B8A">
              <w:rPr>
                <w:rFonts w:cstheme="minorHAnsi"/>
                <w:szCs w:val="20"/>
              </w:rPr>
              <w:t>(</w:t>
            </w:r>
            <w:r w:rsidRPr="00B30B8A">
              <w:rPr>
                <w:rFonts w:cstheme="minorHAnsi"/>
                <w:i/>
                <w:szCs w:val="20"/>
              </w:rPr>
              <w:t>please</w:t>
            </w:r>
            <w:r>
              <w:rPr>
                <w:rFonts w:cstheme="minorHAnsi"/>
                <w:i/>
                <w:szCs w:val="20"/>
              </w:rPr>
              <w:t xml:space="preserve"> </w:t>
            </w:r>
            <w:r w:rsidRPr="00B30B8A">
              <w:rPr>
                <w:rFonts w:cstheme="minorHAnsi"/>
                <w:i/>
                <w:szCs w:val="20"/>
              </w:rPr>
              <w:t>specify</w:t>
            </w:r>
            <w:r>
              <w:rPr>
                <w:rFonts w:cstheme="minorHAnsi"/>
                <w:i/>
                <w:szCs w:val="20"/>
              </w:rPr>
              <w:t xml:space="preserve"> on the right</w:t>
            </w:r>
            <w:r w:rsidRPr="00B30B8A">
              <w:rPr>
                <w:rFonts w:cstheme="minorHAnsi"/>
                <w:i/>
                <w:szCs w:val="20"/>
              </w:rPr>
              <w:t>):</w:t>
            </w:r>
          </w:p>
        </w:tc>
        <w:tc>
          <w:tcPr>
            <w:tcW w:w="6513" w:type="dxa"/>
            <w:gridSpan w:val="9"/>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vAlign w:val="center"/>
          </w:tcPr>
          <w:p w14:paraId="79756957" w14:textId="77777777" w:rsidR="00A32435" w:rsidRDefault="00A32435" w:rsidP="00E64DFB">
            <w:pPr>
              <w:tabs>
                <w:tab w:val="right" w:leader="underscore" w:pos="9923"/>
              </w:tabs>
              <w:spacing w:before="120" w:line="240" w:lineRule="auto"/>
              <w:rPr>
                <w:rFonts w:cstheme="minorHAnsi"/>
                <w:sz w:val="20"/>
                <w:szCs w:val="20"/>
              </w:rPr>
            </w:pPr>
          </w:p>
          <w:p w14:paraId="3D06F022" w14:textId="38BBAD95" w:rsidR="00A32435" w:rsidRPr="00F32E09" w:rsidRDefault="00A32435" w:rsidP="00E64DFB">
            <w:pPr>
              <w:tabs>
                <w:tab w:val="right" w:leader="underscore" w:pos="9923"/>
              </w:tabs>
              <w:spacing w:before="120" w:line="240" w:lineRule="auto"/>
              <w:rPr>
                <w:rFonts w:cstheme="minorHAnsi"/>
                <w:sz w:val="20"/>
                <w:szCs w:val="20"/>
              </w:rPr>
            </w:pPr>
          </w:p>
        </w:tc>
      </w:tr>
    </w:tbl>
    <w:p w14:paraId="5D29E87F" w14:textId="155A205B" w:rsidR="00F32E09" w:rsidRDefault="00F32E09">
      <w:pPr>
        <w:spacing w:line="240" w:lineRule="auto"/>
      </w:pPr>
    </w:p>
    <w:p w14:paraId="1A2716D4" w14:textId="1DC8FCDD" w:rsidR="00063616" w:rsidRDefault="00063616">
      <w:pPr>
        <w:spacing w:before="0" w:after="0" w:line="240" w:lineRule="auto"/>
      </w:pPr>
      <w:r>
        <w:br w:type="page"/>
      </w:r>
    </w:p>
    <w:p w14:paraId="1EFDF790" w14:textId="4C64EAE7" w:rsidR="00964F86" w:rsidRDefault="00E56771">
      <w:pPr>
        <w:pStyle w:val="TOC1"/>
        <w:tabs>
          <w:tab w:val="right" w:leader="dot" w:pos="10194"/>
        </w:tabs>
        <w:rPr>
          <w:ins w:id="11" w:author="Adrian Gould" w:date="2023-08-28T17:53:00Z"/>
          <w:rFonts w:eastAsiaTheme="minorEastAsia" w:cstheme="minorBidi"/>
          <w:b w:val="0"/>
          <w:bCs w:val="0"/>
          <w:caps w:val="0"/>
          <w:noProof/>
          <w:kern w:val="2"/>
          <w:sz w:val="24"/>
          <w:szCs w:val="24"/>
          <w:lang w:eastAsia="en-GB"/>
          <w14:ligatures w14:val="standardContextual"/>
        </w:rPr>
      </w:pPr>
      <w:r>
        <w:lastRenderedPageBreak/>
        <w:fldChar w:fldCharType="begin"/>
      </w:r>
      <w:r>
        <w:instrText xml:space="preserve"> TOC \o "1-2" \h \z \u </w:instrText>
      </w:r>
      <w:r>
        <w:fldChar w:fldCharType="separate"/>
      </w:r>
      <w:ins w:id="12" w:author="Adrian Gould" w:date="2023-08-28T17:53:00Z">
        <w:r w:rsidR="00964F86" w:rsidRPr="00A76BFA">
          <w:rPr>
            <w:rStyle w:val="Hyperlink"/>
            <w:noProof/>
          </w:rPr>
          <w:fldChar w:fldCharType="begin"/>
        </w:r>
        <w:r w:rsidR="00964F86" w:rsidRPr="00A76BFA">
          <w:rPr>
            <w:rStyle w:val="Hyperlink"/>
            <w:noProof/>
          </w:rPr>
          <w:instrText xml:space="preserve"> </w:instrText>
        </w:r>
        <w:r w:rsidR="00964F86">
          <w:rPr>
            <w:noProof/>
          </w:rPr>
          <w:instrText>HYPERLINK \l "_Toc144137646"</w:instrText>
        </w:r>
        <w:r w:rsidR="00964F86" w:rsidRPr="00A76BFA">
          <w:rPr>
            <w:rStyle w:val="Hyperlink"/>
            <w:noProof/>
          </w:rPr>
          <w:instrText xml:space="preserve"> </w:instrText>
        </w:r>
        <w:r w:rsidR="00964F86" w:rsidRPr="00A76BFA">
          <w:rPr>
            <w:rStyle w:val="Hyperlink"/>
            <w:noProof/>
          </w:rPr>
        </w:r>
        <w:r w:rsidR="00964F86" w:rsidRPr="00A76BFA">
          <w:rPr>
            <w:rStyle w:val="Hyperlink"/>
            <w:noProof/>
          </w:rPr>
          <w:fldChar w:fldCharType="separate"/>
        </w:r>
        <w:r w:rsidR="00964F86" w:rsidRPr="00A76BFA">
          <w:rPr>
            <w:rStyle w:val="Hyperlink"/>
            <w:noProof/>
            <w:lang w:eastAsia="en-AU"/>
          </w:rPr>
          <w:t>Assessment Steps</w:t>
        </w:r>
        <w:r w:rsidR="00964F86">
          <w:rPr>
            <w:noProof/>
            <w:webHidden/>
          </w:rPr>
          <w:tab/>
        </w:r>
        <w:r w:rsidR="00964F86">
          <w:rPr>
            <w:noProof/>
            <w:webHidden/>
          </w:rPr>
          <w:fldChar w:fldCharType="begin"/>
        </w:r>
        <w:r w:rsidR="00964F86">
          <w:rPr>
            <w:noProof/>
            <w:webHidden/>
          </w:rPr>
          <w:instrText xml:space="preserve"> PAGEREF _Toc144137646 \h </w:instrText>
        </w:r>
      </w:ins>
      <w:r w:rsidR="00964F86">
        <w:rPr>
          <w:noProof/>
          <w:webHidden/>
        </w:rPr>
      </w:r>
      <w:r w:rsidR="00964F86">
        <w:rPr>
          <w:noProof/>
          <w:webHidden/>
        </w:rPr>
        <w:fldChar w:fldCharType="separate"/>
      </w:r>
      <w:ins w:id="13" w:author="Adrian Gould" w:date="2023-08-28T17:53:00Z">
        <w:r w:rsidR="00964F86">
          <w:rPr>
            <w:noProof/>
            <w:webHidden/>
          </w:rPr>
          <w:t>10</w:t>
        </w:r>
        <w:r w:rsidR="00964F86">
          <w:rPr>
            <w:noProof/>
            <w:webHidden/>
          </w:rPr>
          <w:fldChar w:fldCharType="end"/>
        </w:r>
        <w:r w:rsidR="00964F86" w:rsidRPr="00A76BFA">
          <w:rPr>
            <w:rStyle w:val="Hyperlink"/>
            <w:noProof/>
          </w:rPr>
          <w:fldChar w:fldCharType="end"/>
        </w:r>
      </w:ins>
    </w:p>
    <w:p w14:paraId="100F0830" w14:textId="35071928" w:rsidR="00964F86" w:rsidRDefault="00964F86" w:rsidP="00511E97">
      <w:pPr>
        <w:pStyle w:val="TOC2"/>
        <w:rPr>
          <w:ins w:id="14" w:author="Adrian Gould" w:date="2023-08-28T17:53:00Z"/>
          <w:rFonts w:eastAsiaTheme="minorEastAsia" w:cstheme="minorBidi"/>
          <w:noProof/>
          <w:kern w:val="2"/>
          <w:sz w:val="24"/>
          <w:szCs w:val="24"/>
          <w:lang w:eastAsia="en-GB"/>
          <w14:ligatures w14:val="standardContextual"/>
        </w:rPr>
      </w:pPr>
      <w:ins w:id="15" w:author="Adrian Gould" w:date="2023-08-28T17:53:00Z">
        <w:r w:rsidRPr="00A76BFA">
          <w:rPr>
            <w:rStyle w:val="Hyperlink"/>
            <w:noProof/>
          </w:rPr>
          <w:fldChar w:fldCharType="begin"/>
        </w:r>
        <w:r w:rsidRPr="00A76BFA">
          <w:rPr>
            <w:rStyle w:val="Hyperlink"/>
            <w:noProof/>
          </w:rPr>
          <w:instrText xml:space="preserve"> </w:instrText>
        </w:r>
        <w:r>
          <w:rPr>
            <w:noProof/>
          </w:rPr>
          <w:instrText>HYPERLINK \l "_Toc144137647"</w:instrText>
        </w:r>
        <w:r w:rsidRPr="00A76BFA">
          <w:rPr>
            <w:rStyle w:val="Hyperlink"/>
            <w:noProof/>
          </w:rPr>
          <w:instrText xml:space="preserve"> </w:instrText>
        </w:r>
        <w:r w:rsidRPr="00A76BFA">
          <w:rPr>
            <w:rStyle w:val="Hyperlink"/>
            <w:noProof/>
          </w:rPr>
        </w:r>
        <w:r w:rsidRPr="00A76BFA">
          <w:rPr>
            <w:rStyle w:val="Hyperlink"/>
            <w:noProof/>
          </w:rPr>
          <w:fldChar w:fldCharType="separate"/>
        </w:r>
        <w:r w:rsidRPr="00A76BFA">
          <w:rPr>
            <w:rStyle w:val="Hyperlink"/>
            <w:noProof/>
          </w:rPr>
          <w:t>Complete the Front Page</w:t>
        </w:r>
        <w:r>
          <w:rPr>
            <w:noProof/>
            <w:webHidden/>
          </w:rPr>
          <w:tab/>
        </w:r>
        <w:r>
          <w:rPr>
            <w:noProof/>
            <w:webHidden/>
          </w:rPr>
          <w:fldChar w:fldCharType="begin"/>
        </w:r>
        <w:r>
          <w:rPr>
            <w:noProof/>
            <w:webHidden/>
          </w:rPr>
          <w:instrText xml:space="preserve"> PAGEREF _Toc144137647 \h </w:instrText>
        </w:r>
      </w:ins>
      <w:r>
        <w:rPr>
          <w:noProof/>
          <w:webHidden/>
        </w:rPr>
      </w:r>
      <w:r>
        <w:rPr>
          <w:noProof/>
          <w:webHidden/>
        </w:rPr>
        <w:fldChar w:fldCharType="separate"/>
      </w:r>
      <w:ins w:id="16" w:author="Adrian Gould" w:date="2023-08-28T17:53:00Z">
        <w:r>
          <w:rPr>
            <w:noProof/>
            <w:webHidden/>
          </w:rPr>
          <w:t>10</w:t>
        </w:r>
        <w:r>
          <w:rPr>
            <w:noProof/>
            <w:webHidden/>
          </w:rPr>
          <w:fldChar w:fldCharType="end"/>
        </w:r>
        <w:r w:rsidRPr="00A76BFA">
          <w:rPr>
            <w:rStyle w:val="Hyperlink"/>
            <w:noProof/>
          </w:rPr>
          <w:fldChar w:fldCharType="end"/>
        </w:r>
      </w:ins>
    </w:p>
    <w:p w14:paraId="2BB9C7BF" w14:textId="5590FF2E" w:rsidR="00964F86" w:rsidRDefault="00964F86" w:rsidP="00511E97">
      <w:pPr>
        <w:pStyle w:val="TOC2"/>
        <w:rPr>
          <w:ins w:id="17" w:author="Adrian Gould" w:date="2023-08-28T17:53:00Z"/>
          <w:rFonts w:eastAsiaTheme="minorEastAsia" w:cstheme="minorBidi"/>
          <w:noProof/>
          <w:kern w:val="2"/>
          <w:sz w:val="24"/>
          <w:szCs w:val="24"/>
          <w:lang w:eastAsia="en-GB"/>
          <w14:ligatures w14:val="standardContextual"/>
        </w:rPr>
      </w:pPr>
      <w:ins w:id="18" w:author="Adrian Gould" w:date="2023-08-28T17:53:00Z">
        <w:r w:rsidRPr="00A76BFA">
          <w:rPr>
            <w:rStyle w:val="Hyperlink"/>
            <w:noProof/>
          </w:rPr>
          <w:fldChar w:fldCharType="begin"/>
        </w:r>
        <w:r w:rsidRPr="00A76BFA">
          <w:rPr>
            <w:rStyle w:val="Hyperlink"/>
            <w:noProof/>
          </w:rPr>
          <w:instrText xml:space="preserve"> </w:instrText>
        </w:r>
        <w:r>
          <w:rPr>
            <w:noProof/>
          </w:rPr>
          <w:instrText>HYPERLINK \l "_Toc144137648"</w:instrText>
        </w:r>
        <w:r w:rsidRPr="00A76BFA">
          <w:rPr>
            <w:rStyle w:val="Hyperlink"/>
            <w:noProof/>
          </w:rPr>
          <w:instrText xml:space="preserve"> </w:instrText>
        </w:r>
        <w:r w:rsidRPr="00A76BFA">
          <w:rPr>
            <w:rStyle w:val="Hyperlink"/>
            <w:noProof/>
          </w:rPr>
        </w:r>
        <w:r w:rsidRPr="00A76BFA">
          <w:rPr>
            <w:rStyle w:val="Hyperlink"/>
            <w:noProof/>
          </w:rPr>
          <w:fldChar w:fldCharType="separate"/>
        </w:r>
        <w:r w:rsidRPr="00A76BFA">
          <w:rPr>
            <w:rStyle w:val="Hyperlink"/>
            <w:noProof/>
          </w:rPr>
          <w:t>Setting Up for Phase 3</w:t>
        </w:r>
        <w:r>
          <w:rPr>
            <w:noProof/>
            <w:webHidden/>
          </w:rPr>
          <w:tab/>
        </w:r>
        <w:r>
          <w:rPr>
            <w:noProof/>
            <w:webHidden/>
          </w:rPr>
          <w:fldChar w:fldCharType="begin"/>
        </w:r>
        <w:r>
          <w:rPr>
            <w:noProof/>
            <w:webHidden/>
          </w:rPr>
          <w:instrText xml:space="preserve"> PAGEREF _Toc144137648 \h </w:instrText>
        </w:r>
      </w:ins>
      <w:r>
        <w:rPr>
          <w:noProof/>
          <w:webHidden/>
        </w:rPr>
      </w:r>
      <w:r>
        <w:rPr>
          <w:noProof/>
          <w:webHidden/>
        </w:rPr>
        <w:fldChar w:fldCharType="separate"/>
      </w:r>
      <w:ins w:id="19" w:author="Adrian Gould" w:date="2023-08-28T17:53:00Z">
        <w:r>
          <w:rPr>
            <w:noProof/>
            <w:webHidden/>
          </w:rPr>
          <w:t>11</w:t>
        </w:r>
        <w:r>
          <w:rPr>
            <w:noProof/>
            <w:webHidden/>
          </w:rPr>
          <w:fldChar w:fldCharType="end"/>
        </w:r>
        <w:r w:rsidRPr="00A76BFA">
          <w:rPr>
            <w:rStyle w:val="Hyperlink"/>
            <w:noProof/>
          </w:rPr>
          <w:fldChar w:fldCharType="end"/>
        </w:r>
      </w:ins>
    </w:p>
    <w:p w14:paraId="1130A79B" w14:textId="45B29723" w:rsidR="00964F86" w:rsidRDefault="00964F86" w:rsidP="00511E97">
      <w:pPr>
        <w:pStyle w:val="TOC2"/>
        <w:rPr>
          <w:ins w:id="20" w:author="Adrian Gould" w:date="2023-08-28T17:53:00Z"/>
          <w:rFonts w:eastAsiaTheme="minorEastAsia" w:cstheme="minorBidi"/>
          <w:noProof/>
          <w:kern w:val="2"/>
          <w:sz w:val="24"/>
          <w:szCs w:val="24"/>
          <w:lang w:eastAsia="en-GB"/>
          <w14:ligatures w14:val="standardContextual"/>
        </w:rPr>
      </w:pPr>
      <w:ins w:id="21" w:author="Adrian Gould" w:date="2023-08-28T17:53:00Z">
        <w:r w:rsidRPr="00A76BFA">
          <w:rPr>
            <w:rStyle w:val="Hyperlink"/>
            <w:noProof/>
          </w:rPr>
          <w:fldChar w:fldCharType="begin"/>
        </w:r>
        <w:r w:rsidRPr="00A76BFA">
          <w:rPr>
            <w:rStyle w:val="Hyperlink"/>
            <w:noProof/>
          </w:rPr>
          <w:instrText xml:space="preserve"> </w:instrText>
        </w:r>
        <w:r>
          <w:rPr>
            <w:noProof/>
          </w:rPr>
          <w:instrText>HYPERLINK \l "_Toc144137649"</w:instrText>
        </w:r>
        <w:r w:rsidRPr="00A76BFA">
          <w:rPr>
            <w:rStyle w:val="Hyperlink"/>
            <w:noProof/>
          </w:rPr>
          <w:instrText xml:space="preserve"> </w:instrText>
        </w:r>
        <w:r w:rsidRPr="00A76BFA">
          <w:rPr>
            <w:rStyle w:val="Hyperlink"/>
            <w:noProof/>
          </w:rPr>
        </w:r>
        <w:r w:rsidRPr="00A76BFA">
          <w:rPr>
            <w:rStyle w:val="Hyperlink"/>
            <w:noProof/>
          </w:rPr>
          <w:fldChar w:fldCharType="separate"/>
        </w:r>
        <w:r w:rsidRPr="00A76BFA">
          <w:rPr>
            <w:rStyle w:val="Hyperlink"/>
            <w:noProof/>
          </w:rPr>
          <w:t>Determine your Site Colour Scheme</w:t>
        </w:r>
        <w:r>
          <w:rPr>
            <w:noProof/>
            <w:webHidden/>
          </w:rPr>
          <w:tab/>
        </w:r>
        <w:r>
          <w:rPr>
            <w:noProof/>
            <w:webHidden/>
          </w:rPr>
          <w:fldChar w:fldCharType="begin"/>
        </w:r>
        <w:r>
          <w:rPr>
            <w:noProof/>
            <w:webHidden/>
          </w:rPr>
          <w:instrText xml:space="preserve"> PAGEREF _Toc144137649 \h </w:instrText>
        </w:r>
      </w:ins>
      <w:r>
        <w:rPr>
          <w:noProof/>
          <w:webHidden/>
        </w:rPr>
      </w:r>
      <w:r>
        <w:rPr>
          <w:noProof/>
          <w:webHidden/>
        </w:rPr>
        <w:fldChar w:fldCharType="separate"/>
      </w:r>
      <w:ins w:id="22" w:author="Adrian Gould" w:date="2023-08-28T17:53:00Z">
        <w:r>
          <w:rPr>
            <w:noProof/>
            <w:webHidden/>
          </w:rPr>
          <w:t>12</w:t>
        </w:r>
        <w:r>
          <w:rPr>
            <w:noProof/>
            <w:webHidden/>
          </w:rPr>
          <w:fldChar w:fldCharType="end"/>
        </w:r>
        <w:r w:rsidRPr="00A76BFA">
          <w:rPr>
            <w:rStyle w:val="Hyperlink"/>
            <w:noProof/>
          </w:rPr>
          <w:fldChar w:fldCharType="end"/>
        </w:r>
      </w:ins>
    </w:p>
    <w:p w14:paraId="129AA826" w14:textId="4774B032" w:rsidR="00964F86" w:rsidRDefault="00964F86" w:rsidP="00511E97">
      <w:pPr>
        <w:pStyle w:val="TOC2"/>
        <w:rPr>
          <w:ins w:id="23" w:author="Adrian Gould" w:date="2023-08-28T17:53:00Z"/>
          <w:rFonts w:eastAsiaTheme="minorEastAsia" w:cstheme="minorBidi"/>
          <w:noProof/>
          <w:kern w:val="2"/>
          <w:sz w:val="24"/>
          <w:szCs w:val="24"/>
          <w:lang w:eastAsia="en-GB"/>
          <w14:ligatures w14:val="standardContextual"/>
        </w:rPr>
      </w:pPr>
      <w:ins w:id="24" w:author="Adrian Gould" w:date="2023-08-28T17:53:00Z">
        <w:r w:rsidRPr="00A76BFA">
          <w:rPr>
            <w:rStyle w:val="Hyperlink"/>
            <w:noProof/>
          </w:rPr>
          <w:fldChar w:fldCharType="begin"/>
        </w:r>
        <w:r w:rsidRPr="00A76BFA">
          <w:rPr>
            <w:rStyle w:val="Hyperlink"/>
            <w:noProof/>
          </w:rPr>
          <w:instrText xml:space="preserve"> </w:instrText>
        </w:r>
        <w:r>
          <w:rPr>
            <w:noProof/>
          </w:rPr>
          <w:instrText>HYPERLINK \l "_Toc144137650"</w:instrText>
        </w:r>
        <w:r w:rsidRPr="00A76BFA">
          <w:rPr>
            <w:rStyle w:val="Hyperlink"/>
            <w:noProof/>
          </w:rPr>
          <w:instrText xml:space="preserve"> </w:instrText>
        </w:r>
        <w:r w:rsidRPr="00A76BFA">
          <w:rPr>
            <w:rStyle w:val="Hyperlink"/>
            <w:noProof/>
          </w:rPr>
        </w:r>
        <w:r w:rsidRPr="00A76BFA">
          <w:rPr>
            <w:rStyle w:val="Hyperlink"/>
            <w:noProof/>
          </w:rPr>
          <w:fldChar w:fldCharType="separate"/>
        </w:r>
        <w:r w:rsidRPr="00A76BFA">
          <w:rPr>
            <w:rStyle w:val="Hyperlink"/>
            <w:noProof/>
          </w:rPr>
          <w:t>What are your selected colours?</w:t>
        </w:r>
        <w:r>
          <w:rPr>
            <w:noProof/>
            <w:webHidden/>
          </w:rPr>
          <w:tab/>
        </w:r>
        <w:r>
          <w:rPr>
            <w:noProof/>
            <w:webHidden/>
          </w:rPr>
          <w:fldChar w:fldCharType="begin"/>
        </w:r>
        <w:r>
          <w:rPr>
            <w:noProof/>
            <w:webHidden/>
          </w:rPr>
          <w:instrText xml:space="preserve"> PAGEREF _Toc144137650 \h </w:instrText>
        </w:r>
      </w:ins>
      <w:r>
        <w:rPr>
          <w:noProof/>
          <w:webHidden/>
        </w:rPr>
      </w:r>
      <w:r>
        <w:rPr>
          <w:noProof/>
          <w:webHidden/>
        </w:rPr>
        <w:fldChar w:fldCharType="separate"/>
      </w:r>
      <w:ins w:id="25" w:author="Adrian Gould" w:date="2023-08-28T17:53:00Z">
        <w:r>
          <w:rPr>
            <w:noProof/>
            <w:webHidden/>
          </w:rPr>
          <w:t>13</w:t>
        </w:r>
        <w:r>
          <w:rPr>
            <w:noProof/>
            <w:webHidden/>
          </w:rPr>
          <w:fldChar w:fldCharType="end"/>
        </w:r>
        <w:r w:rsidRPr="00A76BFA">
          <w:rPr>
            <w:rStyle w:val="Hyperlink"/>
            <w:noProof/>
          </w:rPr>
          <w:fldChar w:fldCharType="end"/>
        </w:r>
      </w:ins>
    </w:p>
    <w:p w14:paraId="52316E2E" w14:textId="56EA92B3" w:rsidR="00964F86" w:rsidRDefault="00964F86" w:rsidP="00511E97">
      <w:pPr>
        <w:pStyle w:val="TOC2"/>
        <w:rPr>
          <w:ins w:id="26" w:author="Adrian Gould" w:date="2023-08-28T17:53:00Z"/>
          <w:rFonts w:eastAsiaTheme="minorEastAsia" w:cstheme="minorBidi"/>
          <w:noProof/>
          <w:kern w:val="2"/>
          <w:sz w:val="24"/>
          <w:szCs w:val="24"/>
          <w:lang w:eastAsia="en-GB"/>
          <w14:ligatures w14:val="standardContextual"/>
        </w:rPr>
      </w:pPr>
      <w:ins w:id="27" w:author="Adrian Gould" w:date="2023-08-28T17:53:00Z">
        <w:r w:rsidRPr="00A76BFA">
          <w:rPr>
            <w:rStyle w:val="Hyperlink"/>
            <w:noProof/>
          </w:rPr>
          <w:fldChar w:fldCharType="begin"/>
        </w:r>
        <w:r w:rsidRPr="00A76BFA">
          <w:rPr>
            <w:rStyle w:val="Hyperlink"/>
            <w:noProof/>
          </w:rPr>
          <w:instrText xml:space="preserve"> </w:instrText>
        </w:r>
        <w:r>
          <w:rPr>
            <w:noProof/>
          </w:rPr>
          <w:instrText>HYPERLINK \l "_Toc144137651"</w:instrText>
        </w:r>
        <w:r w:rsidRPr="00A76BFA">
          <w:rPr>
            <w:rStyle w:val="Hyperlink"/>
            <w:noProof/>
          </w:rPr>
          <w:instrText xml:space="preserve"> </w:instrText>
        </w:r>
        <w:r w:rsidRPr="00A76BFA">
          <w:rPr>
            <w:rStyle w:val="Hyperlink"/>
            <w:noProof/>
          </w:rPr>
        </w:r>
        <w:r w:rsidRPr="00A76BFA">
          <w:rPr>
            <w:rStyle w:val="Hyperlink"/>
            <w:noProof/>
          </w:rPr>
          <w:fldChar w:fldCharType="separate"/>
        </w:r>
        <w:r w:rsidRPr="00A76BFA">
          <w:rPr>
            <w:rStyle w:val="Hyperlink"/>
            <w:noProof/>
          </w:rPr>
          <w:t>Locate and Select Appropriate Images</w:t>
        </w:r>
        <w:r>
          <w:rPr>
            <w:noProof/>
            <w:webHidden/>
          </w:rPr>
          <w:tab/>
        </w:r>
        <w:r>
          <w:rPr>
            <w:noProof/>
            <w:webHidden/>
          </w:rPr>
          <w:fldChar w:fldCharType="begin"/>
        </w:r>
        <w:r>
          <w:rPr>
            <w:noProof/>
            <w:webHidden/>
          </w:rPr>
          <w:instrText xml:space="preserve"> PAGEREF _Toc144137651 \h </w:instrText>
        </w:r>
      </w:ins>
      <w:r>
        <w:rPr>
          <w:noProof/>
          <w:webHidden/>
        </w:rPr>
      </w:r>
      <w:r>
        <w:rPr>
          <w:noProof/>
          <w:webHidden/>
        </w:rPr>
        <w:fldChar w:fldCharType="separate"/>
      </w:r>
      <w:ins w:id="28" w:author="Adrian Gould" w:date="2023-08-28T17:53:00Z">
        <w:r>
          <w:rPr>
            <w:noProof/>
            <w:webHidden/>
          </w:rPr>
          <w:t>14</w:t>
        </w:r>
        <w:r>
          <w:rPr>
            <w:noProof/>
            <w:webHidden/>
          </w:rPr>
          <w:fldChar w:fldCharType="end"/>
        </w:r>
        <w:r w:rsidRPr="00A76BFA">
          <w:rPr>
            <w:rStyle w:val="Hyperlink"/>
            <w:noProof/>
          </w:rPr>
          <w:fldChar w:fldCharType="end"/>
        </w:r>
      </w:ins>
    </w:p>
    <w:p w14:paraId="4D5CB347" w14:textId="00FC3A60" w:rsidR="00964F86" w:rsidRDefault="00964F86" w:rsidP="00511E97">
      <w:pPr>
        <w:pStyle w:val="TOC2"/>
        <w:rPr>
          <w:ins w:id="29" w:author="Adrian Gould" w:date="2023-08-28T17:53:00Z"/>
          <w:rFonts w:eastAsiaTheme="minorEastAsia" w:cstheme="minorBidi"/>
          <w:noProof/>
          <w:kern w:val="2"/>
          <w:sz w:val="24"/>
          <w:szCs w:val="24"/>
          <w:lang w:eastAsia="en-GB"/>
          <w14:ligatures w14:val="standardContextual"/>
        </w:rPr>
      </w:pPr>
      <w:ins w:id="30" w:author="Adrian Gould" w:date="2023-08-28T17:53:00Z">
        <w:r w:rsidRPr="00A76BFA">
          <w:rPr>
            <w:rStyle w:val="Hyperlink"/>
            <w:noProof/>
          </w:rPr>
          <w:fldChar w:fldCharType="begin"/>
        </w:r>
        <w:r w:rsidRPr="00A76BFA">
          <w:rPr>
            <w:rStyle w:val="Hyperlink"/>
            <w:noProof/>
          </w:rPr>
          <w:instrText xml:space="preserve"> </w:instrText>
        </w:r>
        <w:r>
          <w:rPr>
            <w:noProof/>
          </w:rPr>
          <w:instrText>HYPERLINK \l "_Toc144137652"</w:instrText>
        </w:r>
        <w:r w:rsidRPr="00A76BFA">
          <w:rPr>
            <w:rStyle w:val="Hyperlink"/>
            <w:noProof/>
          </w:rPr>
          <w:instrText xml:space="preserve"> </w:instrText>
        </w:r>
        <w:r w:rsidRPr="00A76BFA">
          <w:rPr>
            <w:rStyle w:val="Hyperlink"/>
            <w:noProof/>
          </w:rPr>
        </w:r>
        <w:r w:rsidRPr="00A76BFA">
          <w:rPr>
            <w:rStyle w:val="Hyperlink"/>
            <w:noProof/>
          </w:rPr>
          <w:fldChar w:fldCharType="separate"/>
        </w:r>
        <w:r w:rsidRPr="00A76BFA">
          <w:rPr>
            <w:rStyle w:val="Hyperlink"/>
            <w:noProof/>
          </w:rPr>
          <w:t>Image Sources</w:t>
        </w:r>
        <w:r>
          <w:rPr>
            <w:noProof/>
            <w:webHidden/>
          </w:rPr>
          <w:tab/>
        </w:r>
        <w:r>
          <w:rPr>
            <w:noProof/>
            <w:webHidden/>
          </w:rPr>
          <w:fldChar w:fldCharType="begin"/>
        </w:r>
        <w:r>
          <w:rPr>
            <w:noProof/>
            <w:webHidden/>
          </w:rPr>
          <w:instrText xml:space="preserve"> PAGEREF _Toc144137652 \h </w:instrText>
        </w:r>
      </w:ins>
      <w:r>
        <w:rPr>
          <w:noProof/>
          <w:webHidden/>
        </w:rPr>
      </w:r>
      <w:r>
        <w:rPr>
          <w:noProof/>
          <w:webHidden/>
        </w:rPr>
        <w:fldChar w:fldCharType="separate"/>
      </w:r>
      <w:ins w:id="31" w:author="Adrian Gould" w:date="2023-08-28T17:53:00Z">
        <w:r>
          <w:rPr>
            <w:noProof/>
            <w:webHidden/>
          </w:rPr>
          <w:t>15</w:t>
        </w:r>
        <w:r>
          <w:rPr>
            <w:noProof/>
            <w:webHidden/>
          </w:rPr>
          <w:fldChar w:fldCharType="end"/>
        </w:r>
        <w:r w:rsidRPr="00A76BFA">
          <w:rPr>
            <w:rStyle w:val="Hyperlink"/>
            <w:noProof/>
          </w:rPr>
          <w:fldChar w:fldCharType="end"/>
        </w:r>
      </w:ins>
    </w:p>
    <w:p w14:paraId="78567917" w14:textId="46191BFA" w:rsidR="00964F86" w:rsidRDefault="00964F86" w:rsidP="00511E97">
      <w:pPr>
        <w:pStyle w:val="TOC2"/>
        <w:rPr>
          <w:ins w:id="32" w:author="Adrian Gould" w:date="2023-08-28T17:53:00Z"/>
          <w:rFonts w:eastAsiaTheme="minorEastAsia" w:cstheme="minorBidi"/>
          <w:noProof/>
          <w:kern w:val="2"/>
          <w:sz w:val="24"/>
          <w:szCs w:val="24"/>
          <w:lang w:eastAsia="en-GB"/>
          <w14:ligatures w14:val="standardContextual"/>
        </w:rPr>
      </w:pPr>
      <w:ins w:id="33" w:author="Adrian Gould" w:date="2023-08-28T17:53:00Z">
        <w:r w:rsidRPr="00A76BFA">
          <w:rPr>
            <w:rStyle w:val="Hyperlink"/>
            <w:noProof/>
          </w:rPr>
          <w:fldChar w:fldCharType="begin"/>
        </w:r>
        <w:r w:rsidRPr="00A76BFA">
          <w:rPr>
            <w:rStyle w:val="Hyperlink"/>
            <w:noProof/>
          </w:rPr>
          <w:instrText xml:space="preserve"> </w:instrText>
        </w:r>
        <w:r>
          <w:rPr>
            <w:noProof/>
          </w:rPr>
          <w:instrText>HYPERLINK \l "_Toc144137653"</w:instrText>
        </w:r>
        <w:r w:rsidRPr="00A76BFA">
          <w:rPr>
            <w:rStyle w:val="Hyperlink"/>
            <w:noProof/>
          </w:rPr>
          <w:instrText xml:space="preserve"> </w:instrText>
        </w:r>
        <w:r w:rsidRPr="00A76BFA">
          <w:rPr>
            <w:rStyle w:val="Hyperlink"/>
            <w:noProof/>
          </w:rPr>
        </w:r>
        <w:r w:rsidRPr="00A76BFA">
          <w:rPr>
            <w:rStyle w:val="Hyperlink"/>
            <w:noProof/>
          </w:rPr>
          <w:fldChar w:fldCharType="separate"/>
        </w:r>
        <w:r w:rsidRPr="00A76BFA">
          <w:rPr>
            <w:rStyle w:val="Hyperlink"/>
            <w:noProof/>
          </w:rPr>
          <w:t>Implement Content for Images and Additional Text</w:t>
        </w:r>
        <w:r>
          <w:rPr>
            <w:noProof/>
            <w:webHidden/>
          </w:rPr>
          <w:tab/>
        </w:r>
        <w:r>
          <w:rPr>
            <w:noProof/>
            <w:webHidden/>
          </w:rPr>
          <w:fldChar w:fldCharType="begin"/>
        </w:r>
        <w:r>
          <w:rPr>
            <w:noProof/>
            <w:webHidden/>
          </w:rPr>
          <w:instrText xml:space="preserve"> PAGEREF _Toc144137653 \h </w:instrText>
        </w:r>
      </w:ins>
      <w:r>
        <w:rPr>
          <w:noProof/>
          <w:webHidden/>
        </w:rPr>
      </w:r>
      <w:r>
        <w:rPr>
          <w:noProof/>
          <w:webHidden/>
        </w:rPr>
        <w:fldChar w:fldCharType="separate"/>
      </w:r>
      <w:ins w:id="34" w:author="Adrian Gould" w:date="2023-08-28T17:53:00Z">
        <w:r>
          <w:rPr>
            <w:noProof/>
            <w:webHidden/>
          </w:rPr>
          <w:t>16</w:t>
        </w:r>
        <w:r>
          <w:rPr>
            <w:noProof/>
            <w:webHidden/>
          </w:rPr>
          <w:fldChar w:fldCharType="end"/>
        </w:r>
        <w:r w:rsidRPr="00A76BFA">
          <w:rPr>
            <w:rStyle w:val="Hyperlink"/>
            <w:noProof/>
          </w:rPr>
          <w:fldChar w:fldCharType="end"/>
        </w:r>
      </w:ins>
    </w:p>
    <w:p w14:paraId="28706071" w14:textId="15881525" w:rsidR="00964F86" w:rsidRDefault="00964F86" w:rsidP="00511E97">
      <w:pPr>
        <w:pStyle w:val="TOC2"/>
        <w:rPr>
          <w:ins w:id="35" w:author="Adrian Gould" w:date="2023-08-28T17:53:00Z"/>
          <w:rFonts w:eastAsiaTheme="minorEastAsia" w:cstheme="minorBidi"/>
          <w:noProof/>
          <w:kern w:val="2"/>
          <w:sz w:val="24"/>
          <w:szCs w:val="24"/>
          <w:lang w:eastAsia="en-GB"/>
          <w14:ligatures w14:val="standardContextual"/>
        </w:rPr>
      </w:pPr>
      <w:ins w:id="36" w:author="Adrian Gould" w:date="2023-08-28T17:53:00Z">
        <w:r w:rsidRPr="00A76BFA">
          <w:rPr>
            <w:rStyle w:val="Hyperlink"/>
            <w:noProof/>
          </w:rPr>
          <w:fldChar w:fldCharType="begin"/>
        </w:r>
        <w:r w:rsidRPr="00A76BFA">
          <w:rPr>
            <w:rStyle w:val="Hyperlink"/>
            <w:noProof/>
          </w:rPr>
          <w:instrText xml:space="preserve"> </w:instrText>
        </w:r>
        <w:r>
          <w:rPr>
            <w:noProof/>
          </w:rPr>
          <w:instrText>HYPERLINK \l "_Toc144137654"</w:instrText>
        </w:r>
        <w:r w:rsidRPr="00A76BFA">
          <w:rPr>
            <w:rStyle w:val="Hyperlink"/>
            <w:noProof/>
          </w:rPr>
          <w:instrText xml:space="preserve"> </w:instrText>
        </w:r>
        <w:r w:rsidRPr="00A76BFA">
          <w:rPr>
            <w:rStyle w:val="Hyperlink"/>
            <w:noProof/>
          </w:rPr>
        </w:r>
        <w:r w:rsidRPr="00A76BFA">
          <w:rPr>
            <w:rStyle w:val="Hyperlink"/>
            <w:noProof/>
          </w:rPr>
          <w:fldChar w:fldCharType="separate"/>
        </w:r>
        <w:r w:rsidRPr="00A76BFA">
          <w:rPr>
            <w:rStyle w:val="Hyperlink"/>
            <w:noProof/>
          </w:rPr>
          <w:t>Validating the HTML</w:t>
        </w:r>
        <w:r>
          <w:rPr>
            <w:noProof/>
            <w:webHidden/>
          </w:rPr>
          <w:tab/>
        </w:r>
        <w:r>
          <w:rPr>
            <w:noProof/>
            <w:webHidden/>
          </w:rPr>
          <w:fldChar w:fldCharType="begin"/>
        </w:r>
        <w:r>
          <w:rPr>
            <w:noProof/>
            <w:webHidden/>
          </w:rPr>
          <w:instrText xml:space="preserve"> PAGEREF _Toc144137654 \h </w:instrText>
        </w:r>
      </w:ins>
      <w:r>
        <w:rPr>
          <w:noProof/>
          <w:webHidden/>
        </w:rPr>
      </w:r>
      <w:r>
        <w:rPr>
          <w:noProof/>
          <w:webHidden/>
        </w:rPr>
        <w:fldChar w:fldCharType="separate"/>
      </w:r>
      <w:ins w:id="37" w:author="Adrian Gould" w:date="2023-08-28T17:53:00Z">
        <w:r>
          <w:rPr>
            <w:noProof/>
            <w:webHidden/>
          </w:rPr>
          <w:t>16</w:t>
        </w:r>
        <w:r>
          <w:rPr>
            <w:noProof/>
            <w:webHidden/>
          </w:rPr>
          <w:fldChar w:fldCharType="end"/>
        </w:r>
        <w:r w:rsidRPr="00A76BFA">
          <w:rPr>
            <w:rStyle w:val="Hyperlink"/>
            <w:noProof/>
          </w:rPr>
          <w:fldChar w:fldCharType="end"/>
        </w:r>
      </w:ins>
    </w:p>
    <w:p w14:paraId="7A3096E7" w14:textId="130F0C3C" w:rsidR="00964F86" w:rsidRDefault="00964F86" w:rsidP="00511E97">
      <w:pPr>
        <w:pStyle w:val="TOC2"/>
        <w:rPr>
          <w:ins w:id="38" w:author="Adrian Gould" w:date="2023-08-28T17:53:00Z"/>
          <w:rFonts w:eastAsiaTheme="minorEastAsia" w:cstheme="minorBidi"/>
          <w:noProof/>
          <w:kern w:val="2"/>
          <w:sz w:val="24"/>
          <w:szCs w:val="24"/>
          <w:lang w:eastAsia="en-GB"/>
          <w14:ligatures w14:val="standardContextual"/>
        </w:rPr>
      </w:pPr>
      <w:ins w:id="39" w:author="Adrian Gould" w:date="2023-08-28T17:53:00Z">
        <w:r w:rsidRPr="00A76BFA">
          <w:rPr>
            <w:rStyle w:val="Hyperlink"/>
            <w:noProof/>
          </w:rPr>
          <w:fldChar w:fldCharType="begin"/>
        </w:r>
        <w:r w:rsidRPr="00A76BFA">
          <w:rPr>
            <w:rStyle w:val="Hyperlink"/>
            <w:noProof/>
          </w:rPr>
          <w:instrText xml:space="preserve"> </w:instrText>
        </w:r>
        <w:r>
          <w:rPr>
            <w:noProof/>
          </w:rPr>
          <w:instrText>HYPERLINK \l "_Toc144137655"</w:instrText>
        </w:r>
        <w:r w:rsidRPr="00A76BFA">
          <w:rPr>
            <w:rStyle w:val="Hyperlink"/>
            <w:noProof/>
          </w:rPr>
          <w:instrText xml:space="preserve"> </w:instrText>
        </w:r>
        <w:r w:rsidRPr="00A76BFA">
          <w:rPr>
            <w:rStyle w:val="Hyperlink"/>
            <w:noProof/>
          </w:rPr>
        </w:r>
        <w:r w:rsidRPr="00A76BFA">
          <w:rPr>
            <w:rStyle w:val="Hyperlink"/>
            <w:noProof/>
          </w:rPr>
          <w:fldChar w:fldCharType="separate"/>
        </w:r>
        <w:r w:rsidRPr="00A76BFA">
          <w:rPr>
            <w:rStyle w:val="Hyperlink"/>
            <w:noProof/>
          </w:rPr>
          <w:t>Testing the page</w:t>
        </w:r>
        <w:r>
          <w:rPr>
            <w:noProof/>
            <w:webHidden/>
          </w:rPr>
          <w:tab/>
        </w:r>
        <w:r>
          <w:rPr>
            <w:noProof/>
            <w:webHidden/>
          </w:rPr>
          <w:fldChar w:fldCharType="begin"/>
        </w:r>
        <w:r>
          <w:rPr>
            <w:noProof/>
            <w:webHidden/>
          </w:rPr>
          <w:instrText xml:space="preserve"> PAGEREF _Toc144137655 \h </w:instrText>
        </w:r>
      </w:ins>
      <w:r>
        <w:rPr>
          <w:noProof/>
          <w:webHidden/>
        </w:rPr>
      </w:r>
      <w:r>
        <w:rPr>
          <w:noProof/>
          <w:webHidden/>
        </w:rPr>
        <w:fldChar w:fldCharType="separate"/>
      </w:r>
      <w:ins w:id="40" w:author="Adrian Gould" w:date="2023-08-28T17:53:00Z">
        <w:r>
          <w:rPr>
            <w:noProof/>
            <w:webHidden/>
          </w:rPr>
          <w:t>17</w:t>
        </w:r>
        <w:r>
          <w:rPr>
            <w:noProof/>
            <w:webHidden/>
          </w:rPr>
          <w:fldChar w:fldCharType="end"/>
        </w:r>
        <w:r w:rsidRPr="00A76BFA">
          <w:rPr>
            <w:rStyle w:val="Hyperlink"/>
            <w:noProof/>
          </w:rPr>
          <w:fldChar w:fldCharType="end"/>
        </w:r>
      </w:ins>
    </w:p>
    <w:p w14:paraId="351A238A" w14:textId="2F477E06" w:rsidR="00964F86" w:rsidRDefault="00964F86" w:rsidP="00511E97">
      <w:pPr>
        <w:pStyle w:val="TOC2"/>
        <w:rPr>
          <w:ins w:id="41" w:author="Adrian Gould" w:date="2023-08-28T17:53:00Z"/>
          <w:rFonts w:eastAsiaTheme="minorEastAsia" w:cstheme="minorBidi"/>
          <w:noProof/>
          <w:kern w:val="2"/>
          <w:sz w:val="24"/>
          <w:szCs w:val="24"/>
          <w:lang w:eastAsia="en-GB"/>
          <w14:ligatures w14:val="standardContextual"/>
        </w:rPr>
      </w:pPr>
      <w:ins w:id="42" w:author="Adrian Gould" w:date="2023-08-28T17:53:00Z">
        <w:r w:rsidRPr="00A76BFA">
          <w:rPr>
            <w:rStyle w:val="Hyperlink"/>
            <w:noProof/>
          </w:rPr>
          <w:fldChar w:fldCharType="begin"/>
        </w:r>
        <w:r w:rsidRPr="00A76BFA">
          <w:rPr>
            <w:rStyle w:val="Hyperlink"/>
            <w:noProof/>
          </w:rPr>
          <w:instrText xml:space="preserve"> </w:instrText>
        </w:r>
        <w:r>
          <w:rPr>
            <w:noProof/>
          </w:rPr>
          <w:instrText>HYPERLINK \l "_Toc144137656"</w:instrText>
        </w:r>
        <w:r w:rsidRPr="00A76BFA">
          <w:rPr>
            <w:rStyle w:val="Hyperlink"/>
            <w:noProof/>
          </w:rPr>
          <w:instrText xml:space="preserve"> </w:instrText>
        </w:r>
        <w:r w:rsidRPr="00A76BFA">
          <w:rPr>
            <w:rStyle w:val="Hyperlink"/>
            <w:noProof/>
          </w:rPr>
        </w:r>
        <w:r w:rsidRPr="00A76BFA">
          <w:rPr>
            <w:rStyle w:val="Hyperlink"/>
            <w:noProof/>
          </w:rPr>
          <w:fldChar w:fldCharType="separate"/>
        </w:r>
        <w:r w:rsidRPr="00A76BFA">
          <w:rPr>
            <w:rStyle w:val="Hyperlink"/>
            <w:noProof/>
          </w:rPr>
          <w:t>Demonstrate to Assessor</w:t>
        </w:r>
        <w:r>
          <w:rPr>
            <w:noProof/>
            <w:webHidden/>
          </w:rPr>
          <w:tab/>
        </w:r>
        <w:r>
          <w:rPr>
            <w:noProof/>
            <w:webHidden/>
          </w:rPr>
          <w:fldChar w:fldCharType="begin"/>
        </w:r>
        <w:r>
          <w:rPr>
            <w:noProof/>
            <w:webHidden/>
          </w:rPr>
          <w:instrText xml:space="preserve"> PAGEREF _Toc144137656 \h </w:instrText>
        </w:r>
      </w:ins>
      <w:r>
        <w:rPr>
          <w:noProof/>
          <w:webHidden/>
        </w:rPr>
      </w:r>
      <w:r>
        <w:rPr>
          <w:noProof/>
          <w:webHidden/>
        </w:rPr>
        <w:fldChar w:fldCharType="separate"/>
      </w:r>
      <w:ins w:id="43" w:author="Adrian Gould" w:date="2023-08-28T17:53:00Z">
        <w:r>
          <w:rPr>
            <w:noProof/>
            <w:webHidden/>
          </w:rPr>
          <w:t>18</w:t>
        </w:r>
        <w:r>
          <w:rPr>
            <w:noProof/>
            <w:webHidden/>
          </w:rPr>
          <w:fldChar w:fldCharType="end"/>
        </w:r>
        <w:r w:rsidRPr="00A76BFA">
          <w:rPr>
            <w:rStyle w:val="Hyperlink"/>
            <w:noProof/>
          </w:rPr>
          <w:fldChar w:fldCharType="end"/>
        </w:r>
      </w:ins>
    </w:p>
    <w:p w14:paraId="46D23648" w14:textId="5A3B6E98" w:rsidR="00964F86" w:rsidRDefault="00964F86" w:rsidP="00511E97">
      <w:pPr>
        <w:pStyle w:val="TOC2"/>
        <w:rPr>
          <w:ins w:id="44" w:author="Adrian Gould" w:date="2023-08-28T17:53:00Z"/>
          <w:rFonts w:eastAsiaTheme="minorEastAsia" w:cstheme="minorBidi"/>
          <w:noProof/>
          <w:kern w:val="2"/>
          <w:sz w:val="24"/>
          <w:szCs w:val="24"/>
          <w:lang w:eastAsia="en-GB"/>
          <w14:ligatures w14:val="standardContextual"/>
        </w:rPr>
      </w:pPr>
      <w:ins w:id="45" w:author="Adrian Gould" w:date="2023-08-28T17:53:00Z">
        <w:r w:rsidRPr="00A76BFA">
          <w:rPr>
            <w:rStyle w:val="Hyperlink"/>
            <w:noProof/>
          </w:rPr>
          <w:fldChar w:fldCharType="begin"/>
        </w:r>
        <w:r w:rsidRPr="00A76BFA">
          <w:rPr>
            <w:rStyle w:val="Hyperlink"/>
            <w:noProof/>
          </w:rPr>
          <w:instrText xml:space="preserve"> </w:instrText>
        </w:r>
        <w:r>
          <w:rPr>
            <w:noProof/>
          </w:rPr>
          <w:instrText>HYPERLINK \l "_Toc144137657"</w:instrText>
        </w:r>
        <w:r w:rsidRPr="00A76BFA">
          <w:rPr>
            <w:rStyle w:val="Hyperlink"/>
            <w:noProof/>
          </w:rPr>
          <w:instrText xml:space="preserve"> </w:instrText>
        </w:r>
        <w:r w:rsidRPr="00A76BFA">
          <w:rPr>
            <w:rStyle w:val="Hyperlink"/>
            <w:noProof/>
          </w:rPr>
        </w:r>
        <w:r w:rsidRPr="00A76BFA">
          <w:rPr>
            <w:rStyle w:val="Hyperlink"/>
            <w:noProof/>
          </w:rPr>
          <w:fldChar w:fldCharType="separate"/>
        </w:r>
        <w:r w:rsidRPr="00A76BFA">
          <w:rPr>
            <w:rStyle w:val="Hyperlink"/>
            <w:noProof/>
          </w:rPr>
          <w:t>Submission of Portfolio Work</w:t>
        </w:r>
        <w:r>
          <w:rPr>
            <w:noProof/>
            <w:webHidden/>
          </w:rPr>
          <w:tab/>
        </w:r>
        <w:r>
          <w:rPr>
            <w:noProof/>
            <w:webHidden/>
          </w:rPr>
          <w:fldChar w:fldCharType="begin"/>
        </w:r>
        <w:r>
          <w:rPr>
            <w:noProof/>
            <w:webHidden/>
          </w:rPr>
          <w:instrText xml:space="preserve"> PAGEREF _Toc144137657 \h </w:instrText>
        </w:r>
      </w:ins>
      <w:r>
        <w:rPr>
          <w:noProof/>
          <w:webHidden/>
        </w:rPr>
      </w:r>
      <w:r>
        <w:rPr>
          <w:noProof/>
          <w:webHidden/>
        </w:rPr>
        <w:fldChar w:fldCharType="separate"/>
      </w:r>
      <w:ins w:id="46" w:author="Adrian Gould" w:date="2023-08-28T17:53:00Z">
        <w:r>
          <w:rPr>
            <w:noProof/>
            <w:webHidden/>
          </w:rPr>
          <w:t>19</w:t>
        </w:r>
        <w:r>
          <w:rPr>
            <w:noProof/>
            <w:webHidden/>
          </w:rPr>
          <w:fldChar w:fldCharType="end"/>
        </w:r>
        <w:r w:rsidRPr="00A76BFA">
          <w:rPr>
            <w:rStyle w:val="Hyperlink"/>
            <w:noProof/>
          </w:rPr>
          <w:fldChar w:fldCharType="end"/>
        </w:r>
      </w:ins>
    </w:p>
    <w:p w14:paraId="09793722" w14:textId="69E3D7AD" w:rsidR="00964F86" w:rsidRDefault="00964F86">
      <w:pPr>
        <w:pStyle w:val="TOC1"/>
        <w:tabs>
          <w:tab w:val="right" w:leader="dot" w:pos="10194"/>
        </w:tabs>
        <w:rPr>
          <w:ins w:id="47" w:author="Adrian Gould" w:date="2023-08-28T17:53:00Z"/>
          <w:rFonts w:eastAsiaTheme="minorEastAsia" w:cstheme="minorBidi"/>
          <w:b w:val="0"/>
          <w:bCs w:val="0"/>
          <w:caps w:val="0"/>
          <w:noProof/>
          <w:kern w:val="2"/>
          <w:sz w:val="24"/>
          <w:szCs w:val="24"/>
          <w:lang w:eastAsia="en-GB"/>
          <w14:ligatures w14:val="standardContextual"/>
        </w:rPr>
      </w:pPr>
      <w:ins w:id="48" w:author="Adrian Gould" w:date="2023-08-28T17:53:00Z">
        <w:r w:rsidRPr="00A76BFA">
          <w:rPr>
            <w:rStyle w:val="Hyperlink"/>
            <w:noProof/>
          </w:rPr>
          <w:fldChar w:fldCharType="begin"/>
        </w:r>
        <w:r w:rsidRPr="00A76BFA">
          <w:rPr>
            <w:rStyle w:val="Hyperlink"/>
            <w:noProof/>
          </w:rPr>
          <w:instrText xml:space="preserve"> </w:instrText>
        </w:r>
        <w:r>
          <w:rPr>
            <w:noProof/>
          </w:rPr>
          <w:instrText>HYPERLINK \l "_Toc144137658"</w:instrText>
        </w:r>
        <w:r w:rsidRPr="00A76BFA">
          <w:rPr>
            <w:rStyle w:val="Hyperlink"/>
            <w:noProof/>
          </w:rPr>
          <w:instrText xml:space="preserve"> </w:instrText>
        </w:r>
        <w:r w:rsidRPr="00A76BFA">
          <w:rPr>
            <w:rStyle w:val="Hyperlink"/>
            <w:noProof/>
          </w:rPr>
        </w:r>
        <w:r w:rsidRPr="00A76BFA">
          <w:rPr>
            <w:rStyle w:val="Hyperlink"/>
            <w:noProof/>
          </w:rPr>
          <w:fldChar w:fldCharType="separate"/>
        </w:r>
        <w:r w:rsidRPr="00A76BFA">
          <w:rPr>
            <w:rStyle w:val="Hyperlink"/>
            <w:noProof/>
          </w:rPr>
          <w:t>Appendix A: Code Style Guidelines</w:t>
        </w:r>
        <w:r>
          <w:rPr>
            <w:noProof/>
            <w:webHidden/>
          </w:rPr>
          <w:tab/>
        </w:r>
        <w:r>
          <w:rPr>
            <w:noProof/>
            <w:webHidden/>
          </w:rPr>
          <w:fldChar w:fldCharType="begin"/>
        </w:r>
        <w:r>
          <w:rPr>
            <w:noProof/>
            <w:webHidden/>
          </w:rPr>
          <w:instrText xml:space="preserve"> PAGEREF _Toc144137658 \h </w:instrText>
        </w:r>
      </w:ins>
      <w:r>
        <w:rPr>
          <w:noProof/>
          <w:webHidden/>
        </w:rPr>
      </w:r>
      <w:r>
        <w:rPr>
          <w:noProof/>
          <w:webHidden/>
        </w:rPr>
        <w:fldChar w:fldCharType="separate"/>
      </w:r>
      <w:ins w:id="49" w:author="Adrian Gould" w:date="2023-08-28T17:53:00Z">
        <w:r>
          <w:rPr>
            <w:noProof/>
            <w:webHidden/>
          </w:rPr>
          <w:t>20</w:t>
        </w:r>
        <w:r>
          <w:rPr>
            <w:noProof/>
            <w:webHidden/>
          </w:rPr>
          <w:fldChar w:fldCharType="end"/>
        </w:r>
        <w:r w:rsidRPr="00A76BFA">
          <w:rPr>
            <w:rStyle w:val="Hyperlink"/>
            <w:noProof/>
          </w:rPr>
          <w:fldChar w:fldCharType="end"/>
        </w:r>
      </w:ins>
    </w:p>
    <w:p w14:paraId="0A44D810" w14:textId="1FDA141A" w:rsidR="00964F86" w:rsidRDefault="00964F86">
      <w:pPr>
        <w:pStyle w:val="TOC1"/>
        <w:tabs>
          <w:tab w:val="right" w:leader="dot" w:pos="10194"/>
        </w:tabs>
        <w:rPr>
          <w:ins w:id="50" w:author="Adrian Gould" w:date="2023-08-28T17:53:00Z"/>
          <w:rFonts w:eastAsiaTheme="minorEastAsia" w:cstheme="minorBidi"/>
          <w:b w:val="0"/>
          <w:bCs w:val="0"/>
          <w:caps w:val="0"/>
          <w:noProof/>
          <w:kern w:val="2"/>
          <w:sz w:val="24"/>
          <w:szCs w:val="24"/>
          <w:lang w:eastAsia="en-GB"/>
          <w14:ligatures w14:val="standardContextual"/>
        </w:rPr>
      </w:pPr>
      <w:ins w:id="51" w:author="Adrian Gould" w:date="2023-08-28T17:53:00Z">
        <w:r w:rsidRPr="00A76BFA">
          <w:rPr>
            <w:rStyle w:val="Hyperlink"/>
            <w:noProof/>
          </w:rPr>
          <w:fldChar w:fldCharType="begin"/>
        </w:r>
        <w:r w:rsidRPr="00A76BFA">
          <w:rPr>
            <w:rStyle w:val="Hyperlink"/>
            <w:noProof/>
          </w:rPr>
          <w:instrText xml:space="preserve"> </w:instrText>
        </w:r>
        <w:r>
          <w:rPr>
            <w:noProof/>
          </w:rPr>
          <w:instrText>HYPERLINK \l "_Toc144137659"</w:instrText>
        </w:r>
        <w:r w:rsidRPr="00A76BFA">
          <w:rPr>
            <w:rStyle w:val="Hyperlink"/>
            <w:noProof/>
          </w:rPr>
          <w:instrText xml:space="preserve"> </w:instrText>
        </w:r>
        <w:r w:rsidRPr="00A76BFA">
          <w:rPr>
            <w:rStyle w:val="Hyperlink"/>
            <w:noProof/>
          </w:rPr>
        </w:r>
        <w:r w:rsidRPr="00A76BFA">
          <w:rPr>
            <w:rStyle w:val="Hyperlink"/>
            <w:noProof/>
          </w:rPr>
          <w:fldChar w:fldCharType="separate"/>
        </w:r>
        <w:r w:rsidRPr="00A76BFA">
          <w:rPr>
            <w:rStyle w:val="Hyperlink"/>
            <w:noProof/>
          </w:rPr>
          <w:t>Appendix B: Naming Conventions</w:t>
        </w:r>
        <w:r>
          <w:rPr>
            <w:noProof/>
            <w:webHidden/>
          </w:rPr>
          <w:tab/>
        </w:r>
        <w:r>
          <w:rPr>
            <w:noProof/>
            <w:webHidden/>
          </w:rPr>
          <w:fldChar w:fldCharType="begin"/>
        </w:r>
        <w:r>
          <w:rPr>
            <w:noProof/>
            <w:webHidden/>
          </w:rPr>
          <w:instrText xml:space="preserve"> PAGEREF _Toc144137659 \h </w:instrText>
        </w:r>
      </w:ins>
      <w:r>
        <w:rPr>
          <w:noProof/>
          <w:webHidden/>
        </w:rPr>
      </w:r>
      <w:r>
        <w:rPr>
          <w:noProof/>
          <w:webHidden/>
        </w:rPr>
        <w:fldChar w:fldCharType="separate"/>
      </w:r>
      <w:ins w:id="52" w:author="Adrian Gould" w:date="2023-08-28T17:53:00Z">
        <w:r>
          <w:rPr>
            <w:noProof/>
            <w:webHidden/>
          </w:rPr>
          <w:t>21</w:t>
        </w:r>
        <w:r>
          <w:rPr>
            <w:noProof/>
            <w:webHidden/>
          </w:rPr>
          <w:fldChar w:fldCharType="end"/>
        </w:r>
        <w:r w:rsidRPr="00A76BFA">
          <w:rPr>
            <w:rStyle w:val="Hyperlink"/>
            <w:noProof/>
          </w:rPr>
          <w:fldChar w:fldCharType="end"/>
        </w:r>
      </w:ins>
    </w:p>
    <w:p w14:paraId="0E21A6F2" w14:textId="1753B72D" w:rsidR="00964F86" w:rsidRDefault="00964F86" w:rsidP="00511E97">
      <w:pPr>
        <w:pStyle w:val="TOC2"/>
        <w:rPr>
          <w:ins w:id="53" w:author="Adrian Gould" w:date="2023-08-28T17:53:00Z"/>
          <w:rFonts w:eastAsiaTheme="minorEastAsia" w:cstheme="minorBidi"/>
          <w:noProof/>
          <w:kern w:val="2"/>
          <w:sz w:val="24"/>
          <w:szCs w:val="24"/>
          <w:lang w:eastAsia="en-GB"/>
          <w14:ligatures w14:val="standardContextual"/>
        </w:rPr>
      </w:pPr>
      <w:ins w:id="54" w:author="Adrian Gould" w:date="2023-08-28T17:53:00Z">
        <w:r w:rsidRPr="00A76BFA">
          <w:rPr>
            <w:rStyle w:val="Hyperlink"/>
            <w:noProof/>
          </w:rPr>
          <w:fldChar w:fldCharType="begin"/>
        </w:r>
        <w:r w:rsidRPr="00A76BFA">
          <w:rPr>
            <w:rStyle w:val="Hyperlink"/>
            <w:noProof/>
          </w:rPr>
          <w:instrText xml:space="preserve"> </w:instrText>
        </w:r>
        <w:r>
          <w:rPr>
            <w:noProof/>
          </w:rPr>
          <w:instrText>HYPERLINK \l "_Toc144137660"</w:instrText>
        </w:r>
        <w:r w:rsidRPr="00A76BFA">
          <w:rPr>
            <w:rStyle w:val="Hyperlink"/>
            <w:noProof/>
          </w:rPr>
          <w:instrText xml:space="preserve"> </w:instrText>
        </w:r>
        <w:r w:rsidRPr="00A76BFA">
          <w:rPr>
            <w:rStyle w:val="Hyperlink"/>
            <w:noProof/>
          </w:rPr>
        </w:r>
        <w:r w:rsidRPr="00A76BFA">
          <w:rPr>
            <w:rStyle w:val="Hyperlink"/>
            <w:noProof/>
          </w:rPr>
          <w:fldChar w:fldCharType="separate"/>
        </w:r>
        <w:r w:rsidRPr="00A76BFA">
          <w:rPr>
            <w:rStyle w:val="Hyperlink"/>
            <w:noProof/>
          </w:rPr>
          <w:t>HTML, CSS and JS Files and folders</w:t>
        </w:r>
        <w:r>
          <w:rPr>
            <w:noProof/>
            <w:webHidden/>
          </w:rPr>
          <w:tab/>
        </w:r>
        <w:r>
          <w:rPr>
            <w:noProof/>
            <w:webHidden/>
          </w:rPr>
          <w:fldChar w:fldCharType="begin"/>
        </w:r>
        <w:r>
          <w:rPr>
            <w:noProof/>
            <w:webHidden/>
          </w:rPr>
          <w:instrText xml:space="preserve"> PAGEREF _Toc144137660 \h </w:instrText>
        </w:r>
      </w:ins>
      <w:r>
        <w:rPr>
          <w:noProof/>
          <w:webHidden/>
        </w:rPr>
      </w:r>
      <w:r>
        <w:rPr>
          <w:noProof/>
          <w:webHidden/>
        </w:rPr>
        <w:fldChar w:fldCharType="separate"/>
      </w:r>
      <w:ins w:id="55" w:author="Adrian Gould" w:date="2023-08-28T17:53:00Z">
        <w:r>
          <w:rPr>
            <w:noProof/>
            <w:webHidden/>
          </w:rPr>
          <w:t>21</w:t>
        </w:r>
        <w:r>
          <w:rPr>
            <w:noProof/>
            <w:webHidden/>
          </w:rPr>
          <w:fldChar w:fldCharType="end"/>
        </w:r>
        <w:r w:rsidRPr="00A76BFA">
          <w:rPr>
            <w:rStyle w:val="Hyperlink"/>
            <w:noProof/>
          </w:rPr>
          <w:fldChar w:fldCharType="end"/>
        </w:r>
      </w:ins>
    </w:p>
    <w:p w14:paraId="3C0E502E" w14:textId="428B8581" w:rsidR="00964F86" w:rsidRDefault="00964F86" w:rsidP="00511E97">
      <w:pPr>
        <w:pStyle w:val="TOC2"/>
        <w:rPr>
          <w:ins w:id="56" w:author="Adrian Gould" w:date="2023-08-28T17:53:00Z"/>
          <w:rFonts w:eastAsiaTheme="minorEastAsia" w:cstheme="minorBidi"/>
          <w:noProof/>
          <w:kern w:val="2"/>
          <w:sz w:val="24"/>
          <w:szCs w:val="24"/>
          <w:lang w:eastAsia="en-GB"/>
          <w14:ligatures w14:val="standardContextual"/>
        </w:rPr>
      </w:pPr>
      <w:ins w:id="57" w:author="Adrian Gould" w:date="2023-08-28T17:53:00Z">
        <w:r w:rsidRPr="00A76BFA">
          <w:rPr>
            <w:rStyle w:val="Hyperlink"/>
            <w:noProof/>
          </w:rPr>
          <w:fldChar w:fldCharType="begin"/>
        </w:r>
        <w:r w:rsidRPr="00A76BFA">
          <w:rPr>
            <w:rStyle w:val="Hyperlink"/>
            <w:noProof/>
          </w:rPr>
          <w:instrText xml:space="preserve"> </w:instrText>
        </w:r>
        <w:r>
          <w:rPr>
            <w:noProof/>
          </w:rPr>
          <w:instrText>HYPERLINK \l "_Toc144137661"</w:instrText>
        </w:r>
        <w:r w:rsidRPr="00A76BFA">
          <w:rPr>
            <w:rStyle w:val="Hyperlink"/>
            <w:noProof/>
          </w:rPr>
          <w:instrText xml:space="preserve"> </w:instrText>
        </w:r>
        <w:r w:rsidRPr="00A76BFA">
          <w:rPr>
            <w:rStyle w:val="Hyperlink"/>
            <w:noProof/>
          </w:rPr>
        </w:r>
        <w:r w:rsidRPr="00A76BFA">
          <w:rPr>
            <w:rStyle w:val="Hyperlink"/>
            <w:noProof/>
          </w:rPr>
          <w:fldChar w:fldCharType="separate"/>
        </w:r>
        <w:r w:rsidRPr="00A76BFA">
          <w:rPr>
            <w:rStyle w:val="Hyperlink"/>
            <w:noProof/>
          </w:rPr>
          <w:t>File extensions</w:t>
        </w:r>
        <w:r>
          <w:rPr>
            <w:noProof/>
            <w:webHidden/>
          </w:rPr>
          <w:tab/>
        </w:r>
        <w:r>
          <w:rPr>
            <w:noProof/>
            <w:webHidden/>
          </w:rPr>
          <w:fldChar w:fldCharType="begin"/>
        </w:r>
        <w:r>
          <w:rPr>
            <w:noProof/>
            <w:webHidden/>
          </w:rPr>
          <w:instrText xml:space="preserve"> PAGEREF _Toc144137661 \h </w:instrText>
        </w:r>
      </w:ins>
      <w:r>
        <w:rPr>
          <w:noProof/>
          <w:webHidden/>
        </w:rPr>
      </w:r>
      <w:r>
        <w:rPr>
          <w:noProof/>
          <w:webHidden/>
        </w:rPr>
        <w:fldChar w:fldCharType="separate"/>
      </w:r>
      <w:ins w:id="58" w:author="Adrian Gould" w:date="2023-08-28T17:53:00Z">
        <w:r>
          <w:rPr>
            <w:noProof/>
            <w:webHidden/>
          </w:rPr>
          <w:t>21</w:t>
        </w:r>
        <w:r>
          <w:rPr>
            <w:noProof/>
            <w:webHidden/>
          </w:rPr>
          <w:fldChar w:fldCharType="end"/>
        </w:r>
        <w:r w:rsidRPr="00A76BFA">
          <w:rPr>
            <w:rStyle w:val="Hyperlink"/>
            <w:noProof/>
          </w:rPr>
          <w:fldChar w:fldCharType="end"/>
        </w:r>
      </w:ins>
    </w:p>
    <w:p w14:paraId="0C26CC61" w14:textId="057EFB39" w:rsidR="00964F86" w:rsidRDefault="00964F86">
      <w:pPr>
        <w:pStyle w:val="TOC1"/>
        <w:tabs>
          <w:tab w:val="right" w:leader="dot" w:pos="10194"/>
        </w:tabs>
        <w:rPr>
          <w:ins w:id="59" w:author="Adrian Gould" w:date="2023-08-28T17:53:00Z"/>
          <w:rFonts w:eastAsiaTheme="minorEastAsia" w:cstheme="minorBidi"/>
          <w:b w:val="0"/>
          <w:bCs w:val="0"/>
          <w:caps w:val="0"/>
          <w:noProof/>
          <w:kern w:val="2"/>
          <w:sz w:val="24"/>
          <w:szCs w:val="24"/>
          <w:lang w:eastAsia="en-GB"/>
          <w14:ligatures w14:val="standardContextual"/>
        </w:rPr>
      </w:pPr>
      <w:ins w:id="60" w:author="Adrian Gould" w:date="2023-08-28T17:53:00Z">
        <w:r w:rsidRPr="00A76BFA">
          <w:rPr>
            <w:rStyle w:val="Hyperlink"/>
            <w:noProof/>
          </w:rPr>
          <w:fldChar w:fldCharType="begin"/>
        </w:r>
        <w:r w:rsidRPr="00A76BFA">
          <w:rPr>
            <w:rStyle w:val="Hyperlink"/>
            <w:noProof/>
          </w:rPr>
          <w:instrText xml:space="preserve"> </w:instrText>
        </w:r>
        <w:r>
          <w:rPr>
            <w:noProof/>
          </w:rPr>
          <w:instrText>HYPERLINK \l "_Toc144137662"</w:instrText>
        </w:r>
        <w:r w:rsidRPr="00A76BFA">
          <w:rPr>
            <w:rStyle w:val="Hyperlink"/>
            <w:noProof/>
          </w:rPr>
          <w:instrText xml:space="preserve"> </w:instrText>
        </w:r>
        <w:r w:rsidRPr="00A76BFA">
          <w:rPr>
            <w:rStyle w:val="Hyperlink"/>
            <w:noProof/>
          </w:rPr>
        </w:r>
        <w:r w:rsidRPr="00A76BFA">
          <w:rPr>
            <w:rStyle w:val="Hyperlink"/>
            <w:noProof/>
          </w:rPr>
          <w:fldChar w:fldCharType="separate"/>
        </w:r>
        <w:r w:rsidRPr="00A76BFA">
          <w:rPr>
            <w:rStyle w:val="Hyperlink"/>
            <w:noProof/>
          </w:rPr>
          <w:t>Appendix C: Site Folder Structure</w:t>
        </w:r>
        <w:r>
          <w:rPr>
            <w:noProof/>
            <w:webHidden/>
          </w:rPr>
          <w:tab/>
        </w:r>
        <w:r>
          <w:rPr>
            <w:noProof/>
            <w:webHidden/>
          </w:rPr>
          <w:fldChar w:fldCharType="begin"/>
        </w:r>
        <w:r>
          <w:rPr>
            <w:noProof/>
            <w:webHidden/>
          </w:rPr>
          <w:instrText xml:space="preserve"> PAGEREF _Toc144137662 \h </w:instrText>
        </w:r>
      </w:ins>
      <w:r>
        <w:rPr>
          <w:noProof/>
          <w:webHidden/>
        </w:rPr>
      </w:r>
      <w:r>
        <w:rPr>
          <w:noProof/>
          <w:webHidden/>
        </w:rPr>
        <w:fldChar w:fldCharType="separate"/>
      </w:r>
      <w:ins w:id="61" w:author="Adrian Gould" w:date="2023-08-28T17:53:00Z">
        <w:r>
          <w:rPr>
            <w:noProof/>
            <w:webHidden/>
          </w:rPr>
          <w:t>22</w:t>
        </w:r>
        <w:r>
          <w:rPr>
            <w:noProof/>
            <w:webHidden/>
          </w:rPr>
          <w:fldChar w:fldCharType="end"/>
        </w:r>
        <w:r w:rsidRPr="00A76BFA">
          <w:rPr>
            <w:rStyle w:val="Hyperlink"/>
            <w:noProof/>
          </w:rPr>
          <w:fldChar w:fldCharType="end"/>
        </w:r>
      </w:ins>
    </w:p>
    <w:p w14:paraId="477B6CA5" w14:textId="7A2FB9D6" w:rsidR="00964F86" w:rsidRDefault="00964F86">
      <w:pPr>
        <w:pStyle w:val="TOC1"/>
        <w:tabs>
          <w:tab w:val="right" w:leader="dot" w:pos="10194"/>
        </w:tabs>
        <w:rPr>
          <w:ins w:id="62" w:author="Adrian Gould" w:date="2023-08-28T17:53:00Z"/>
          <w:rFonts w:eastAsiaTheme="minorEastAsia" w:cstheme="minorBidi"/>
          <w:b w:val="0"/>
          <w:bCs w:val="0"/>
          <w:caps w:val="0"/>
          <w:noProof/>
          <w:kern w:val="2"/>
          <w:sz w:val="24"/>
          <w:szCs w:val="24"/>
          <w:lang w:eastAsia="en-GB"/>
          <w14:ligatures w14:val="standardContextual"/>
        </w:rPr>
      </w:pPr>
      <w:ins w:id="63" w:author="Adrian Gould" w:date="2023-08-28T17:53:00Z">
        <w:r w:rsidRPr="00A76BFA">
          <w:rPr>
            <w:rStyle w:val="Hyperlink"/>
            <w:noProof/>
          </w:rPr>
          <w:fldChar w:fldCharType="begin"/>
        </w:r>
        <w:r w:rsidRPr="00A76BFA">
          <w:rPr>
            <w:rStyle w:val="Hyperlink"/>
            <w:noProof/>
          </w:rPr>
          <w:instrText xml:space="preserve"> </w:instrText>
        </w:r>
        <w:r>
          <w:rPr>
            <w:noProof/>
          </w:rPr>
          <w:instrText>HYPERLINK \l "_Toc144137663"</w:instrText>
        </w:r>
        <w:r w:rsidRPr="00A76BFA">
          <w:rPr>
            <w:rStyle w:val="Hyperlink"/>
            <w:noProof/>
          </w:rPr>
          <w:instrText xml:space="preserve"> </w:instrText>
        </w:r>
        <w:r w:rsidRPr="00A76BFA">
          <w:rPr>
            <w:rStyle w:val="Hyperlink"/>
            <w:noProof/>
          </w:rPr>
        </w:r>
        <w:r w:rsidRPr="00A76BFA">
          <w:rPr>
            <w:rStyle w:val="Hyperlink"/>
            <w:noProof/>
          </w:rPr>
          <w:fldChar w:fldCharType="separate"/>
        </w:r>
        <w:r w:rsidRPr="00A76BFA">
          <w:rPr>
            <w:rStyle w:val="Hyperlink"/>
            <w:noProof/>
          </w:rPr>
          <w:t>Appendix D: Sample Wireframes</w:t>
        </w:r>
        <w:r>
          <w:rPr>
            <w:noProof/>
            <w:webHidden/>
          </w:rPr>
          <w:tab/>
        </w:r>
        <w:r>
          <w:rPr>
            <w:noProof/>
            <w:webHidden/>
          </w:rPr>
          <w:fldChar w:fldCharType="begin"/>
        </w:r>
        <w:r>
          <w:rPr>
            <w:noProof/>
            <w:webHidden/>
          </w:rPr>
          <w:instrText xml:space="preserve"> PAGEREF _Toc144137663 \h </w:instrText>
        </w:r>
      </w:ins>
      <w:r>
        <w:rPr>
          <w:noProof/>
          <w:webHidden/>
        </w:rPr>
      </w:r>
      <w:r>
        <w:rPr>
          <w:noProof/>
          <w:webHidden/>
        </w:rPr>
        <w:fldChar w:fldCharType="separate"/>
      </w:r>
      <w:ins w:id="64" w:author="Adrian Gould" w:date="2023-08-28T17:53:00Z">
        <w:r>
          <w:rPr>
            <w:noProof/>
            <w:webHidden/>
          </w:rPr>
          <w:t>23</w:t>
        </w:r>
        <w:r>
          <w:rPr>
            <w:noProof/>
            <w:webHidden/>
          </w:rPr>
          <w:fldChar w:fldCharType="end"/>
        </w:r>
        <w:r w:rsidRPr="00A76BFA">
          <w:rPr>
            <w:rStyle w:val="Hyperlink"/>
            <w:noProof/>
          </w:rPr>
          <w:fldChar w:fldCharType="end"/>
        </w:r>
      </w:ins>
    </w:p>
    <w:p w14:paraId="6503D3C0" w14:textId="58878755" w:rsidR="00964F86" w:rsidRDefault="00964F86" w:rsidP="00511E97">
      <w:pPr>
        <w:pStyle w:val="TOC2"/>
        <w:rPr>
          <w:ins w:id="65" w:author="Adrian Gould" w:date="2023-08-28T17:53:00Z"/>
          <w:rFonts w:eastAsiaTheme="minorEastAsia" w:cstheme="minorBidi"/>
          <w:noProof/>
          <w:kern w:val="2"/>
          <w:sz w:val="24"/>
          <w:szCs w:val="24"/>
          <w:lang w:eastAsia="en-GB"/>
          <w14:ligatures w14:val="standardContextual"/>
        </w:rPr>
      </w:pPr>
      <w:ins w:id="66" w:author="Adrian Gould" w:date="2023-08-28T17:53:00Z">
        <w:r w:rsidRPr="00A76BFA">
          <w:rPr>
            <w:rStyle w:val="Hyperlink"/>
            <w:noProof/>
          </w:rPr>
          <w:fldChar w:fldCharType="begin"/>
        </w:r>
        <w:r w:rsidRPr="00A76BFA">
          <w:rPr>
            <w:rStyle w:val="Hyperlink"/>
            <w:noProof/>
          </w:rPr>
          <w:instrText xml:space="preserve"> </w:instrText>
        </w:r>
        <w:r>
          <w:rPr>
            <w:noProof/>
          </w:rPr>
          <w:instrText>HYPERLINK \l "_Toc144137664"</w:instrText>
        </w:r>
        <w:r w:rsidRPr="00A76BFA">
          <w:rPr>
            <w:rStyle w:val="Hyperlink"/>
            <w:noProof/>
          </w:rPr>
          <w:instrText xml:space="preserve"> </w:instrText>
        </w:r>
        <w:r w:rsidRPr="00A76BFA">
          <w:rPr>
            <w:rStyle w:val="Hyperlink"/>
            <w:noProof/>
          </w:rPr>
        </w:r>
        <w:r w:rsidRPr="00A76BFA">
          <w:rPr>
            <w:rStyle w:val="Hyperlink"/>
            <w:noProof/>
          </w:rPr>
          <w:fldChar w:fldCharType="separate"/>
        </w:r>
        <w:r w:rsidRPr="00A76BFA">
          <w:rPr>
            <w:rStyle w:val="Hyperlink"/>
            <w:noProof/>
          </w:rPr>
          <w:t>Basic Layouts for Desktop and Mobile</w:t>
        </w:r>
        <w:r>
          <w:rPr>
            <w:noProof/>
            <w:webHidden/>
          </w:rPr>
          <w:tab/>
        </w:r>
        <w:r>
          <w:rPr>
            <w:noProof/>
            <w:webHidden/>
          </w:rPr>
          <w:fldChar w:fldCharType="begin"/>
        </w:r>
        <w:r>
          <w:rPr>
            <w:noProof/>
            <w:webHidden/>
          </w:rPr>
          <w:instrText xml:space="preserve"> PAGEREF _Toc144137664 \h </w:instrText>
        </w:r>
      </w:ins>
      <w:r>
        <w:rPr>
          <w:noProof/>
          <w:webHidden/>
        </w:rPr>
      </w:r>
      <w:r>
        <w:rPr>
          <w:noProof/>
          <w:webHidden/>
        </w:rPr>
        <w:fldChar w:fldCharType="separate"/>
      </w:r>
      <w:ins w:id="67" w:author="Adrian Gould" w:date="2023-08-28T17:53:00Z">
        <w:r>
          <w:rPr>
            <w:noProof/>
            <w:webHidden/>
          </w:rPr>
          <w:t>23</w:t>
        </w:r>
        <w:r>
          <w:rPr>
            <w:noProof/>
            <w:webHidden/>
          </w:rPr>
          <w:fldChar w:fldCharType="end"/>
        </w:r>
        <w:r w:rsidRPr="00A76BFA">
          <w:rPr>
            <w:rStyle w:val="Hyperlink"/>
            <w:noProof/>
          </w:rPr>
          <w:fldChar w:fldCharType="end"/>
        </w:r>
      </w:ins>
    </w:p>
    <w:p w14:paraId="5EDF5679" w14:textId="554F504B" w:rsidR="00964F86" w:rsidRDefault="00964F86" w:rsidP="00511E97">
      <w:pPr>
        <w:pStyle w:val="TOC2"/>
        <w:rPr>
          <w:ins w:id="68" w:author="Adrian Gould" w:date="2023-08-28T17:53:00Z"/>
          <w:rFonts w:eastAsiaTheme="minorEastAsia" w:cstheme="minorBidi"/>
          <w:noProof/>
          <w:kern w:val="2"/>
          <w:sz w:val="24"/>
          <w:szCs w:val="24"/>
          <w:lang w:eastAsia="en-GB"/>
          <w14:ligatures w14:val="standardContextual"/>
        </w:rPr>
      </w:pPr>
      <w:ins w:id="69" w:author="Adrian Gould" w:date="2023-08-28T17:53:00Z">
        <w:r w:rsidRPr="00A76BFA">
          <w:rPr>
            <w:rStyle w:val="Hyperlink"/>
            <w:noProof/>
          </w:rPr>
          <w:fldChar w:fldCharType="begin"/>
        </w:r>
        <w:r w:rsidRPr="00A76BFA">
          <w:rPr>
            <w:rStyle w:val="Hyperlink"/>
            <w:noProof/>
          </w:rPr>
          <w:instrText xml:space="preserve"> </w:instrText>
        </w:r>
        <w:r>
          <w:rPr>
            <w:noProof/>
          </w:rPr>
          <w:instrText>HYPERLINK \l "_Toc144137665"</w:instrText>
        </w:r>
        <w:r w:rsidRPr="00A76BFA">
          <w:rPr>
            <w:rStyle w:val="Hyperlink"/>
            <w:noProof/>
          </w:rPr>
          <w:instrText xml:space="preserve"> </w:instrText>
        </w:r>
        <w:r w:rsidRPr="00A76BFA">
          <w:rPr>
            <w:rStyle w:val="Hyperlink"/>
            <w:noProof/>
          </w:rPr>
        </w:r>
        <w:r w:rsidRPr="00A76BFA">
          <w:rPr>
            <w:rStyle w:val="Hyperlink"/>
            <w:noProof/>
          </w:rPr>
          <w:fldChar w:fldCharType="separate"/>
        </w:r>
        <w:r w:rsidRPr="00A76BFA">
          <w:rPr>
            <w:rStyle w:val="Hyperlink"/>
            <w:noProof/>
          </w:rPr>
          <w:t>Basic Layouts with Articles for Mobile and Desktop</w:t>
        </w:r>
        <w:r>
          <w:rPr>
            <w:noProof/>
            <w:webHidden/>
          </w:rPr>
          <w:tab/>
        </w:r>
        <w:r>
          <w:rPr>
            <w:noProof/>
            <w:webHidden/>
          </w:rPr>
          <w:fldChar w:fldCharType="begin"/>
        </w:r>
        <w:r>
          <w:rPr>
            <w:noProof/>
            <w:webHidden/>
          </w:rPr>
          <w:instrText xml:space="preserve"> PAGEREF _Toc144137665 \h </w:instrText>
        </w:r>
      </w:ins>
      <w:r>
        <w:rPr>
          <w:noProof/>
          <w:webHidden/>
        </w:rPr>
      </w:r>
      <w:r>
        <w:rPr>
          <w:noProof/>
          <w:webHidden/>
        </w:rPr>
        <w:fldChar w:fldCharType="separate"/>
      </w:r>
      <w:ins w:id="70" w:author="Adrian Gould" w:date="2023-08-28T17:53:00Z">
        <w:r>
          <w:rPr>
            <w:noProof/>
            <w:webHidden/>
          </w:rPr>
          <w:t>24</w:t>
        </w:r>
        <w:r>
          <w:rPr>
            <w:noProof/>
            <w:webHidden/>
          </w:rPr>
          <w:fldChar w:fldCharType="end"/>
        </w:r>
        <w:r w:rsidRPr="00A76BFA">
          <w:rPr>
            <w:rStyle w:val="Hyperlink"/>
            <w:noProof/>
          </w:rPr>
          <w:fldChar w:fldCharType="end"/>
        </w:r>
      </w:ins>
    </w:p>
    <w:p w14:paraId="3905451C" w14:textId="38BABFCA" w:rsidR="00964F86" w:rsidRDefault="00964F86" w:rsidP="00511E97">
      <w:pPr>
        <w:pStyle w:val="TOC2"/>
        <w:rPr>
          <w:ins w:id="71" w:author="Adrian Gould" w:date="2023-08-28T17:53:00Z"/>
          <w:rFonts w:eastAsiaTheme="minorEastAsia" w:cstheme="minorBidi"/>
          <w:noProof/>
          <w:kern w:val="2"/>
          <w:sz w:val="24"/>
          <w:szCs w:val="24"/>
          <w:lang w:eastAsia="en-GB"/>
          <w14:ligatures w14:val="standardContextual"/>
        </w:rPr>
      </w:pPr>
      <w:ins w:id="72" w:author="Adrian Gould" w:date="2023-08-28T17:53:00Z">
        <w:r w:rsidRPr="00A76BFA">
          <w:rPr>
            <w:rStyle w:val="Hyperlink"/>
            <w:noProof/>
          </w:rPr>
          <w:fldChar w:fldCharType="begin"/>
        </w:r>
        <w:r w:rsidRPr="00A76BFA">
          <w:rPr>
            <w:rStyle w:val="Hyperlink"/>
            <w:noProof/>
          </w:rPr>
          <w:instrText xml:space="preserve"> </w:instrText>
        </w:r>
        <w:r>
          <w:rPr>
            <w:noProof/>
          </w:rPr>
          <w:instrText>HYPERLINK \l "_Toc144137666"</w:instrText>
        </w:r>
        <w:r w:rsidRPr="00A76BFA">
          <w:rPr>
            <w:rStyle w:val="Hyperlink"/>
            <w:noProof/>
          </w:rPr>
          <w:instrText xml:space="preserve"> </w:instrText>
        </w:r>
        <w:r w:rsidRPr="00A76BFA">
          <w:rPr>
            <w:rStyle w:val="Hyperlink"/>
            <w:noProof/>
          </w:rPr>
        </w:r>
        <w:r w:rsidRPr="00A76BFA">
          <w:rPr>
            <w:rStyle w:val="Hyperlink"/>
            <w:noProof/>
          </w:rPr>
          <w:fldChar w:fldCharType="separate"/>
        </w:r>
        <w:r w:rsidRPr="00A76BFA">
          <w:rPr>
            <w:rStyle w:val="Hyperlink"/>
            <w:noProof/>
          </w:rPr>
          <w:t>Header &amp; Navigation Layout Options</w:t>
        </w:r>
        <w:r>
          <w:rPr>
            <w:noProof/>
            <w:webHidden/>
          </w:rPr>
          <w:tab/>
        </w:r>
        <w:r>
          <w:rPr>
            <w:noProof/>
            <w:webHidden/>
          </w:rPr>
          <w:fldChar w:fldCharType="begin"/>
        </w:r>
        <w:r>
          <w:rPr>
            <w:noProof/>
            <w:webHidden/>
          </w:rPr>
          <w:instrText xml:space="preserve"> PAGEREF _Toc144137666 \h </w:instrText>
        </w:r>
      </w:ins>
      <w:r>
        <w:rPr>
          <w:noProof/>
          <w:webHidden/>
        </w:rPr>
      </w:r>
      <w:r>
        <w:rPr>
          <w:noProof/>
          <w:webHidden/>
        </w:rPr>
        <w:fldChar w:fldCharType="separate"/>
      </w:r>
      <w:ins w:id="73" w:author="Adrian Gould" w:date="2023-08-28T17:53:00Z">
        <w:r>
          <w:rPr>
            <w:noProof/>
            <w:webHidden/>
          </w:rPr>
          <w:t>25</w:t>
        </w:r>
        <w:r>
          <w:rPr>
            <w:noProof/>
            <w:webHidden/>
          </w:rPr>
          <w:fldChar w:fldCharType="end"/>
        </w:r>
        <w:r w:rsidRPr="00A76BFA">
          <w:rPr>
            <w:rStyle w:val="Hyperlink"/>
            <w:noProof/>
          </w:rPr>
          <w:fldChar w:fldCharType="end"/>
        </w:r>
      </w:ins>
    </w:p>
    <w:p w14:paraId="1A392541" w14:textId="1BE31ACA" w:rsidR="00964F86" w:rsidRDefault="00964F86" w:rsidP="00511E97">
      <w:pPr>
        <w:pStyle w:val="TOC2"/>
        <w:rPr>
          <w:ins w:id="74" w:author="Adrian Gould" w:date="2023-08-28T17:53:00Z"/>
          <w:rFonts w:eastAsiaTheme="minorEastAsia" w:cstheme="minorBidi"/>
          <w:noProof/>
          <w:kern w:val="2"/>
          <w:sz w:val="24"/>
          <w:szCs w:val="24"/>
          <w:lang w:eastAsia="en-GB"/>
          <w14:ligatures w14:val="standardContextual"/>
        </w:rPr>
      </w:pPr>
      <w:ins w:id="75" w:author="Adrian Gould" w:date="2023-08-28T17:53:00Z">
        <w:r w:rsidRPr="00A76BFA">
          <w:rPr>
            <w:rStyle w:val="Hyperlink"/>
            <w:noProof/>
          </w:rPr>
          <w:fldChar w:fldCharType="begin"/>
        </w:r>
        <w:r w:rsidRPr="00A76BFA">
          <w:rPr>
            <w:rStyle w:val="Hyperlink"/>
            <w:noProof/>
          </w:rPr>
          <w:instrText xml:space="preserve"> </w:instrText>
        </w:r>
        <w:r>
          <w:rPr>
            <w:noProof/>
          </w:rPr>
          <w:instrText>HYPERLINK \l "_Toc144137667"</w:instrText>
        </w:r>
        <w:r w:rsidRPr="00A76BFA">
          <w:rPr>
            <w:rStyle w:val="Hyperlink"/>
            <w:noProof/>
          </w:rPr>
          <w:instrText xml:space="preserve"> </w:instrText>
        </w:r>
        <w:r w:rsidRPr="00A76BFA">
          <w:rPr>
            <w:rStyle w:val="Hyperlink"/>
            <w:noProof/>
          </w:rPr>
        </w:r>
        <w:r w:rsidRPr="00A76BFA">
          <w:rPr>
            <w:rStyle w:val="Hyperlink"/>
            <w:noProof/>
          </w:rPr>
          <w:fldChar w:fldCharType="separate"/>
        </w:r>
        <w:r w:rsidRPr="00A76BFA">
          <w:rPr>
            <w:rStyle w:val="Hyperlink"/>
            <w:noProof/>
          </w:rPr>
          <w:t>Footer Layout Options (Desktop and Mobile)</w:t>
        </w:r>
        <w:r>
          <w:rPr>
            <w:noProof/>
            <w:webHidden/>
          </w:rPr>
          <w:tab/>
        </w:r>
        <w:r>
          <w:rPr>
            <w:noProof/>
            <w:webHidden/>
          </w:rPr>
          <w:fldChar w:fldCharType="begin"/>
        </w:r>
        <w:r>
          <w:rPr>
            <w:noProof/>
            <w:webHidden/>
          </w:rPr>
          <w:instrText xml:space="preserve"> PAGEREF _Toc144137667 \h </w:instrText>
        </w:r>
      </w:ins>
      <w:r>
        <w:rPr>
          <w:noProof/>
          <w:webHidden/>
        </w:rPr>
      </w:r>
      <w:r>
        <w:rPr>
          <w:noProof/>
          <w:webHidden/>
        </w:rPr>
        <w:fldChar w:fldCharType="separate"/>
      </w:r>
      <w:ins w:id="76" w:author="Adrian Gould" w:date="2023-08-28T17:53:00Z">
        <w:r>
          <w:rPr>
            <w:noProof/>
            <w:webHidden/>
          </w:rPr>
          <w:t>25</w:t>
        </w:r>
        <w:r>
          <w:rPr>
            <w:noProof/>
            <w:webHidden/>
          </w:rPr>
          <w:fldChar w:fldCharType="end"/>
        </w:r>
        <w:r w:rsidRPr="00A76BFA">
          <w:rPr>
            <w:rStyle w:val="Hyperlink"/>
            <w:noProof/>
          </w:rPr>
          <w:fldChar w:fldCharType="end"/>
        </w:r>
      </w:ins>
    </w:p>
    <w:p w14:paraId="1D56FF8A" w14:textId="5553E56E" w:rsidR="00964F86" w:rsidRDefault="00964F86" w:rsidP="00511E97">
      <w:pPr>
        <w:pStyle w:val="TOC2"/>
        <w:rPr>
          <w:ins w:id="77" w:author="Adrian Gould" w:date="2023-08-28T17:53:00Z"/>
          <w:rFonts w:eastAsiaTheme="minorEastAsia" w:cstheme="minorBidi"/>
          <w:noProof/>
          <w:kern w:val="2"/>
          <w:sz w:val="24"/>
          <w:szCs w:val="24"/>
          <w:lang w:eastAsia="en-GB"/>
          <w14:ligatures w14:val="standardContextual"/>
        </w:rPr>
      </w:pPr>
      <w:ins w:id="78" w:author="Adrian Gould" w:date="2023-08-28T17:53:00Z">
        <w:r w:rsidRPr="00A76BFA">
          <w:rPr>
            <w:rStyle w:val="Hyperlink"/>
            <w:noProof/>
          </w:rPr>
          <w:fldChar w:fldCharType="begin"/>
        </w:r>
        <w:r w:rsidRPr="00A76BFA">
          <w:rPr>
            <w:rStyle w:val="Hyperlink"/>
            <w:noProof/>
          </w:rPr>
          <w:instrText xml:space="preserve"> </w:instrText>
        </w:r>
        <w:r>
          <w:rPr>
            <w:noProof/>
          </w:rPr>
          <w:instrText>HYPERLINK \l "_Toc144137668"</w:instrText>
        </w:r>
        <w:r w:rsidRPr="00A76BFA">
          <w:rPr>
            <w:rStyle w:val="Hyperlink"/>
            <w:noProof/>
          </w:rPr>
          <w:instrText xml:space="preserve"> </w:instrText>
        </w:r>
        <w:r w:rsidRPr="00A76BFA">
          <w:rPr>
            <w:rStyle w:val="Hyperlink"/>
            <w:noProof/>
          </w:rPr>
        </w:r>
        <w:r w:rsidRPr="00A76BFA">
          <w:rPr>
            <w:rStyle w:val="Hyperlink"/>
            <w:noProof/>
          </w:rPr>
          <w:fldChar w:fldCharType="separate"/>
        </w:r>
        <w:r w:rsidRPr="00A76BFA">
          <w:rPr>
            <w:rStyle w:val="Hyperlink"/>
            <w:noProof/>
          </w:rPr>
          <w:t>Article Layouts &amp; Aside Layout</w:t>
        </w:r>
        <w:r>
          <w:rPr>
            <w:noProof/>
            <w:webHidden/>
          </w:rPr>
          <w:tab/>
        </w:r>
        <w:r>
          <w:rPr>
            <w:noProof/>
            <w:webHidden/>
          </w:rPr>
          <w:fldChar w:fldCharType="begin"/>
        </w:r>
        <w:r>
          <w:rPr>
            <w:noProof/>
            <w:webHidden/>
          </w:rPr>
          <w:instrText xml:space="preserve"> PAGEREF _Toc144137668 \h </w:instrText>
        </w:r>
      </w:ins>
      <w:r>
        <w:rPr>
          <w:noProof/>
          <w:webHidden/>
        </w:rPr>
      </w:r>
      <w:r>
        <w:rPr>
          <w:noProof/>
          <w:webHidden/>
        </w:rPr>
        <w:fldChar w:fldCharType="separate"/>
      </w:r>
      <w:ins w:id="79" w:author="Adrian Gould" w:date="2023-08-28T17:53:00Z">
        <w:r>
          <w:rPr>
            <w:noProof/>
            <w:webHidden/>
          </w:rPr>
          <w:t>26</w:t>
        </w:r>
        <w:r>
          <w:rPr>
            <w:noProof/>
            <w:webHidden/>
          </w:rPr>
          <w:fldChar w:fldCharType="end"/>
        </w:r>
        <w:r w:rsidRPr="00A76BFA">
          <w:rPr>
            <w:rStyle w:val="Hyperlink"/>
            <w:noProof/>
          </w:rPr>
          <w:fldChar w:fldCharType="end"/>
        </w:r>
      </w:ins>
    </w:p>
    <w:p w14:paraId="2D960B34" w14:textId="45DEDC47" w:rsidR="00964F86" w:rsidRDefault="00964F86" w:rsidP="00511E97">
      <w:pPr>
        <w:pStyle w:val="TOC2"/>
        <w:rPr>
          <w:ins w:id="80" w:author="Adrian Gould" w:date="2023-08-28T17:53:00Z"/>
          <w:rFonts w:eastAsiaTheme="minorEastAsia" w:cstheme="minorBidi"/>
          <w:noProof/>
          <w:kern w:val="2"/>
          <w:sz w:val="24"/>
          <w:szCs w:val="24"/>
          <w:lang w:eastAsia="en-GB"/>
          <w14:ligatures w14:val="standardContextual"/>
        </w:rPr>
      </w:pPr>
      <w:ins w:id="81" w:author="Adrian Gould" w:date="2023-08-28T17:53:00Z">
        <w:r w:rsidRPr="00A76BFA">
          <w:rPr>
            <w:rStyle w:val="Hyperlink"/>
            <w:noProof/>
          </w:rPr>
          <w:fldChar w:fldCharType="begin"/>
        </w:r>
        <w:r w:rsidRPr="00A76BFA">
          <w:rPr>
            <w:rStyle w:val="Hyperlink"/>
            <w:noProof/>
          </w:rPr>
          <w:instrText xml:space="preserve"> </w:instrText>
        </w:r>
        <w:r>
          <w:rPr>
            <w:noProof/>
          </w:rPr>
          <w:instrText>HYPERLINK \l "_Toc144137669"</w:instrText>
        </w:r>
        <w:r w:rsidRPr="00A76BFA">
          <w:rPr>
            <w:rStyle w:val="Hyperlink"/>
            <w:noProof/>
          </w:rPr>
          <w:instrText xml:space="preserve"> </w:instrText>
        </w:r>
        <w:r w:rsidRPr="00A76BFA">
          <w:rPr>
            <w:rStyle w:val="Hyperlink"/>
            <w:noProof/>
          </w:rPr>
        </w:r>
        <w:r w:rsidRPr="00A76BFA">
          <w:rPr>
            <w:rStyle w:val="Hyperlink"/>
            <w:noProof/>
          </w:rPr>
          <w:fldChar w:fldCharType="separate"/>
        </w:r>
        <w:r w:rsidRPr="00A76BFA">
          <w:rPr>
            <w:rStyle w:val="Hyperlink"/>
            <w:noProof/>
          </w:rPr>
          <w:t>Image Layout</w:t>
        </w:r>
        <w:r>
          <w:rPr>
            <w:noProof/>
            <w:webHidden/>
          </w:rPr>
          <w:tab/>
        </w:r>
        <w:r>
          <w:rPr>
            <w:noProof/>
            <w:webHidden/>
          </w:rPr>
          <w:fldChar w:fldCharType="begin"/>
        </w:r>
        <w:r>
          <w:rPr>
            <w:noProof/>
            <w:webHidden/>
          </w:rPr>
          <w:instrText xml:space="preserve"> PAGEREF _Toc144137669 \h </w:instrText>
        </w:r>
      </w:ins>
      <w:r>
        <w:rPr>
          <w:noProof/>
          <w:webHidden/>
        </w:rPr>
      </w:r>
      <w:r>
        <w:rPr>
          <w:noProof/>
          <w:webHidden/>
        </w:rPr>
        <w:fldChar w:fldCharType="separate"/>
      </w:r>
      <w:ins w:id="82" w:author="Adrian Gould" w:date="2023-08-28T17:53:00Z">
        <w:r>
          <w:rPr>
            <w:noProof/>
            <w:webHidden/>
          </w:rPr>
          <w:t>26</w:t>
        </w:r>
        <w:r>
          <w:rPr>
            <w:noProof/>
            <w:webHidden/>
          </w:rPr>
          <w:fldChar w:fldCharType="end"/>
        </w:r>
        <w:r w:rsidRPr="00A76BFA">
          <w:rPr>
            <w:rStyle w:val="Hyperlink"/>
            <w:noProof/>
          </w:rPr>
          <w:fldChar w:fldCharType="end"/>
        </w:r>
      </w:ins>
    </w:p>
    <w:p w14:paraId="70389AF6" w14:textId="0FFC274D" w:rsidR="00964F86" w:rsidRDefault="00964F86" w:rsidP="00511E97">
      <w:pPr>
        <w:pStyle w:val="TOC2"/>
        <w:rPr>
          <w:ins w:id="83" w:author="Adrian Gould" w:date="2023-08-28T17:53:00Z"/>
          <w:rFonts w:eastAsiaTheme="minorEastAsia" w:cstheme="minorBidi"/>
          <w:noProof/>
          <w:kern w:val="2"/>
          <w:sz w:val="24"/>
          <w:szCs w:val="24"/>
          <w:lang w:eastAsia="en-GB"/>
          <w14:ligatures w14:val="standardContextual"/>
        </w:rPr>
      </w:pPr>
      <w:ins w:id="84" w:author="Adrian Gould" w:date="2023-08-28T17:53:00Z">
        <w:r w:rsidRPr="00A76BFA">
          <w:rPr>
            <w:rStyle w:val="Hyperlink"/>
            <w:noProof/>
          </w:rPr>
          <w:fldChar w:fldCharType="begin"/>
        </w:r>
        <w:r w:rsidRPr="00A76BFA">
          <w:rPr>
            <w:rStyle w:val="Hyperlink"/>
            <w:noProof/>
          </w:rPr>
          <w:instrText xml:space="preserve"> </w:instrText>
        </w:r>
        <w:r>
          <w:rPr>
            <w:noProof/>
          </w:rPr>
          <w:instrText>HYPERLINK \l "_Toc144137670"</w:instrText>
        </w:r>
        <w:r w:rsidRPr="00A76BFA">
          <w:rPr>
            <w:rStyle w:val="Hyperlink"/>
            <w:noProof/>
          </w:rPr>
          <w:instrText xml:space="preserve"> </w:instrText>
        </w:r>
        <w:r w:rsidRPr="00A76BFA">
          <w:rPr>
            <w:rStyle w:val="Hyperlink"/>
            <w:noProof/>
          </w:rPr>
        </w:r>
        <w:r w:rsidRPr="00A76BFA">
          <w:rPr>
            <w:rStyle w:val="Hyperlink"/>
            <w:noProof/>
          </w:rPr>
          <w:fldChar w:fldCharType="separate"/>
        </w:r>
        <w:r w:rsidRPr="00A76BFA">
          <w:rPr>
            <w:rStyle w:val="Hyperlink"/>
            <w:noProof/>
          </w:rPr>
          <w:t>Aside Content Layout</w:t>
        </w:r>
        <w:r>
          <w:rPr>
            <w:noProof/>
            <w:webHidden/>
          </w:rPr>
          <w:tab/>
        </w:r>
        <w:r>
          <w:rPr>
            <w:noProof/>
            <w:webHidden/>
          </w:rPr>
          <w:fldChar w:fldCharType="begin"/>
        </w:r>
        <w:r>
          <w:rPr>
            <w:noProof/>
            <w:webHidden/>
          </w:rPr>
          <w:instrText xml:space="preserve"> PAGEREF _Toc144137670 \h </w:instrText>
        </w:r>
      </w:ins>
      <w:r>
        <w:rPr>
          <w:noProof/>
          <w:webHidden/>
        </w:rPr>
      </w:r>
      <w:r>
        <w:rPr>
          <w:noProof/>
          <w:webHidden/>
        </w:rPr>
        <w:fldChar w:fldCharType="separate"/>
      </w:r>
      <w:ins w:id="85" w:author="Adrian Gould" w:date="2023-08-28T17:53:00Z">
        <w:r>
          <w:rPr>
            <w:noProof/>
            <w:webHidden/>
          </w:rPr>
          <w:t>27</w:t>
        </w:r>
        <w:r>
          <w:rPr>
            <w:noProof/>
            <w:webHidden/>
          </w:rPr>
          <w:fldChar w:fldCharType="end"/>
        </w:r>
        <w:r w:rsidRPr="00A76BFA">
          <w:rPr>
            <w:rStyle w:val="Hyperlink"/>
            <w:noProof/>
          </w:rPr>
          <w:fldChar w:fldCharType="end"/>
        </w:r>
      </w:ins>
    </w:p>
    <w:p w14:paraId="469DBDBD" w14:textId="2DBA841C" w:rsidR="00964F86" w:rsidRDefault="00964F86">
      <w:pPr>
        <w:pStyle w:val="TOC1"/>
        <w:tabs>
          <w:tab w:val="right" w:leader="dot" w:pos="10194"/>
        </w:tabs>
        <w:rPr>
          <w:ins w:id="86" w:author="Adrian Gould" w:date="2023-08-28T17:53:00Z"/>
          <w:rFonts w:eastAsiaTheme="minorEastAsia" w:cstheme="minorBidi"/>
          <w:b w:val="0"/>
          <w:bCs w:val="0"/>
          <w:caps w:val="0"/>
          <w:noProof/>
          <w:kern w:val="2"/>
          <w:sz w:val="24"/>
          <w:szCs w:val="24"/>
          <w:lang w:eastAsia="en-GB"/>
          <w14:ligatures w14:val="standardContextual"/>
        </w:rPr>
      </w:pPr>
      <w:ins w:id="87" w:author="Adrian Gould" w:date="2023-08-28T17:53:00Z">
        <w:r w:rsidRPr="00A76BFA">
          <w:rPr>
            <w:rStyle w:val="Hyperlink"/>
            <w:noProof/>
          </w:rPr>
          <w:fldChar w:fldCharType="begin"/>
        </w:r>
        <w:r w:rsidRPr="00A76BFA">
          <w:rPr>
            <w:rStyle w:val="Hyperlink"/>
            <w:noProof/>
          </w:rPr>
          <w:instrText xml:space="preserve"> </w:instrText>
        </w:r>
        <w:r>
          <w:rPr>
            <w:noProof/>
          </w:rPr>
          <w:instrText>HYPERLINK \l "_Toc144137671"</w:instrText>
        </w:r>
        <w:r w:rsidRPr="00A76BFA">
          <w:rPr>
            <w:rStyle w:val="Hyperlink"/>
            <w:noProof/>
          </w:rPr>
          <w:instrText xml:space="preserve"> </w:instrText>
        </w:r>
        <w:r w:rsidRPr="00A76BFA">
          <w:rPr>
            <w:rStyle w:val="Hyperlink"/>
            <w:noProof/>
          </w:rPr>
        </w:r>
        <w:r w:rsidRPr="00A76BFA">
          <w:rPr>
            <w:rStyle w:val="Hyperlink"/>
            <w:noProof/>
          </w:rPr>
          <w:fldChar w:fldCharType="separate"/>
        </w:r>
        <w:r w:rsidRPr="00A76BFA">
          <w:rPr>
            <w:rStyle w:val="Hyperlink"/>
            <w:noProof/>
          </w:rPr>
          <w:t>Appendix E: Content for Phase 3</w:t>
        </w:r>
        <w:r>
          <w:rPr>
            <w:noProof/>
            <w:webHidden/>
          </w:rPr>
          <w:tab/>
        </w:r>
        <w:r>
          <w:rPr>
            <w:noProof/>
            <w:webHidden/>
          </w:rPr>
          <w:fldChar w:fldCharType="begin"/>
        </w:r>
        <w:r>
          <w:rPr>
            <w:noProof/>
            <w:webHidden/>
          </w:rPr>
          <w:instrText xml:space="preserve"> PAGEREF _Toc144137671 \h </w:instrText>
        </w:r>
      </w:ins>
      <w:r>
        <w:rPr>
          <w:noProof/>
          <w:webHidden/>
        </w:rPr>
      </w:r>
      <w:r>
        <w:rPr>
          <w:noProof/>
          <w:webHidden/>
        </w:rPr>
        <w:fldChar w:fldCharType="separate"/>
      </w:r>
      <w:ins w:id="88" w:author="Adrian Gould" w:date="2023-08-28T17:53:00Z">
        <w:r>
          <w:rPr>
            <w:noProof/>
            <w:webHidden/>
          </w:rPr>
          <w:t>28</w:t>
        </w:r>
        <w:r>
          <w:rPr>
            <w:noProof/>
            <w:webHidden/>
          </w:rPr>
          <w:fldChar w:fldCharType="end"/>
        </w:r>
        <w:r w:rsidRPr="00A76BFA">
          <w:rPr>
            <w:rStyle w:val="Hyperlink"/>
            <w:noProof/>
          </w:rPr>
          <w:fldChar w:fldCharType="end"/>
        </w:r>
      </w:ins>
    </w:p>
    <w:p w14:paraId="2CC28B2E" w14:textId="2C84C491" w:rsidR="00FC7B7B" w:rsidDel="00E92031" w:rsidRDefault="00FC7B7B">
      <w:pPr>
        <w:pStyle w:val="TOC1"/>
        <w:tabs>
          <w:tab w:val="right" w:leader="dot" w:pos="10194"/>
        </w:tabs>
        <w:rPr>
          <w:del w:id="89" w:author="Adrian Gould" w:date="2023-08-22T14:30:00Z"/>
          <w:rFonts w:eastAsiaTheme="minorEastAsia" w:cstheme="minorBidi"/>
          <w:b w:val="0"/>
          <w:bCs w:val="0"/>
          <w:caps w:val="0"/>
          <w:noProof/>
          <w:kern w:val="2"/>
          <w:sz w:val="24"/>
          <w:szCs w:val="24"/>
          <w:lang w:eastAsia="en-GB"/>
          <w14:ligatures w14:val="standardContextual"/>
        </w:rPr>
      </w:pPr>
      <w:del w:id="90" w:author="Adrian Gould" w:date="2023-08-22T14:30:00Z">
        <w:r w:rsidRPr="00E92031" w:rsidDel="00E92031">
          <w:rPr>
            <w:rPrChange w:id="91" w:author="Adrian Gould" w:date="2023-08-22T14:30:00Z">
              <w:rPr>
                <w:rStyle w:val="Hyperlink"/>
                <w:noProof/>
                <w:lang w:eastAsia="en-AU"/>
              </w:rPr>
            </w:rPrChange>
          </w:rPr>
          <w:delText>Assessment Steps</w:delText>
        </w:r>
        <w:r w:rsidDel="00E92031">
          <w:rPr>
            <w:noProof/>
            <w:webHidden/>
          </w:rPr>
          <w:tab/>
          <w:delText>12</w:delText>
        </w:r>
      </w:del>
    </w:p>
    <w:p w14:paraId="3E623D2D" w14:textId="718FEBB7" w:rsidR="00FC7B7B" w:rsidDel="00E92031" w:rsidRDefault="00FC7B7B">
      <w:pPr>
        <w:pStyle w:val="TOC2"/>
        <w:rPr>
          <w:del w:id="92" w:author="Adrian Gould" w:date="2023-08-22T14:30:00Z"/>
          <w:rFonts w:eastAsiaTheme="minorEastAsia" w:cstheme="minorBidi"/>
          <w:smallCaps w:val="0"/>
          <w:noProof/>
          <w:kern w:val="2"/>
          <w:sz w:val="24"/>
          <w:szCs w:val="24"/>
          <w:lang w:eastAsia="en-GB"/>
          <w14:ligatures w14:val="standardContextual"/>
        </w:rPr>
      </w:pPr>
      <w:del w:id="93" w:author="Adrian Gould" w:date="2023-08-22T14:30:00Z">
        <w:r w:rsidRPr="00E92031" w:rsidDel="00E92031">
          <w:rPr>
            <w:rPrChange w:id="94" w:author="Adrian Gould" w:date="2023-08-22T14:30:00Z">
              <w:rPr>
                <w:rStyle w:val="Hyperlink"/>
                <w:noProof/>
              </w:rPr>
            </w:rPrChange>
          </w:rPr>
          <w:delText>Complete the Front Page</w:delText>
        </w:r>
        <w:r w:rsidDel="00E92031">
          <w:rPr>
            <w:noProof/>
            <w:webHidden/>
          </w:rPr>
          <w:tab/>
          <w:delText>12</w:delText>
        </w:r>
      </w:del>
    </w:p>
    <w:p w14:paraId="59D1BC8A" w14:textId="014A31C7" w:rsidR="00FC7B7B" w:rsidDel="00E92031" w:rsidRDefault="00FC7B7B">
      <w:pPr>
        <w:pStyle w:val="TOC2"/>
        <w:rPr>
          <w:del w:id="95" w:author="Adrian Gould" w:date="2023-08-22T14:30:00Z"/>
          <w:rFonts w:eastAsiaTheme="minorEastAsia" w:cstheme="minorBidi"/>
          <w:smallCaps w:val="0"/>
          <w:noProof/>
          <w:kern w:val="2"/>
          <w:sz w:val="24"/>
          <w:szCs w:val="24"/>
          <w:lang w:eastAsia="en-GB"/>
          <w14:ligatures w14:val="standardContextual"/>
        </w:rPr>
      </w:pPr>
      <w:del w:id="96" w:author="Adrian Gould" w:date="2023-08-22T14:30:00Z">
        <w:r w:rsidRPr="00E92031" w:rsidDel="00E92031">
          <w:rPr>
            <w:rPrChange w:id="97" w:author="Adrian Gould" w:date="2023-08-22T14:30:00Z">
              <w:rPr>
                <w:rStyle w:val="Hyperlink"/>
                <w:noProof/>
              </w:rPr>
            </w:rPrChange>
          </w:rPr>
          <w:delText xml:space="preserve">Setting Up for </w:delText>
        </w:r>
        <w:r w:rsidR="00B41E5C" w:rsidRPr="00E92031" w:rsidDel="00E92031">
          <w:rPr>
            <w:rPrChange w:id="98" w:author="Adrian Gould" w:date="2023-08-22T14:30:00Z">
              <w:rPr>
                <w:rStyle w:val="Hyperlink"/>
                <w:noProof/>
              </w:rPr>
            </w:rPrChange>
          </w:rPr>
          <w:delText>Phase</w:delText>
        </w:r>
        <w:r w:rsidRPr="00E92031" w:rsidDel="00E92031">
          <w:rPr>
            <w:rPrChange w:id="99" w:author="Adrian Gould" w:date="2023-08-22T14:30:00Z">
              <w:rPr>
                <w:rStyle w:val="Hyperlink"/>
                <w:noProof/>
              </w:rPr>
            </w:rPrChange>
          </w:rPr>
          <w:delText xml:space="preserve"> 2</w:delText>
        </w:r>
        <w:r w:rsidDel="00E92031">
          <w:rPr>
            <w:noProof/>
            <w:webHidden/>
          </w:rPr>
          <w:tab/>
          <w:delText>13</w:delText>
        </w:r>
      </w:del>
    </w:p>
    <w:p w14:paraId="5E3AE820" w14:textId="3D839477" w:rsidR="00FC7B7B" w:rsidDel="00E92031" w:rsidRDefault="00FC7B7B">
      <w:pPr>
        <w:pStyle w:val="TOC2"/>
        <w:rPr>
          <w:del w:id="100" w:author="Adrian Gould" w:date="2023-08-22T14:30:00Z"/>
          <w:rFonts w:eastAsiaTheme="minorEastAsia" w:cstheme="minorBidi"/>
          <w:smallCaps w:val="0"/>
          <w:noProof/>
          <w:kern w:val="2"/>
          <w:sz w:val="24"/>
          <w:szCs w:val="24"/>
          <w:lang w:eastAsia="en-GB"/>
          <w14:ligatures w14:val="standardContextual"/>
        </w:rPr>
      </w:pPr>
      <w:del w:id="101" w:author="Adrian Gould" w:date="2023-08-22T14:30:00Z">
        <w:r w:rsidRPr="00E92031" w:rsidDel="00E92031">
          <w:rPr>
            <w:rPrChange w:id="102" w:author="Adrian Gould" w:date="2023-08-22T14:30:00Z">
              <w:rPr>
                <w:rStyle w:val="Hyperlink"/>
                <w:noProof/>
              </w:rPr>
            </w:rPrChange>
          </w:rPr>
          <w:delText>Implement Reset/Normalise CSS into the Page</w:delText>
        </w:r>
        <w:r w:rsidDel="00E92031">
          <w:rPr>
            <w:noProof/>
            <w:webHidden/>
          </w:rPr>
          <w:tab/>
          <w:delText>13</w:delText>
        </w:r>
      </w:del>
    </w:p>
    <w:p w14:paraId="14E80658" w14:textId="740FCB0A" w:rsidR="00FC7B7B" w:rsidDel="00E92031" w:rsidRDefault="00FC7B7B">
      <w:pPr>
        <w:pStyle w:val="TOC2"/>
        <w:rPr>
          <w:del w:id="103" w:author="Adrian Gould" w:date="2023-08-22T14:30:00Z"/>
          <w:rFonts w:eastAsiaTheme="minorEastAsia" w:cstheme="minorBidi"/>
          <w:smallCaps w:val="0"/>
          <w:noProof/>
          <w:kern w:val="2"/>
          <w:sz w:val="24"/>
          <w:szCs w:val="24"/>
          <w:lang w:eastAsia="en-GB"/>
          <w14:ligatures w14:val="standardContextual"/>
        </w:rPr>
      </w:pPr>
      <w:del w:id="104" w:author="Adrian Gould" w:date="2023-08-22T14:30:00Z">
        <w:r w:rsidRPr="00E92031" w:rsidDel="00E92031">
          <w:rPr>
            <w:rPrChange w:id="105" w:author="Adrian Gould" w:date="2023-08-22T14:30:00Z">
              <w:rPr>
                <w:rStyle w:val="Hyperlink"/>
                <w:noProof/>
              </w:rPr>
            </w:rPrChange>
          </w:rPr>
          <w:delText>Which of the CSS Reset/Normalise files did you select and why?</w:delText>
        </w:r>
        <w:r w:rsidDel="00E92031">
          <w:rPr>
            <w:noProof/>
            <w:webHidden/>
          </w:rPr>
          <w:tab/>
          <w:delText>14</w:delText>
        </w:r>
      </w:del>
    </w:p>
    <w:p w14:paraId="244814F8" w14:textId="4C8C7360" w:rsidR="00FC7B7B" w:rsidDel="00E92031" w:rsidRDefault="00FC7B7B">
      <w:pPr>
        <w:pStyle w:val="TOC2"/>
        <w:rPr>
          <w:del w:id="106" w:author="Adrian Gould" w:date="2023-08-22T14:30:00Z"/>
          <w:rFonts w:eastAsiaTheme="minorEastAsia" w:cstheme="minorBidi"/>
          <w:smallCaps w:val="0"/>
          <w:noProof/>
          <w:kern w:val="2"/>
          <w:sz w:val="24"/>
          <w:szCs w:val="24"/>
          <w:lang w:eastAsia="en-GB"/>
          <w14:ligatures w14:val="standardContextual"/>
        </w:rPr>
      </w:pPr>
      <w:del w:id="107" w:author="Adrian Gould" w:date="2023-08-22T14:30:00Z">
        <w:r w:rsidRPr="00E92031" w:rsidDel="00E92031">
          <w:rPr>
            <w:rPrChange w:id="108" w:author="Adrian Gould" w:date="2023-08-22T14:30:00Z">
              <w:rPr>
                <w:rStyle w:val="Hyperlink"/>
                <w:noProof/>
              </w:rPr>
            </w:rPrChange>
          </w:rPr>
          <w:delText xml:space="preserve">What is the HTML you created to </w:delText>
        </w:r>
        <w:r w:rsidR="00B41E5C" w:rsidRPr="00E92031" w:rsidDel="00E92031">
          <w:rPr>
            <w:rPrChange w:id="109" w:author="Adrian Gould" w:date="2023-08-22T14:30:00Z">
              <w:rPr>
                <w:rStyle w:val="Hyperlink"/>
                <w:noProof/>
              </w:rPr>
            </w:rPrChange>
          </w:rPr>
          <w:delText>on</w:delText>
        </w:r>
        <w:r w:rsidRPr="00E92031" w:rsidDel="00E92031">
          <w:rPr>
            <w:rPrChange w:id="110" w:author="Adrian Gould" w:date="2023-08-22T14:30:00Z">
              <w:rPr>
                <w:rStyle w:val="Hyperlink"/>
                <w:noProof/>
              </w:rPr>
            </w:rPrChange>
          </w:rPr>
          <w:delText>the CSS file?</w:delText>
        </w:r>
        <w:r w:rsidDel="00E92031">
          <w:rPr>
            <w:noProof/>
            <w:webHidden/>
          </w:rPr>
          <w:tab/>
          <w:delText>14</w:delText>
        </w:r>
      </w:del>
    </w:p>
    <w:p w14:paraId="7C592E01" w14:textId="6A4A9CC1" w:rsidR="00FC7B7B" w:rsidDel="00E92031" w:rsidRDefault="00FC7B7B">
      <w:pPr>
        <w:pStyle w:val="TOC2"/>
        <w:rPr>
          <w:del w:id="111" w:author="Adrian Gould" w:date="2023-08-22T14:30:00Z"/>
          <w:rFonts w:eastAsiaTheme="minorEastAsia" w:cstheme="minorBidi"/>
          <w:smallCaps w:val="0"/>
          <w:noProof/>
          <w:kern w:val="2"/>
          <w:sz w:val="24"/>
          <w:szCs w:val="24"/>
          <w:lang w:eastAsia="en-GB"/>
          <w14:ligatures w14:val="standardContextual"/>
        </w:rPr>
      </w:pPr>
      <w:del w:id="112" w:author="Adrian Gould" w:date="2023-08-22T14:30:00Z">
        <w:r w:rsidRPr="00E92031" w:rsidDel="00E92031">
          <w:rPr>
            <w:rPrChange w:id="113" w:author="Adrian Gould" w:date="2023-08-22T14:30:00Z">
              <w:rPr>
                <w:rStyle w:val="Hyperlink"/>
                <w:noProof/>
              </w:rPr>
            </w:rPrChange>
          </w:rPr>
          <w:delText>Where is the above HTML code located in your phase-2/index.html file?</w:delText>
        </w:r>
        <w:r w:rsidDel="00E92031">
          <w:rPr>
            <w:noProof/>
            <w:webHidden/>
          </w:rPr>
          <w:tab/>
          <w:delText>14</w:delText>
        </w:r>
      </w:del>
    </w:p>
    <w:p w14:paraId="0446DA3F" w14:textId="769C8896" w:rsidR="00FC7B7B" w:rsidDel="00E92031" w:rsidRDefault="00FC7B7B">
      <w:pPr>
        <w:pStyle w:val="TOC2"/>
        <w:rPr>
          <w:del w:id="114" w:author="Adrian Gould" w:date="2023-08-22T14:30:00Z"/>
          <w:rFonts w:eastAsiaTheme="minorEastAsia" w:cstheme="minorBidi"/>
          <w:smallCaps w:val="0"/>
          <w:noProof/>
          <w:kern w:val="2"/>
          <w:sz w:val="24"/>
          <w:szCs w:val="24"/>
          <w:lang w:eastAsia="en-GB"/>
          <w14:ligatures w14:val="standardContextual"/>
        </w:rPr>
      </w:pPr>
      <w:del w:id="115" w:author="Adrian Gould" w:date="2023-08-22T14:30:00Z">
        <w:r w:rsidRPr="00E92031" w:rsidDel="00E92031">
          <w:rPr>
            <w:rPrChange w:id="116" w:author="Adrian Gould" w:date="2023-08-22T14:30:00Z">
              <w:rPr>
                <w:rStyle w:val="Hyperlink"/>
                <w:noProof/>
              </w:rPr>
            </w:rPrChange>
          </w:rPr>
          <w:delText>Implement CSS to create the required Layout.</w:delText>
        </w:r>
        <w:r w:rsidDel="00E92031">
          <w:rPr>
            <w:noProof/>
            <w:webHidden/>
          </w:rPr>
          <w:tab/>
          <w:delText>15</w:delText>
        </w:r>
      </w:del>
    </w:p>
    <w:p w14:paraId="2D2F5C5C" w14:textId="48D13BF5" w:rsidR="00FC7B7B" w:rsidDel="00E92031" w:rsidRDefault="00FC7B7B">
      <w:pPr>
        <w:pStyle w:val="TOC2"/>
        <w:rPr>
          <w:del w:id="117" w:author="Adrian Gould" w:date="2023-08-22T14:30:00Z"/>
          <w:rFonts w:eastAsiaTheme="minorEastAsia" w:cstheme="minorBidi"/>
          <w:smallCaps w:val="0"/>
          <w:noProof/>
          <w:kern w:val="2"/>
          <w:sz w:val="24"/>
          <w:szCs w:val="24"/>
          <w:lang w:eastAsia="en-GB"/>
          <w14:ligatures w14:val="standardContextual"/>
        </w:rPr>
      </w:pPr>
      <w:del w:id="118" w:author="Adrian Gould" w:date="2023-08-22T14:30:00Z">
        <w:r w:rsidRPr="00E92031" w:rsidDel="00E92031">
          <w:rPr>
            <w:rPrChange w:id="119" w:author="Adrian Gould" w:date="2023-08-22T14:30:00Z">
              <w:rPr>
                <w:rStyle w:val="Hyperlink"/>
                <w:noProof/>
              </w:rPr>
            </w:rPrChange>
          </w:rPr>
          <w:delText>Validating the CSS</w:delText>
        </w:r>
        <w:r w:rsidDel="00E92031">
          <w:rPr>
            <w:noProof/>
            <w:webHidden/>
          </w:rPr>
          <w:tab/>
          <w:delText>15</w:delText>
        </w:r>
      </w:del>
    </w:p>
    <w:p w14:paraId="0CF6F51D" w14:textId="122B4B58" w:rsidR="00FC7B7B" w:rsidDel="00E92031" w:rsidRDefault="00FC7B7B">
      <w:pPr>
        <w:pStyle w:val="TOC2"/>
        <w:rPr>
          <w:del w:id="120" w:author="Adrian Gould" w:date="2023-08-22T14:30:00Z"/>
          <w:rFonts w:eastAsiaTheme="minorEastAsia" w:cstheme="minorBidi"/>
          <w:smallCaps w:val="0"/>
          <w:noProof/>
          <w:kern w:val="2"/>
          <w:sz w:val="24"/>
          <w:szCs w:val="24"/>
          <w:lang w:eastAsia="en-GB"/>
          <w14:ligatures w14:val="standardContextual"/>
        </w:rPr>
      </w:pPr>
      <w:del w:id="121" w:author="Adrian Gould" w:date="2023-08-22T14:30:00Z">
        <w:r w:rsidRPr="00E92031" w:rsidDel="00E92031">
          <w:rPr>
            <w:rPrChange w:id="122" w:author="Adrian Gould" w:date="2023-08-22T14:30:00Z">
              <w:rPr>
                <w:rStyle w:val="Hyperlink"/>
                <w:noProof/>
              </w:rPr>
            </w:rPrChange>
          </w:rPr>
          <w:delText>Testing page</w:delText>
        </w:r>
        <w:r w:rsidDel="00E92031">
          <w:rPr>
            <w:noProof/>
            <w:webHidden/>
          </w:rPr>
          <w:tab/>
          <w:delText>16</w:delText>
        </w:r>
      </w:del>
    </w:p>
    <w:p w14:paraId="79261C25" w14:textId="5A516999" w:rsidR="00FC7B7B" w:rsidDel="00E92031" w:rsidRDefault="00FC7B7B">
      <w:pPr>
        <w:pStyle w:val="TOC2"/>
        <w:rPr>
          <w:del w:id="123" w:author="Adrian Gould" w:date="2023-08-22T14:30:00Z"/>
          <w:rFonts w:eastAsiaTheme="minorEastAsia" w:cstheme="minorBidi"/>
          <w:smallCaps w:val="0"/>
          <w:noProof/>
          <w:kern w:val="2"/>
          <w:sz w:val="24"/>
          <w:szCs w:val="24"/>
          <w:lang w:eastAsia="en-GB"/>
          <w14:ligatures w14:val="standardContextual"/>
        </w:rPr>
      </w:pPr>
      <w:del w:id="124" w:author="Adrian Gould" w:date="2023-08-22T14:30:00Z">
        <w:r w:rsidRPr="00E92031" w:rsidDel="00E92031">
          <w:rPr>
            <w:rPrChange w:id="125" w:author="Adrian Gould" w:date="2023-08-22T14:30:00Z">
              <w:rPr>
                <w:rStyle w:val="Hyperlink"/>
                <w:noProof/>
              </w:rPr>
            </w:rPrChange>
          </w:rPr>
          <w:delText>Demonstrate to Assessor</w:delText>
        </w:r>
        <w:r w:rsidDel="00E92031">
          <w:rPr>
            <w:noProof/>
            <w:webHidden/>
          </w:rPr>
          <w:tab/>
          <w:delText>17</w:delText>
        </w:r>
      </w:del>
    </w:p>
    <w:p w14:paraId="4612A3A3" w14:textId="168CB966" w:rsidR="00FC7B7B" w:rsidDel="00E92031" w:rsidRDefault="00FC7B7B">
      <w:pPr>
        <w:pStyle w:val="TOC2"/>
        <w:rPr>
          <w:del w:id="126" w:author="Adrian Gould" w:date="2023-08-22T14:30:00Z"/>
          <w:rFonts w:eastAsiaTheme="minorEastAsia" w:cstheme="minorBidi"/>
          <w:smallCaps w:val="0"/>
          <w:noProof/>
          <w:kern w:val="2"/>
          <w:sz w:val="24"/>
          <w:szCs w:val="24"/>
          <w:lang w:eastAsia="en-GB"/>
          <w14:ligatures w14:val="standardContextual"/>
        </w:rPr>
      </w:pPr>
      <w:del w:id="127" w:author="Adrian Gould" w:date="2023-08-22T14:30:00Z">
        <w:r w:rsidRPr="00E92031" w:rsidDel="00E92031">
          <w:rPr>
            <w:rPrChange w:id="128" w:author="Adrian Gould" w:date="2023-08-22T14:30:00Z">
              <w:rPr>
                <w:rStyle w:val="Hyperlink"/>
                <w:noProof/>
              </w:rPr>
            </w:rPrChange>
          </w:rPr>
          <w:delText>Submission of Portfolio Work</w:delText>
        </w:r>
        <w:r w:rsidDel="00E92031">
          <w:rPr>
            <w:noProof/>
            <w:webHidden/>
          </w:rPr>
          <w:tab/>
          <w:delText>18</w:delText>
        </w:r>
      </w:del>
    </w:p>
    <w:p w14:paraId="541C8924" w14:textId="7012BEB5" w:rsidR="00FC7B7B" w:rsidDel="00E92031" w:rsidRDefault="00FC7B7B">
      <w:pPr>
        <w:pStyle w:val="TOC1"/>
        <w:tabs>
          <w:tab w:val="right" w:leader="dot" w:pos="10194"/>
        </w:tabs>
        <w:rPr>
          <w:del w:id="129" w:author="Adrian Gould" w:date="2023-08-22T14:30:00Z"/>
          <w:rFonts w:eastAsiaTheme="minorEastAsia" w:cstheme="minorBidi"/>
          <w:b w:val="0"/>
          <w:bCs w:val="0"/>
          <w:caps w:val="0"/>
          <w:noProof/>
          <w:kern w:val="2"/>
          <w:sz w:val="24"/>
          <w:szCs w:val="24"/>
          <w:lang w:eastAsia="en-GB"/>
          <w14:ligatures w14:val="standardContextual"/>
        </w:rPr>
      </w:pPr>
      <w:del w:id="130" w:author="Adrian Gould" w:date="2023-08-22T14:30:00Z">
        <w:r w:rsidRPr="00E92031" w:rsidDel="00E92031">
          <w:rPr>
            <w:rPrChange w:id="131" w:author="Adrian Gould" w:date="2023-08-22T14:30:00Z">
              <w:rPr>
                <w:rStyle w:val="Hyperlink"/>
                <w:noProof/>
              </w:rPr>
            </w:rPrChange>
          </w:rPr>
          <w:delText>Appendix A: Code Style Guidelines</w:delText>
        </w:r>
        <w:r w:rsidDel="00E92031">
          <w:rPr>
            <w:noProof/>
            <w:webHidden/>
          </w:rPr>
          <w:tab/>
          <w:delText>19</w:delText>
        </w:r>
      </w:del>
    </w:p>
    <w:p w14:paraId="65C61D9E" w14:textId="10CDFCBF" w:rsidR="00FC7B7B" w:rsidDel="00E92031" w:rsidRDefault="00FC7B7B">
      <w:pPr>
        <w:pStyle w:val="TOC1"/>
        <w:tabs>
          <w:tab w:val="right" w:leader="dot" w:pos="10194"/>
        </w:tabs>
        <w:rPr>
          <w:del w:id="132" w:author="Adrian Gould" w:date="2023-08-22T14:30:00Z"/>
          <w:rFonts w:eastAsiaTheme="minorEastAsia" w:cstheme="minorBidi"/>
          <w:b w:val="0"/>
          <w:bCs w:val="0"/>
          <w:caps w:val="0"/>
          <w:noProof/>
          <w:kern w:val="2"/>
          <w:sz w:val="24"/>
          <w:szCs w:val="24"/>
          <w:lang w:eastAsia="en-GB"/>
          <w14:ligatures w14:val="standardContextual"/>
        </w:rPr>
      </w:pPr>
      <w:del w:id="133" w:author="Adrian Gould" w:date="2023-08-22T14:30:00Z">
        <w:r w:rsidRPr="00E92031" w:rsidDel="00E92031">
          <w:rPr>
            <w:rPrChange w:id="134" w:author="Adrian Gould" w:date="2023-08-22T14:30:00Z">
              <w:rPr>
                <w:rStyle w:val="Hyperlink"/>
                <w:noProof/>
              </w:rPr>
            </w:rPrChange>
          </w:rPr>
          <w:delText>Appendix B: Naming Conventions</w:delText>
        </w:r>
        <w:r w:rsidDel="00E92031">
          <w:rPr>
            <w:noProof/>
            <w:webHidden/>
          </w:rPr>
          <w:tab/>
          <w:delText>20</w:delText>
        </w:r>
      </w:del>
    </w:p>
    <w:p w14:paraId="7C6B13AE" w14:textId="3BB4818C" w:rsidR="00FC7B7B" w:rsidDel="00E92031" w:rsidRDefault="00FC7B7B">
      <w:pPr>
        <w:pStyle w:val="TOC2"/>
        <w:rPr>
          <w:del w:id="135" w:author="Adrian Gould" w:date="2023-08-22T14:30:00Z"/>
          <w:rFonts w:eastAsiaTheme="minorEastAsia" w:cstheme="minorBidi"/>
          <w:smallCaps w:val="0"/>
          <w:noProof/>
          <w:kern w:val="2"/>
          <w:sz w:val="24"/>
          <w:szCs w:val="24"/>
          <w:lang w:eastAsia="en-GB"/>
          <w14:ligatures w14:val="standardContextual"/>
        </w:rPr>
      </w:pPr>
      <w:del w:id="136" w:author="Adrian Gould" w:date="2023-08-22T14:30:00Z">
        <w:r w:rsidRPr="00E92031" w:rsidDel="00E92031">
          <w:rPr>
            <w:rPrChange w:id="137" w:author="Adrian Gould" w:date="2023-08-22T14:30:00Z">
              <w:rPr>
                <w:rStyle w:val="Hyperlink"/>
                <w:noProof/>
              </w:rPr>
            </w:rPrChange>
          </w:rPr>
          <w:delText>HTML, CSS and JS Files and folders</w:delText>
        </w:r>
        <w:r w:rsidDel="00E92031">
          <w:rPr>
            <w:noProof/>
            <w:webHidden/>
          </w:rPr>
          <w:tab/>
          <w:delText>20</w:delText>
        </w:r>
      </w:del>
    </w:p>
    <w:p w14:paraId="32DEFFE2" w14:textId="7E66C088" w:rsidR="00FC7B7B" w:rsidDel="00E92031" w:rsidRDefault="00FC7B7B">
      <w:pPr>
        <w:pStyle w:val="TOC2"/>
        <w:rPr>
          <w:del w:id="138" w:author="Adrian Gould" w:date="2023-08-22T14:30:00Z"/>
          <w:rFonts w:eastAsiaTheme="minorEastAsia" w:cstheme="minorBidi"/>
          <w:smallCaps w:val="0"/>
          <w:noProof/>
          <w:kern w:val="2"/>
          <w:sz w:val="24"/>
          <w:szCs w:val="24"/>
          <w:lang w:eastAsia="en-GB"/>
          <w14:ligatures w14:val="standardContextual"/>
        </w:rPr>
      </w:pPr>
      <w:del w:id="139" w:author="Adrian Gould" w:date="2023-08-22T14:30:00Z">
        <w:r w:rsidRPr="00E92031" w:rsidDel="00E92031">
          <w:rPr>
            <w:rPrChange w:id="140" w:author="Adrian Gould" w:date="2023-08-22T14:30:00Z">
              <w:rPr>
                <w:rStyle w:val="Hyperlink"/>
                <w:noProof/>
              </w:rPr>
            </w:rPrChange>
          </w:rPr>
          <w:delText>File extensions</w:delText>
        </w:r>
        <w:r w:rsidDel="00E92031">
          <w:rPr>
            <w:noProof/>
            <w:webHidden/>
          </w:rPr>
          <w:tab/>
          <w:delText>20</w:delText>
        </w:r>
      </w:del>
    </w:p>
    <w:p w14:paraId="300B5CBD" w14:textId="7E3391C3" w:rsidR="00FC7B7B" w:rsidDel="00E92031" w:rsidRDefault="00FC7B7B">
      <w:pPr>
        <w:pStyle w:val="TOC1"/>
        <w:tabs>
          <w:tab w:val="right" w:leader="dot" w:pos="10194"/>
        </w:tabs>
        <w:rPr>
          <w:del w:id="141" w:author="Adrian Gould" w:date="2023-08-22T14:30:00Z"/>
          <w:rFonts w:eastAsiaTheme="minorEastAsia" w:cstheme="minorBidi"/>
          <w:b w:val="0"/>
          <w:bCs w:val="0"/>
          <w:caps w:val="0"/>
          <w:noProof/>
          <w:kern w:val="2"/>
          <w:sz w:val="24"/>
          <w:szCs w:val="24"/>
          <w:lang w:eastAsia="en-GB"/>
          <w14:ligatures w14:val="standardContextual"/>
        </w:rPr>
      </w:pPr>
      <w:del w:id="142" w:author="Adrian Gould" w:date="2023-08-22T14:30:00Z">
        <w:r w:rsidRPr="00E92031" w:rsidDel="00E92031">
          <w:rPr>
            <w:rPrChange w:id="143" w:author="Adrian Gould" w:date="2023-08-22T14:30:00Z">
              <w:rPr>
                <w:rStyle w:val="Hyperlink"/>
                <w:noProof/>
              </w:rPr>
            </w:rPrChange>
          </w:rPr>
          <w:delText>Appendix C: Site Folder Structure</w:delText>
        </w:r>
        <w:r w:rsidDel="00E92031">
          <w:rPr>
            <w:noProof/>
            <w:webHidden/>
          </w:rPr>
          <w:tab/>
          <w:delText>21</w:delText>
        </w:r>
      </w:del>
    </w:p>
    <w:p w14:paraId="6524AD7E" w14:textId="3EF19E1F" w:rsidR="00255C34" w:rsidRDefault="00E56771">
      <w:r>
        <w:lastRenderedPageBreak/>
        <w:fldChar w:fldCharType="end"/>
      </w:r>
    </w:p>
    <w:p w14:paraId="165DE11B" w14:textId="40A52271" w:rsidR="00255C34" w:rsidRDefault="00255C34">
      <w:pPr>
        <w:spacing w:line="240" w:lineRule="auto"/>
      </w:pPr>
    </w:p>
    <w:p w14:paraId="25466301" w14:textId="655B0017" w:rsidR="00E03F71" w:rsidRDefault="00E03F71">
      <w:pPr>
        <w:spacing w:before="0" w:after="0" w:line="240" w:lineRule="auto"/>
      </w:pPr>
      <w:r>
        <w:br w:type="page"/>
      </w:r>
    </w:p>
    <w:tbl>
      <w:tblPr>
        <w:tblW w:w="5000" w:type="pct"/>
        <w:tblInd w:w="3" w:type="dxa"/>
        <w:tblBorders>
          <w:top w:val="outset" w:sz="6" w:space="0" w:color="auto"/>
          <w:left w:val="outset" w:sz="6" w:space="0" w:color="auto"/>
          <w:bottom w:val="outset" w:sz="6" w:space="0" w:color="auto"/>
          <w:right w:val="outset" w:sz="6" w:space="0" w:color="auto"/>
        </w:tblBorders>
        <w:tblCellMar>
          <w:top w:w="57" w:type="dxa"/>
          <w:left w:w="85" w:type="dxa"/>
          <w:bottom w:w="57" w:type="dxa"/>
          <w:right w:w="85" w:type="dxa"/>
        </w:tblCellMar>
        <w:tblLook w:val="04A0" w:firstRow="1" w:lastRow="0" w:firstColumn="1" w:lastColumn="0" w:noHBand="0" w:noVBand="1"/>
      </w:tblPr>
      <w:tblGrid>
        <w:gridCol w:w="10179"/>
        <w:gridCol w:w="9"/>
      </w:tblGrid>
      <w:tr w:rsidR="00E03F71" w:rsidRPr="00255F5C" w14:paraId="4688F9EA" w14:textId="77777777" w:rsidTr="00E03F71">
        <w:trPr>
          <w:gridAfter w:val="1"/>
          <w:wAfter w:w="9" w:type="dxa"/>
          <w:cantSplit/>
        </w:trPr>
        <w:tc>
          <w:tcPr>
            <w:tcW w:w="10179" w:type="dxa"/>
            <w:tcBorders>
              <w:top w:val="single" w:sz="6" w:space="0" w:color="auto"/>
              <w:left w:val="single" w:sz="6" w:space="0" w:color="auto"/>
              <w:bottom w:val="single" w:sz="6" w:space="0" w:color="auto"/>
              <w:right w:val="single" w:sz="6" w:space="0" w:color="auto"/>
            </w:tcBorders>
            <w:shd w:val="clear" w:color="auto" w:fill="C00000"/>
          </w:tcPr>
          <w:p w14:paraId="47ACAD81" w14:textId="77777777" w:rsidR="00E03F71" w:rsidRPr="00255F5C" w:rsidRDefault="00E03F71" w:rsidP="004602A9">
            <w:pPr>
              <w:pStyle w:val="Sectionheading"/>
              <w:rPr>
                <w:rFonts w:ascii="Century Gothic" w:hAnsi="Century Gothic"/>
                <w:bCs w:val="0"/>
                <w:szCs w:val="28"/>
              </w:rPr>
            </w:pPr>
            <w:r w:rsidRPr="00255F5C">
              <w:rPr>
                <w:rFonts w:ascii="Century Gothic" w:hAnsi="Century Gothic"/>
                <w:bCs w:val="0"/>
                <w:szCs w:val="28"/>
              </w:rPr>
              <w:lastRenderedPageBreak/>
              <w:t>Assessment Due Date</w:t>
            </w:r>
          </w:p>
        </w:tc>
      </w:tr>
      <w:tr w:rsidR="00E03F71" w14:paraId="274A1153" w14:textId="77777777" w:rsidTr="00E03F71">
        <w:trPr>
          <w:gridAfter w:val="1"/>
          <w:wAfter w:w="9" w:type="dxa"/>
          <w:cantSplit/>
        </w:trPr>
        <w:tc>
          <w:tcPr>
            <w:tcW w:w="10179" w:type="dxa"/>
            <w:tcBorders>
              <w:top w:val="single" w:sz="6" w:space="0" w:color="auto"/>
              <w:left w:val="single" w:sz="6" w:space="0" w:color="auto"/>
              <w:bottom w:val="single" w:sz="6" w:space="0" w:color="auto"/>
              <w:right w:val="single" w:sz="6" w:space="0" w:color="auto"/>
            </w:tcBorders>
            <w:shd w:val="clear" w:color="auto" w:fill="auto"/>
            <w:hideMark/>
          </w:tcPr>
          <w:p w14:paraId="0FE86DDD" w14:textId="77777777" w:rsidR="00E03F71" w:rsidRDefault="00E03F71" w:rsidP="004602A9">
            <w:pPr>
              <w:textAlignment w:val="baseline"/>
              <w:rPr>
                <w:szCs w:val="22"/>
              </w:rPr>
            </w:pPr>
            <w:r>
              <w:rPr>
                <w:szCs w:val="22"/>
              </w:rPr>
              <w:t xml:space="preserve">This assessment is split into components that have several due dates. </w:t>
            </w:r>
          </w:p>
          <w:p w14:paraId="62CB6151" w14:textId="77777777" w:rsidR="00E03F71" w:rsidRDefault="00E03F71" w:rsidP="004602A9">
            <w:pPr>
              <w:textAlignment w:val="baseline"/>
            </w:pPr>
            <w:r>
              <w:rPr>
                <w:szCs w:val="22"/>
              </w:rPr>
              <w:t>This component of the Portfolio of Work is due:</w:t>
            </w:r>
          </w:p>
          <w:p w14:paraId="2F615CCF" w14:textId="798403D0" w:rsidR="00E03F71" w:rsidRDefault="00E03F71" w:rsidP="001925B4">
            <w:pPr>
              <w:numPr>
                <w:ilvl w:val="0"/>
                <w:numId w:val="2"/>
              </w:numPr>
              <w:ind w:left="360" w:firstLine="0"/>
              <w:textAlignment w:val="baseline"/>
              <w:rPr>
                <w:szCs w:val="22"/>
              </w:rPr>
            </w:pPr>
            <w:r>
              <w:rPr>
                <w:szCs w:val="22"/>
              </w:rPr>
              <w:t xml:space="preserve">Week </w:t>
            </w:r>
            <w:ins w:id="144" w:author="Adrian Gould" w:date="2023-08-28T16:06:00Z">
              <w:r w:rsidR="00A847C1">
                <w:rPr>
                  <w:szCs w:val="22"/>
                </w:rPr>
                <w:t>11</w:t>
              </w:r>
            </w:ins>
            <w:del w:id="145" w:author="Adrian Gould" w:date="2023-08-28T12:59:00Z">
              <w:r w:rsidR="00F770B8" w:rsidDel="002808DC">
                <w:rPr>
                  <w:szCs w:val="22"/>
                </w:rPr>
                <w:delText>8</w:delText>
              </w:r>
            </w:del>
            <w:r>
              <w:rPr>
                <w:szCs w:val="22"/>
              </w:rPr>
              <w:t xml:space="preserve"> at 17:30 (5.30PM) on day of scheduled lecture</w:t>
            </w:r>
          </w:p>
          <w:p w14:paraId="7CA99D37" w14:textId="6457AA53" w:rsidR="009E075B" w:rsidRDefault="00E03F71" w:rsidP="004602A9">
            <w:pPr>
              <w:textAlignment w:val="baseline"/>
              <w:rPr>
                <w:szCs w:val="22"/>
              </w:rPr>
            </w:pPr>
            <w:r>
              <w:rPr>
                <w:szCs w:val="22"/>
              </w:rPr>
              <w:t xml:space="preserve">These </w:t>
            </w:r>
            <w:r w:rsidR="00317601">
              <w:rPr>
                <w:szCs w:val="22"/>
              </w:rPr>
              <w:t>are also</w:t>
            </w:r>
            <w:r>
              <w:rPr>
                <w:szCs w:val="22"/>
              </w:rPr>
              <w:t xml:space="preserve"> shown in the Learning and Assessment Plan. </w:t>
            </w:r>
          </w:p>
          <w:p w14:paraId="453238C1" w14:textId="628AAA06" w:rsidR="00E03F71" w:rsidRDefault="00E03F71" w:rsidP="004602A9">
            <w:pPr>
              <w:textAlignment w:val="baseline"/>
            </w:pPr>
            <w:r>
              <w:rPr>
                <w:szCs w:val="22"/>
              </w:rPr>
              <w:t xml:space="preserve">Also, refer to Blackboard for most accurate dates, which may alter due to unforeseen circumstances.  </w:t>
            </w:r>
          </w:p>
          <w:p w14:paraId="32B82FDC" w14:textId="77777777" w:rsidR="00E03F71" w:rsidRDefault="00E03F71" w:rsidP="004602A9">
            <w:pPr>
              <w:textAlignment w:val="baseline"/>
              <w:rPr>
                <w:szCs w:val="22"/>
              </w:rPr>
            </w:pPr>
            <w:r>
              <w:rPr>
                <w:szCs w:val="22"/>
              </w:rPr>
              <w:t xml:space="preserve">We also will endeavour to update these document(s) at the same time. </w:t>
            </w:r>
          </w:p>
          <w:p w14:paraId="5F10EC67" w14:textId="77777777" w:rsidR="00E03F71" w:rsidRPr="00385534" w:rsidRDefault="00E03F71" w:rsidP="004602A9">
            <w:pPr>
              <w:textAlignment w:val="baseline"/>
              <w:rPr>
                <w:szCs w:val="22"/>
              </w:rPr>
            </w:pPr>
          </w:p>
        </w:tc>
      </w:tr>
      <w:tr w:rsidR="00F32E09" w:rsidRPr="00B30B8A" w14:paraId="2F1718C6" w14:textId="77777777" w:rsidTr="00E03F71">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cantSplit/>
          <w:trHeight w:val="431"/>
        </w:trPr>
        <w:tc>
          <w:tcPr>
            <w:tcW w:w="10188" w:type="dxa"/>
            <w:gridSpan w:val="2"/>
            <w:tcBorders>
              <w:top w:val="single" w:sz="4" w:space="0" w:color="auto"/>
              <w:left w:val="single" w:sz="4" w:space="0" w:color="000000"/>
              <w:bottom w:val="single" w:sz="4" w:space="0" w:color="auto"/>
              <w:right w:val="single" w:sz="4" w:space="0" w:color="000000"/>
            </w:tcBorders>
            <w:shd w:val="clear" w:color="auto" w:fill="C00000"/>
            <w:vAlign w:val="center"/>
          </w:tcPr>
          <w:p w14:paraId="0A105199" w14:textId="03644C00" w:rsidR="00F32E09" w:rsidRPr="00B30B8A" w:rsidRDefault="00F32E09" w:rsidP="00B30B8A">
            <w:pPr>
              <w:pStyle w:val="Sectionheading"/>
              <w:rPr>
                <w:rStyle w:val="SubtleEmphasis"/>
                <w:i w:val="0"/>
                <w:color w:val="FFFFFF" w:themeColor="background1"/>
                <w:sz w:val="28"/>
                <w:szCs w:val="24"/>
              </w:rPr>
            </w:pPr>
            <w:r w:rsidRPr="00B30B8A">
              <w:t>Required</w:t>
            </w:r>
            <w:r w:rsidR="00B30B8A" w:rsidRPr="00B30B8A">
              <w:t xml:space="preserve"> </w:t>
            </w:r>
            <w:r w:rsidRPr="00B30B8A">
              <w:t>Resources</w:t>
            </w:r>
          </w:p>
        </w:tc>
      </w:tr>
      <w:tr w:rsidR="00F32E09" w14:paraId="3AE7561B" w14:textId="77777777" w:rsidTr="00E03F71">
        <w:trPr>
          <w:gridAfter w:val="1"/>
          <w:wAfter w:w="9" w:type="dxa"/>
          <w:cantSplit/>
        </w:trPr>
        <w:tc>
          <w:tcPr>
            <w:tcW w:w="10179" w:type="dxa"/>
            <w:tcBorders>
              <w:top w:val="single" w:sz="6" w:space="0" w:color="auto"/>
              <w:left w:val="single" w:sz="6" w:space="0" w:color="auto"/>
              <w:bottom w:val="single" w:sz="6" w:space="0" w:color="auto"/>
              <w:right w:val="single" w:sz="6" w:space="0" w:color="auto"/>
            </w:tcBorders>
            <w:shd w:val="clear" w:color="auto" w:fill="auto"/>
            <w:hideMark/>
          </w:tcPr>
          <w:p w14:paraId="780636CE" w14:textId="4A79E7E7" w:rsidR="007053F5" w:rsidRDefault="00F32E09" w:rsidP="00B30B8A">
            <w:pPr>
              <w:textAlignment w:val="baseline"/>
              <w:rPr>
                <w:color w:val="000000"/>
                <w:szCs w:val="22"/>
              </w:rPr>
            </w:pPr>
            <w:r>
              <w:rPr>
                <w:color w:val="000000"/>
                <w:szCs w:val="22"/>
              </w:rPr>
              <w:t>The</w:t>
            </w:r>
            <w:r w:rsidR="00B30B8A">
              <w:rPr>
                <w:color w:val="000000"/>
                <w:szCs w:val="22"/>
              </w:rPr>
              <w:t xml:space="preserve"> </w:t>
            </w:r>
            <w:r>
              <w:rPr>
                <w:color w:val="000000"/>
                <w:szCs w:val="22"/>
              </w:rPr>
              <w:t>base</w:t>
            </w:r>
            <w:r w:rsidR="00B30B8A">
              <w:rPr>
                <w:color w:val="000000"/>
                <w:szCs w:val="22"/>
              </w:rPr>
              <w:t xml:space="preserve"> </w:t>
            </w:r>
            <w:r>
              <w:rPr>
                <w:color w:val="000000"/>
                <w:szCs w:val="22"/>
              </w:rPr>
              <w:t>requirements</w:t>
            </w:r>
            <w:r w:rsidR="00B30B8A">
              <w:rPr>
                <w:color w:val="000000"/>
                <w:szCs w:val="22"/>
              </w:rPr>
              <w:t xml:space="preserve"> </w:t>
            </w:r>
            <w:r>
              <w:rPr>
                <w:color w:val="000000"/>
                <w:szCs w:val="22"/>
              </w:rPr>
              <w:t>this</w:t>
            </w:r>
            <w:r w:rsidR="00B30B8A">
              <w:rPr>
                <w:color w:val="000000"/>
                <w:szCs w:val="22"/>
              </w:rPr>
              <w:t xml:space="preserve"> </w:t>
            </w:r>
            <w:r>
              <w:rPr>
                <w:color w:val="000000"/>
                <w:szCs w:val="22"/>
              </w:rPr>
              <w:t>assessment</w:t>
            </w:r>
            <w:r w:rsidR="00B30B8A">
              <w:rPr>
                <w:color w:val="000000"/>
                <w:szCs w:val="22"/>
              </w:rPr>
              <w:t xml:space="preserve"> </w:t>
            </w:r>
            <w:r>
              <w:rPr>
                <w:color w:val="000000"/>
                <w:szCs w:val="22"/>
              </w:rPr>
              <w:t>task</w:t>
            </w:r>
            <w:r w:rsidR="00625A23">
              <w:rPr>
                <w:color w:val="000000"/>
                <w:szCs w:val="22"/>
              </w:rPr>
              <w:t>, are listed below. They are listed as common (for both PC and Mac), and for the individual operating systems.</w:t>
            </w:r>
            <w:r w:rsidR="007053F5">
              <w:rPr>
                <w:color w:val="000000"/>
                <w:szCs w:val="22"/>
              </w:rPr>
              <w:t xml:space="preserve"> </w:t>
            </w:r>
          </w:p>
          <w:p w14:paraId="19CB3AE6" w14:textId="77777777" w:rsidR="007053F5" w:rsidRDefault="007053F5" w:rsidP="007053F5">
            <w:pPr>
              <w:textAlignment w:val="baseline"/>
              <w:rPr>
                <w:szCs w:val="22"/>
              </w:rPr>
            </w:pPr>
            <w:r>
              <w:rPr>
                <w:szCs w:val="22"/>
              </w:rPr>
              <w:t xml:space="preserve">We presume that all assessment work is completed on a </w:t>
            </w:r>
            <w:r w:rsidRPr="007C1F96">
              <w:rPr>
                <w:b/>
                <w:szCs w:val="22"/>
              </w:rPr>
              <w:t>PC</w:t>
            </w:r>
            <w:r>
              <w:rPr>
                <w:szCs w:val="22"/>
              </w:rPr>
              <w:t xml:space="preserve"> with the software as specified. This is to reduce configuration issues affecting the successful completion of the assessment item. </w:t>
            </w:r>
          </w:p>
          <w:p w14:paraId="45BC86AF" w14:textId="6FC5A082" w:rsidR="00625A23" w:rsidRPr="007053F5" w:rsidRDefault="007053F5" w:rsidP="00B30B8A">
            <w:pPr>
              <w:textAlignment w:val="baseline"/>
              <w:rPr>
                <w:i/>
                <w:color w:val="1F497D" w:themeColor="text2"/>
                <w:sz w:val="20"/>
                <w:szCs w:val="18"/>
              </w:rPr>
            </w:pPr>
            <w:r w:rsidRPr="007C1F96">
              <w:rPr>
                <w:rStyle w:val="SubtleEmphasis"/>
              </w:rPr>
              <w:t>Whilst other applications and operating systems may be used, we are unable to give extensive support to ensure your environment is working as expected.</w:t>
            </w:r>
          </w:p>
          <w:p w14:paraId="067EC01B" w14:textId="5A7F3897" w:rsidR="00625A23" w:rsidRDefault="00625A23" w:rsidP="002C3CF4">
            <w:pPr>
              <w:pStyle w:val="Heading3"/>
            </w:pPr>
            <w:bookmarkStart w:id="146" w:name="_Toc94976380"/>
            <w:r>
              <w:t>Common:</w:t>
            </w:r>
            <w:bookmarkEnd w:id="146"/>
          </w:p>
          <w:p w14:paraId="77D4AFC3" w14:textId="68B5830E" w:rsidR="00625A23" w:rsidRPr="003355E0" w:rsidRDefault="00625A23" w:rsidP="001925B4">
            <w:pPr>
              <w:pStyle w:val="ListParagraph"/>
              <w:numPr>
                <w:ilvl w:val="0"/>
                <w:numId w:val="10"/>
              </w:numPr>
              <w:rPr>
                <w:sz w:val="20"/>
                <w:szCs w:val="20"/>
              </w:rPr>
            </w:pPr>
            <w:r w:rsidRPr="003355E0">
              <w:rPr>
                <w:sz w:val="20"/>
                <w:szCs w:val="20"/>
              </w:rPr>
              <w:t>Access to Office 365 &amp; Microsoft Word</w:t>
            </w:r>
          </w:p>
          <w:p w14:paraId="5B3CD552" w14:textId="4A27BBC5" w:rsidR="00625A23" w:rsidRPr="003355E0" w:rsidRDefault="00252C85" w:rsidP="001925B4">
            <w:pPr>
              <w:pStyle w:val="ListParagraph"/>
              <w:numPr>
                <w:ilvl w:val="0"/>
                <w:numId w:val="10"/>
              </w:numPr>
              <w:rPr>
                <w:sz w:val="20"/>
                <w:szCs w:val="20"/>
              </w:rPr>
            </w:pPr>
            <w:r w:rsidRPr="003355E0">
              <w:rPr>
                <w:sz w:val="20"/>
                <w:szCs w:val="20"/>
              </w:rPr>
              <w:t xml:space="preserve">WebStorm, </w:t>
            </w:r>
            <w:r w:rsidR="00625A23" w:rsidRPr="003355E0">
              <w:rPr>
                <w:sz w:val="20"/>
                <w:szCs w:val="20"/>
              </w:rPr>
              <w:t>PhpStorm</w:t>
            </w:r>
          </w:p>
          <w:p w14:paraId="4FCA3894" w14:textId="122E1EA7" w:rsidR="00C0201C" w:rsidRDefault="00C0201C" w:rsidP="001925B4">
            <w:pPr>
              <w:pStyle w:val="ListParagraph"/>
              <w:numPr>
                <w:ilvl w:val="0"/>
                <w:numId w:val="10"/>
              </w:numPr>
              <w:rPr>
                <w:sz w:val="20"/>
                <w:szCs w:val="20"/>
              </w:rPr>
            </w:pPr>
            <w:r w:rsidRPr="003355E0">
              <w:rPr>
                <w:sz w:val="20"/>
                <w:szCs w:val="20"/>
              </w:rPr>
              <w:t>Access to Figma.com for diagrams</w:t>
            </w:r>
          </w:p>
          <w:p w14:paraId="45D57C14" w14:textId="286D28B0" w:rsidR="00317601" w:rsidRDefault="00317601" w:rsidP="001925B4">
            <w:pPr>
              <w:pStyle w:val="ListParagraph"/>
              <w:numPr>
                <w:ilvl w:val="0"/>
                <w:numId w:val="10"/>
              </w:numPr>
              <w:rPr>
                <w:sz w:val="20"/>
                <w:szCs w:val="20"/>
              </w:rPr>
            </w:pPr>
            <w:r>
              <w:rPr>
                <w:sz w:val="20"/>
                <w:szCs w:val="20"/>
              </w:rPr>
              <w:t>Access to TAFE Web Site Hosting (</w:t>
            </w:r>
            <w:r w:rsidR="00C73439">
              <w:rPr>
                <w:sz w:val="20"/>
                <w:szCs w:val="20"/>
              </w:rPr>
              <w:t>located on dev.</w:t>
            </w:r>
            <w:r>
              <w:rPr>
                <w:sz w:val="20"/>
                <w:szCs w:val="20"/>
              </w:rPr>
              <w:t>ScreenCraft</w:t>
            </w:r>
            <w:r w:rsidR="00C73439">
              <w:rPr>
                <w:sz w:val="20"/>
                <w:szCs w:val="20"/>
              </w:rPr>
              <w:t>.net.au</w:t>
            </w:r>
            <w:r>
              <w:rPr>
                <w:sz w:val="20"/>
                <w:szCs w:val="20"/>
              </w:rPr>
              <w:t>)</w:t>
            </w:r>
          </w:p>
          <w:p w14:paraId="5F15C074" w14:textId="1323F1C4" w:rsidR="004657E4" w:rsidRDefault="004657E4" w:rsidP="001925B4">
            <w:pPr>
              <w:pStyle w:val="ListParagraph"/>
              <w:numPr>
                <w:ilvl w:val="0"/>
                <w:numId w:val="10"/>
              </w:numPr>
              <w:rPr>
                <w:sz w:val="20"/>
                <w:szCs w:val="20"/>
              </w:rPr>
            </w:pPr>
            <w:r>
              <w:rPr>
                <w:sz w:val="20"/>
                <w:szCs w:val="20"/>
              </w:rPr>
              <w:t>WinSCP for deployment of site</w:t>
            </w:r>
          </w:p>
          <w:p w14:paraId="15C538F5" w14:textId="054D721A" w:rsidR="004657E4" w:rsidRPr="003355E0" w:rsidRDefault="004657E4" w:rsidP="001925B4">
            <w:pPr>
              <w:pStyle w:val="ListParagraph"/>
              <w:numPr>
                <w:ilvl w:val="0"/>
                <w:numId w:val="10"/>
              </w:numPr>
              <w:rPr>
                <w:sz w:val="20"/>
                <w:szCs w:val="20"/>
              </w:rPr>
            </w:pPr>
            <w:r>
              <w:rPr>
                <w:sz w:val="20"/>
                <w:szCs w:val="20"/>
              </w:rPr>
              <w:t>Git for version control</w:t>
            </w:r>
            <w:r w:rsidR="00B11ECA">
              <w:rPr>
                <w:sz w:val="20"/>
                <w:szCs w:val="20"/>
              </w:rPr>
              <w:t xml:space="preserve">, GitHub account for </w:t>
            </w:r>
          </w:p>
          <w:p w14:paraId="1580F125" w14:textId="121D8030" w:rsidR="00625A23" w:rsidRPr="002C3CF4" w:rsidRDefault="00625A23" w:rsidP="002C3CF4">
            <w:pPr>
              <w:pStyle w:val="Heading3"/>
            </w:pPr>
            <w:bookmarkStart w:id="147" w:name="_Toc94976381"/>
            <w:r>
              <w:t>PC:</w:t>
            </w:r>
            <w:bookmarkEnd w:id="147"/>
          </w:p>
          <w:p w14:paraId="066A56A2" w14:textId="77777777" w:rsidR="00625A23" w:rsidRPr="003355E0" w:rsidRDefault="00625A23" w:rsidP="001925B4">
            <w:pPr>
              <w:pStyle w:val="ListParagraph"/>
              <w:numPr>
                <w:ilvl w:val="0"/>
                <w:numId w:val="9"/>
              </w:numPr>
              <w:rPr>
                <w:sz w:val="20"/>
                <w:szCs w:val="20"/>
              </w:rPr>
            </w:pPr>
            <w:r w:rsidRPr="003355E0">
              <w:rPr>
                <w:sz w:val="20"/>
                <w:szCs w:val="20"/>
              </w:rPr>
              <w:t xml:space="preserve">Web Browsers (Must have </w:t>
            </w:r>
            <w:r w:rsidRPr="003355E0">
              <w:rPr>
                <w:b/>
                <w:sz w:val="20"/>
                <w:szCs w:val="20"/>
              </w:rPr>
              <w:t>at least</w:t>
            </w:r>
            <w:r w:rsidRPr="003355E0">
              <w:rPr>
                <w:sz w:val="20"/>
                <w:szCs w:val="20"/>
              </w:rPr>
              <w:t xml:space="preserve"> TWO different rendering engines)</w:t>
            </w:r>
          </w:p>
          <w:p w14:paraId="4B48A10E" w14:textId="77777777" w:rsidR="00625A23" w:rsidRPr="003355E0" w:rsidRDefault="00625A23" w:rsidP="001925B4">
            <w:pPr>
              <w:pStyle w:val="ListParagraph"/>
              <w:numPr>
                <w:ilvl w:val="1"/>
                <w:numId w:val="9"/>
              </w:numPr>
              <w:rPr>
                <w:sz w:val="20"/>
                <w:szCs w:val="20"/>
              </w:rPr>
            </w:pPr>
            <w:r w:rsidRPr="003355E0">
              <w:rPr>
                <w:sz w:val="20"/>
                <w:szCs w:val="20"/>
              </w:rPr>
              <w:t xml:space="preserve">Chromium based: Edge, Chrome, </w:t>
            </w:r>
          </w:p>
          <w:p w14:paraId="5F034A88" w14:textId="77777777" w:rsidR="00625A23" w:rsidRPr="003355E0" w:rsidRDefault="00625A23" w:rsidP="001925B4">
            <w:pPr>
              <w:pStyle w:val="ListParagraph"/>
              <w:numPr>
                <w:ilvl w:val="1"/>
                <w:numId w:val="9"/>
              </w:numPr>
              <w:rPr>
                <w:sz w:val="20"/>
                <w:szCs w:val="20"/>
              </w:rPr>
            </w:pPr>
            <w:r w:rsidRPr="003355E0">
              <w:rPr>
                <w:sz w:val="20"/>
                <w:szCs w:val="20"/>
              </w:rPr>
              <w:t>Firefox</w:t>
            </w:r>
          </w:p>
          <w:p w14:paraId="3580A2E8" w14:textId="4028243F" w:rsidR="00625A23" w:rsidRPr="003355E0" w:rsidRDefault="00625A23" w:rsidP="001925B4">
            <w:pPr>
              <w:pStyle w:val="ListParagraph"/>
              <w:numPr>
                <w:ilvl w:val="1"/>
                <w:numId w:val="9"/>
              </w:numPr>
              <w:rPr>
                <w:sz w:val="20"/>
                <w:szCs w:val="20"/>
              </w:rPr>
            </w:pPr>
            <w:r w:rsidRPr="003355E0">
              <w:rPr>
                <w:sz w:val="20"/>
                <w:szCs w:val="20"/>
              </w:rPr>
              <w:t>Opera</w:t>
            </w:r>
          </w:p>
          <w:p w14:paraId="5E29A7FB" w14:textId="43CA1B37" w:rsidR="00625A23" w:rsidRDefault="00625A23" w:rsidP="002C3CF4">
            <w:pPr>
              <w:pStyle w:val="Heading3"/>
            </w:pPr>
            <w:bookmarkStart w:id="148" w:name="_Toc94976382"/>
            <w:r>
              <w:t>Mac:</w:t>
            </w:r>
            <w:bookmarkEnd w:id="148"/>
          </w:p>
          <w:p w14:paraId="53ED2D8D" w14:textId="77777777" w:rsidR="00625A23" w:rsidRPr="003355E0" w:rsidRDefault="00625A23" w:rsidP="001925B4">
            <w:pPr>
              <w:pStyle w:val="ListParagraph"/>
              <w:numPr>
                <w:ilvl w:val="0"/>
                <w:numId w:val="8"/>
              </w:numPr>
              <w:rPr>
                <w:sz w:val="20"/>
                <w:szCs w:val="20"/>
              </w:rPr>
            </w:pPr>
            <w:r w:rsidRPr="003355E0">
              <w:rPr>
                <w:sz w:val="20"/>
                <w:szCs w:val="20"/>
              </w:rPr>
              <w:t xml:space="preserve">Web Browsers (Must have </w:t>
            </w:r>
            <w:r w:rsidRPr="003355E0">
              <w:rPr>
                <w:b/>
                <w:sz w:val="20"/>
                <w:szCs w:val="20"/>
              </w:rPr>
              <w:t>at least</w:t>
            </w:r>
            <w:r w:rsidRPr="003355E0">
              <w:rPr>
                <w:sz w:val="20"/>
                <w:szCs w:val="20"/>
              </w:rPr>
              <w:t xml:space="preserve"> TWO different rendering engines)</w:t>
            </w:r>
          </w:p>
          <w:p w14:paraId="4CF95A35" w14:textId="77777777" w:rsidR="00625A23" w:rsidRPr="003355E0" w:rsidRDefault="00625A23" w:rsidP="001925B4">
            <w:pPr>
              <w:pStyle w:val="ListParagraph"/>
              <w:numPr>
                <w:ilvl w:val="1"/>
                <w:numId w:val="8"/>
              </w:numPr>
              <w:rPr>
                <w:sz w:val="20"/>
                <w:szCs w:val="20"/>
              </w:rPr>
            </w:pPr>
            <w:r w:rsidRPr="003355E0">
              <w:rPr>
                <w:sz w:val="20"/>
                <w:szCs w:val="20"/>
              </w:rPr>
              <w:t xml:space="preserve">Chromium based: Edge, Chrome, </w:t>
            </w:r>
          </w:p>
          <w:p w14:paraId="150670E2" w14:textId="77777777" w:rsidR="00625A23" w:rsidRPr="003355E0" w:rsidRDefault="00625A23" w:rsidP="001925B4">
            <w:pPr>
              <w:pStyle w:val="ListParagraph"/>
              <w:numPr>
                <w:ilvl w:val="1"/>
                <w:numId w:val="8"/>
              </w:numPr>
              <w:rPr>
                <w:sz w:val="20"/>
                <w:szCs w:val="20"/>
              </w:rPr>
            </w:pPr>
            <w:r w:rsidRPr="003355E0">
              <w:rPr>
                <w:sz w:val="20"/>
                <w:szCs w:val="20"/>
              </w:rPr>
              <w:t>Firefox</w:t>
            </w:r>
          </w:p>
          <w:p w14:paraId="33254879" w14:textId="77777777" w:rsidR="00625A23" w:rsidRPr="003355E0" w:rsidRDefault="00625A23" w:rsidP="001925B4">
            <w:pPr>
              <w:pStyle w:val="ListParagraph"/>
              <w:numPr>
                <w:ilvl w:val="1"/>
                <w:numId w:val="8"/>
              </w:numPr>
              <w:rPr>
                <w:sz w:val="20"/>
                <w:szCs w:val="20"/>
              </w:rPr>
            </w:pPr>
            <w:r w:rsidRPr="003355E0">
              <w:rPr>
                <w:sz w:val="20"/>
                <w:szCs w:val="20"/>
              </w:rPr>
              <w:t>Opera</w:t>
            </w:r>
          </w:p>
          <w:p w14:paraId="4C4DED0E" w14:textId="49FA8D8A" w:rsidR="00F32E09" w:rsidRPr="003355E0" w:rsidRDefault="00625A23" w:rsidP="001925B4">
            <w:pPr>
              <w:pStyle w:val="ListParagraph"/>
              <w:numPr>
                <w:ilvl w:val="1"/>
                <w:numId w:val="8"/>
              </w:numPr>
              <w:rPr>
                <w:sz w:val="20"/>
                <w:szCs w:val="20"/>
              </w:rPr>
            </w:pPr>
            <w:r w:rsidRPr="003355E0">
              <w:rPr>
                <w:sz w:val="20"/>
                <w:szCs w:val="20"/>
              </w:rPr>
              <w:t>Safari</w:t>
            </w:r>
          </w:p>
          <w:p w14:paraId="1B683B9D" w14:textId="77777777" w:rsidR="001127BB" w:rsidRDefault="00F32E09" w:rsidP="00255F5C">
            <w:pPr>
              <w:textAlignment w:val="baseline"/>
              <w:rPr>
                <w:color w:val="FF0000"/>
                <w:szCs w:val="22"/>
              </w:rPr>
            </w:pPr>
            <w:r>
              <w:rPr>
                <w:b/>
                <w:i/>
                <w:iCs/>
                <w:color w:val="FF0000"/>
                <w:szCs w:val="22"/>
              </w:rPr>
              <w:t>Use</w:t>
            </w:r>
            <w:r w:rsidR="00B30B8A">
              <w:rPr>
                <w:b/>
                <w:i/>
                <w:iCs/>
                <w:color w:val="FF0000"/>
                <w:szCs w:val="22"/>
              </w:rPr>
              <w:t xml:space="preserve"> </w:t>
            </w:r>
            <w:r>
              <w:rPr>
                <w:b/>
                <w:i/>
                <w:iCs/>
                <w:color w:val="FF0000"/>
                <w:szCs w:val="22"/>
              </w:rPr>
              <w:t>of</w:t>
            </w:r>
            <w:r w:rsidR="00B30B8A">
              <w:rPr>
                <w:b/>
                <w:i/>
                <w:iCs/>
                <w:color w:val="FF0000"/>
                <w:szCs w:val="22"/>
              </w:rPr>
              <w:t xml:space="preserve"> </w:t>
            </w:r>
            <w:r>
              <w:rPr>
                <w:b/>
                <w:i/>
                <w:iCs/>
                <w:color w:val="FF0000"/>
                <w:szCs w:val="22"/>
              </w:rPr>
              <w:t>some</w:t>
            </w:r>
            <w:r w:rsidR="00B30B8A">
              <w:rPr>
                <w:b/>
                <w:i/>
                <w:iCs/>
                <w:color w:val="FF0000"/>
                <w:szCs w:val="22"/>
              </w:rPr>
              <w:t xml:space="preserve"> </w:t>
            </w:r>
            <w:r>
              <w:rPr>
                <w:b/>
                <w:i/>
                <w:iCs/>
                <w:color w:val="FF0000"/>
                <w:szCs w:val="22"/>
              </w:rPr>
              <w:t>of</w:t>
            </w:r>
            <w:r w:rsidR="00B30B8A">
              <w:rPr>
                <w:b/>
                <w:i/>
                <w:iCs/>
                <w:color w:val="FF0000"/>
                <w:szCs w:val="22"/>
              </w:rPr>
              <w:t xml:space="preserve"> </w:t>
            </w:r>
            <w:r>
              <w:rPr>
                <w:b/>
                <w:i/>
                <w:iCs/>
                <w:color w:val="FF0000"/>
                <w:szCs w:val="22"/>
              </w:rPr>
              <w:t>these</w:t>
            </w:r>
            <w:r w:rsidR="00B30B8A">
              <w:rPr>
                <w:b/>
                <w:i/>
                <w:iCs/>
                <w:color w:val="FF0000"/>
                <w:szCs w:val="22"/>
              </w:rPr>
              <w:t xml:space="preserve"> </w:t>
            </w:r>
            <w:r>
              <w:rPr>
                <w:b/>
                <w:i/>
                <w:iCs/>
                <w:color w:val="FF0000"/>
                <w:szCs w:val="22"/>
              </w:rPr>
              <w:t>items</w:t>
            </w:r>
            <w:r w:rsidR="00B30B8A">
              <w:rPr>
                <w:b/>
                <w:i/>
                <w:iCs/>
                <w:color w:val="FF0000"/>
                <w:szCs w:val="22"/>
              </w:rPr>
              <w:t xml:space="preserve"> </w:t>
            </w:r>
            <w:r>
              <w:rPr>
                <w:b/>
                <w:i/>
                <w:iCs/>
                <w:color w:val="FF0000"/>
                <w:szCs w:val="22"/>
              </w:rPr>
              <w:t>may</w:t>
            </w:r>
            <w:r w:rsidR="00B30B8A">
              <w:rPr>
                <w:b/>
                <w:i/>
                <w:iCs/>
                <w:color w:val="FF0000"/>
                <w:szCs w:val="22"/>
              </w:rPr>
              <w:t xml:space="preserve"> </w:t>
            </w:r>
            <w:r>
              <w:rPr>
                <w:b/>
                <w:i/>
                <w:iCs/>
                <w:color w:val="FF0000"/>
                <w:szCs w:val="22"/>
              </w:rPr>
              <w:t>not</w:t>
            </w:r>
            <w:r w:rsidR="00B30B8A">
              <w:rPr>
                <w:b/>
                <w:i/>
                <w:iCs/>
                <w:color w:val="FF0000"/>
                <w:szCs w:val="22"/>
              </w:rPr>
              <w:t xml:space="preserve"> </w:t>
            </w:r>
            <w:r w:rsidR="001B3966">
              <w:rPr>
                <w:b/>
                <w:i/>
                <w:iCs/>
                <w:color w:val="FF0000"/>
                <w:szCs w:val="22"/>
              </w:rPr>
              <w:t>be used</w:t>
            </w:r>
            <w:r w:rsidR="00B30B8A">
              <w:rPr>
                <w:b/>
                <w:i/>
                <w:iCs/>
                <w:color w:val="FF0000"/>
                <w:szCs w:val="22"/>
              </w:rPr>
              <w:t xml:space="preserve"> </w:t>
            </w:r>
            <w:r>
              <w:rPr>
                <w:b/>
                <w:i/>
                <w:iCs/>
                <w:color w:val="FF0000"/>
                <w:szCs w:val="22"/>
              </w:rPr>
              <w:t>in</w:t>
            </w:r>
            <w:r w:rsidR="00B30B8A">
              <w:rPr>
                <w:b/>
                <w:i/>
                <w:iCs/>
                <w:color w:val="FF0000"/>
                <w:szCs w:val="22"/>
              </w:rPr>
              <w:t xml:space="preserve"> </w:t>
            </w:r>
            <w:r>
              <w:rPr>
                <w:b/>
                <w:i/>
                <w:iCs/>
                <w:color w:val="FF0000"/>
                <w:szCs w:val="22"/>
              </w:rPr>
              <w:t>this</w:t>
            </w:r>
            <w:r w:rsidR="00B30B8A">
              <w:rPr>
                <w:b/>
                <w:i/>
                <w:iCs/>
                <w:color w:val="FF0000"/>
                <w:szCs w:val="22"/>
              </w:rPr>
              <w:t xml:space="preserve"> </w:t>
            </w:r>
            <w:r>
              <w:rPr>
                <w:b/>
                <w:i/>
                <w:iCs/>
                <w:color w:val="FF0000"/>
                <w:szCs w:val="22"/>
              </w:rPr>
              <w:t>part</w:t>
            </w:r>
            <w:r w:rsidR="00B30B8A">
              <w:rPr>
                <w:b/>
                <w:i/>
                <w:iCs/>
                <w:color w:val="FF0000"/>
                <w:szCs w:val="22"/>
              </w:rPr>
              <w:t xml:space="preserve"> </w:t>
            </w:r>
            <w:r>
              <w:rPr>
                <w:b/>
                <w:i/>
                <w:iCs/>
                <w:color w:val="FF0000"/>
                <w:szCs w:val="22"/>
              </w:rPr>
              <w:t>of</w:t>
            </w:r>
            <w:r w:rsidR="00B30B8A">
              <w:rPr>
                <w:b/>
                <w:i/>
                <w:iCs/>
                <w:color w:val="FF0000"/>
                <w:szCs w:val="22"/>
              </w:rPr>
              <w:t xml:space="preserve"> </w:t>
            </w:r>
            <w:r>
              <w:rPr>
                <w:b/>
                <w:i/>
                <w:iCs/>
                <w:color w:val="FF0000"/>
                <w:szCs w:val="22"/>
              </w:rPr>
              <w:t>the</w:t>
            </w:r>
            <w:r w:rsidR="00B30B8A">
              <w:rPr>
                <w:b/>
                <w:i/>
                <w:iCs/>
                <w:color w:val="FF0000"/>
                <w:szCs w:val="22"/>
              </w:rPr>
              <w:t xml:space="preserve"> </w:t>
            </w:r>
            <w:r>
              <w:rPr>
                <w:b/>
                <w:i/>
                <w:iCs/>
                <w:color w:val="FF0000"/>
                <w:szCs w:val="22"/>
              </w:rPr>
              <w:t>assessment</w:t>
            </w:r>
            <w:r w:rsidR="00B30B8A">
              <w:rPr>
                <w:b/>
                <w:i/>
                <w:iCs/>
                <w:color w:val="FF0000"/>
                <w:szCs w:val="22"/>
              </w:rPr>
              <w:t xml:space="preserve"> </w:t>
            </w:r>
            <w:r>
              <w:rPr>
                <w:b/>
                <w:i/>
                <w:iCs/>
                <w:color w:val="FF0000"/>
                <w:szCs w:val="22"/>
              </w:rPr>
              <w:t>task.</w:t>
            </w:r>
            <w:r w:rsidR="00B30B8A">
              <w:rPr>
                <w:color w:val="FF0000"/>
                <w:szCs w:val="22"/>
              </w:rPr>
              <w:t xml:space="preserve"> </w:t>
            </w:r>
          </w:p>
          <w:p w14:paraId="6E0B19BD" w14:textId="3D55B0B1" w:rsidR="000F4BEF" w:rsidRPr="00255F5C" w:rsidRDefault="000F4BEF" w:rsidP="000F4BEF"/>
        </w:tc>
      </w:tr>
      <w:tr w:rsidR="00255F5C" w:rsidRPr="00B30B8A" w14:paraId="311BC2B6" w14:textId="77777777" w:rsidTr="00E03F71">
        <w:trPr>
          <w:gridAfter w:val="1"/>
          <w:wAfter w:w="9" w:type="dxa"/>
          <w:cantSplit/>
        </w:trPr>
        <w:tc>
          <w:tcPr>
            <w:tcW w:w="10179" w:type="dxa"/>
            <w:tcBorders>
              <w:top w:val="single" w:sz="6" w:space="0" w:color="auto"/>
              <w:left w:val="single" w:sz="6" w:space="0" w:color="auto"/>
              <w:bottom w:val="single" w:sz="6" w:space="0" w:color="auto"/>
              <w:right w:val="single" w:sz="6" w:space="0" w:color="auto"/>
            </w:tcBorders>
            <w:shd w:val="clear" w:color="auto" w:fill="C00000"/>
          </w:tcPr>
          <w:p w14:paraId="2F3C231C" w14:textId="7FAAA5DC" w:rsidR="00255F5C" w:rsidRPr="00B30B8A" w:rsidRDefault="00255F5C" w:rsidP="004602A9">
            <w:pPr>
              <w:pStyle w:val="Sectionheading"/>
              <w:rPr>
                <w:rFonts w:ascii="Times New Roman" w:hAnsi="Times New Roman"/>
                <w:bCs w:val="0"/>
                <w:sz w:val="24"/>
              </w:rPr>
            </w:pPr>
            <w:r>
              <w:rPr>
                <w:rFonts w:ascii="Century Gothic" w:hAnsi="Century Gothic"/>
                <w:bCs w:val="0"/>
                <w:szCs w:val="28"/>
              </w:rPr>
              <w:lastRenderedPageBreak/>
              <w:t>Optional</w:t>
            </w:r>
            <w:r w:rsidR="00E03F71">
              <w:rPr>
                <w:rFonts w:ascii="Century Gothic" w:hAnsi="Century Gothic"/>
                <w:bCs w:val="0"/>
                <w:szCs w:val="28"/>
              </w:rPr>
              <w:t xml:space="preserve"> Requirements</w:t>
            </w:r>
          </w:p>
        </w:tc>
      </w:tr>
      <w:tr w:rsidR="00255F5C" w14:paraId="38BD39AB" w14:textId="77777777" w:rsidTr="00E03F71">
        <w:trPr>
          <w:gridAfter w:val="1"/>
          <w:wAfter w:w="9" w:type="dxa"/>
          <w:cantSplit/>
        </w:trPr>
        <w:tc>
          <w:tcPr>
            <w:tcW w:w="10179" w:type="dxa"/>
            <w:tcBorders>
              <w:top w:val="single" w:sz="6" w:space="0" w:color="auto"/>
              <w:left w:val="single" w:sz="6" w:space="0" w:color="auto"/>
              <w:bottom w:val="single" w:sz="6" w:space="0" w:color="auto"/>
              <w:right w:val="single" w:sz="6" w:space="0" w:color="auto"/>
            </w:tcBorders>
            <w:shd w:val="clear" w:color="auto" w:fill="auto"/>
            <w:hideMark/>
          </w:tcPr>
          <w:p w14:paraId="6F07BF38" w14:textId="77777777" w:rsidR="00255F5C" w:rsidRDefault="00255F5C" w:rsidP="00255F5C">
            <w:r>
              <w:t>An application to provide web services such as web server, database and more.</w:t>
            </w:r>
          </w:p>
          <w:tbl>
            <w:tblPr>
              <w:tblStyle w:val="GridTable4-Accent2"/>
              <w:tblW w:w="3000" w:type="pct"/>
              <w:jc w:val="center"/>
              <w:tblLook w:val="0620" w:firstRow="1" w:lastRow="0" w:firstColumn="0" w:lastColumn="0" w:noHBand="1" w:noVBand="1"/>
            </w:tblPr>
            <w:tblGrid>
              <w:gridCol w:w="2999"/>
              <w:gridCol w:w="3000"/>
            </w:tblGrid>
            <w:tr w:rsidR="00255F5C" w14:paraId="137EB22C" w14:textId="77777777" w:rsidTr="004602A9">
              <w:trPr>
                <w:cnfStyle w:val="100000000000" w:firstRow="1" w:lastRow="0" w:firstColumn="0" w:lastColumn="0" w:oddVBand="0" w:evenVBand="0" w:oddHBand="0" w:evenHBand="0" w:firstRowFirstColumn="0" w:firstRowLastColumn="0" w:lastRowFirstColumn="0" w:lastRowLastColumn="0"/>
                <w:jc w:val="center"/>
              </w:trPr>
              <w:tc>
                <w:tcPr>
                  <w:tcW w:w="2500" w:type="pct"/>
                </w:tcPr>
                <w:p w14:paraId="173FC9F2" w14:textId="77777777" w:rsidR="00255F5C" w:rsidRDefault="00255F5C" w:rsidP="00255F5C">
                  <w:pPr>
                    <w:jc w:val="center"/>
                    <w:textAlignment w:val="baseline"/>
                  </w:pPr>
                  <w:r>
                    <w:t>Windows</w:t>
                  </w:r>
                </w:p>
              </w:tc>
              <w:tc>
                <w:tcPr>
                  <w:tcW w:w="2500" w:type="pct"/>
                </w:tcPr>
                <w:p w14:paraId="05331379" w14:textId="77777777" w:rsidR="00255F5C" w:rsidRDefault="00255F5C" w:rsidP="00255F5C">
                  <w:pPr>
                    <w:jc w:val="center"/>
                    <w:textAlignment w:val="baseline"/>
                  </w:pPr>
                  <w:r>
                    <w:t>MacOS</w:t>
                  </w:r>
                </w:p>
              </w:tc>
            </w:tr>
            <w:tr w:rsidR="00255F5C" w14:paraId="10DD9FAD" w14:textId="77777777" w:rsidTr="004602A9">
              <w:trPr>
                <w:jc w:val="center"/>
              </w:trPr>
              <w:tc>
                <w:tcPr>
                  <w:tcW w:w="2500" w:type="pct"/>
                </w:tcPr>
                <w:p w14:paraId="7E85F1B6" w14:textId="77777777" w:rsidR="00255F5C" w:rsidRDefault="00255F5C" w:rsidP="00255F5C">
                  <w:pPr>
                    <w:jc w:val="center"/>
                    <w:textAlignment w:val="baseline"/>
                  </w:pPr>
                  <w:r>
                    <w:t>Laragon</w:t>
                  </w:r>
                </w:p>
                <w:p w14:paraId="7396C801" w14:textId="77777777" w:rsidR="00255F5C" w:rsidRDefault="00255F5C" w:rsidP="00255F5C">
                  <w:pPr>
                    <w:jc w:val="center"/>
                    <w:textAlignment w:val="baseline"/>
                  </w:pPr>
                  <w:r>
                    <w:t>AMPPS</w:t>
                  </w:r>
                </w:p>
                <w:p w14:paraId="7A83B5FC" w14:textId="77777777" w:rsidR="00255F5C" w:rsidRDefault="00255F5C" w:rsidP="00255F5C">
                  <w:pPr>
                    <w:jc w:val="center"/>
                    <w:textAlignment w:val="baseline"/>
                  </w:pPr>
                  <w:r>
                    <w:t>XAMPP</w:t>
                  </w:r>
                </w:p>
                <w:p w14:paraId="29E98CD8" w14:textId="77777777" w:rsidR="00255F5C" w:rsidRDefault="00255F5C" w:rsidP="00255F5C">
                  <w:pPr>
                    <w:jc w:val="center"/>
                    <w:textAlignment w:val="baseline"/>
                  </w:pPr>
                  <w:r>
                    <w:t>Docker</w:t>
                  </w:r>
                </w:p>
              </w:tc>
              <w:tc>
                <w:tcPr>
                  <w:tcW w:w="2500" w:type="pct"/>
                </w:tcPr>
                <w:p w14:paraId="7FCCFD87" w14:textId="77777777" w:rsidR="00255F5C" w:rsidRDefault="00255F5C" w:rsidP="00255F5C">
                  <w:pPr>
                    <w:jc w:val="center"/>
                    <w:textAlignment w:val="baseline"/>
                  </w:pPr>
                  <w:r>
                    <w:t>MAMP</w:t>
                  </w:r>
                </w:p>
                <w:p w14:paraId="762713AF" w14:textId="77777777" w:rsidR="00255F5C" w:rsidRDefault="00255F5C" w:rsidP="00255F5C">
                  <w:pPr>
                    <w:jc w:val="center"/>
                    <w:textAlignment w:val="baseline"/>
                  </w:pPr>
                  <w:r>
                    <w:t>AMPPS</w:t>
                  </w:r>
                </w:p>
                <w:p w14:paraId="542B134A" w14:textId="77777777" w:rsidR="00255F5C" w:rsidRDefault="00255F5C" w:rsidP="00255F5C">
                  <w:pPr>
                    <w:jc w:val="center"/>
                    <w:textAlignment w:val="baseline"/>
                  </w:pPr>
                  <w:r>
                    <w:t>XAMPP</w:t>
                  </w:r>
                </w:p>
                <w:p w14:paraId="138FDB52" w14:textId="77777777" w:rsidR="00255F5C" w:rsidRDefault="00255F5C" w:rsidP="00255F5C">
                  <w:pPr>
                    <w:jc w:val="center"/>
                    <w:textAlignment w:val="baseline"/>
                  </w:pPr>
                  <w:r>
                    <w:t>Docker</w:t>
                  </w:r>
                </w:p>
              </w:tc>
            </w:tr>
          </w:tbl>
          <w:p w14:paraId="454C2886" w14:textId="77777777" w:rsidR="00255F5C" w:rsidRPr="00563340" w:rsidRDefault="00255F5C" w:rsidP="00255F5C">
            <w:pPr>
              <w:spacing w:before="120"/>
              <w:textAlignment w:val="baseline"/>
              <w:rPr>
                <w:rStyle w:val="Emphasis"/>
              </w:rPr>
            </w:pPr>
            <w:r w:rsidRPr="00563340">
              <w:rPr>
                <w:rStyle w:val="Emphasis"/>
              </w:rPr>
              <w:t>The lecturers will not be familiar with all the options listed, and it will be up to the student to investigate how to set up and use any alternatives.</w:t>
            </w:r>
          </w:p>
          <w:p w14:paraId="58402D6A" w14:textId="77777777" w:rsidR="00E03F71" w:rsidRDefault="00E03F71" w:rsidP="00255F5C">
            <w:pPr>
              <w:spacing w:before="120"/>
              <w:textAlignment w:val="baseline"/>
            </w:pPr>
          </w:p>
          <w:p w14:paraId="77E02BBC" w14:textId="64B6CC26" w:rsidR="00B11ECA" w:rsidRDefault="00B11ECA" w:rsidP="00255F5C">
            <w:pPr>
              <w:spacing w:before="120"/>
              <w:textAlignment w:val="baseline"/>
            </w:pPr>
            <w:r>
              <w:t>The use of alternative IDEs is allowed (su</w:t>
            </w:r>
            <w:r w:rsidR="00177DC6">
              <w:t>c</w:t>
            </w:r>
            <w:r>
              <w:t>h as VS Code), but not supported.</w:t>
            </w:r>
          </w:p>
          <w:p w14:paraId="11099C48" w14:textId="7747C690" w:rsidR="00B11ECA" w:rsidRPr="002C3CF4" w:rsidRDefault="00B11ECA" w:rsidP="00255F5C">
            <w:pPr>
              <w:spacing w:before="120"/>
              <w:textAlignment w:val="baseline"/>
            </w:pPr>
          </w:p>
        </w:tc>
      </w:tr>
      <w:tr w:rsidR="00B30B8A" w:rsidRPr="00B30B8A" w14:paraId="546CC11D" w14:textId="77777777" w:rsidTr="00E03F71">
        <w:trPr>
          <w:gridAfter w:val="1"/>
          <w:wAfter w:w="9" w:type="dxa"/>
          <w:cantSplit/>
        </w:trPr>
        <w:tc>
          <w:tcPr>
            <w:tcW w:w="10179" w:type="dxa"/>
            <w:tcBorders>
              <w:top w:val="single" w:sz="6" w:space="0" w:color="auto"/>
              <w:left w:val="single" w:sz="6" w:space="0" w:color="auto"/>
              <w:bottom w:val="single" w:sz="6" w:space="0" w:color="auto"/>
              <w:right w:val="single" w:sz="6" w:space="0" w:color="auto"/>
            </w:tcBorders>
            <w:shd w:val="clear" w:color="auto" w:fill="C00000"/>
          </w:tcPr>
          <w:p w14:paraId="2B50C39A" w14:textId="0D3DAB39" w:rsidR="00B30B8A" w:rsidRPr="00B30B8A" w:rsidRDefault="00B30B8A" w:rsidP="00B30B8A">
            <w:pPr>
              <w:pStyle w:val="Sectionheading"/>
              <w:rPr>
                <w:rFonts w:ascii="Times New Roman" w:hAnsi="Times New Roman"/>
                <w:bCs w:val="0"/>
                <w:sz w:val="24"/>
              </w:rPr>
            </w:pPr>
            <w:r w:rsidRPr="00B30B8A">
              <w:rPr>
                <w:rFonts w:ascii="Century Gothic" w:hAnsi="Century Gothic"/>
                <w:bCs w:val="0"/>
                <w:szCs w:val="28"/>
              </w:rPr>
              <w:t>Instructions</w:t>
            </w:r>
          </w:p>
        </w:tc>
      </w:tr>
      <w:tr w:rsidR="00F32E09" w14:paraId="16D6B472" w14:textId="77777777" w:rsidTr="00E03F71">
        <w:trPr>
          <w:gridAfter w:val="1"/>
          <w:wAfter w:w="9" w:type="dxa"/>
          <w:cantSplit/>
        </w:trPr>
        <w:tc>
          <w:tcPr>
            <w:tcW w:w="10179" w:type="dxa"/>
            <w:tcBorders>
              <w:top w:val="single" w:sz="6" w:space="0" w:color="auto"/>
              <w:left w:val="single" w:sz="6" w:space="0" w:color="auto"/>
              <w:bottom w:val="single" w:sz="6" w:space="0" w:color="auto"/>
              <w:right w:val="single" w:sz="6" w:space="0" w:color="auto"/>
            </w:tcBorders>
            <w:shd w:val="clear" w:color="auto" w:fill="auto"/>
            <w:hideMark/>
          </w:tcPr>
          <w:p w14:paraId="5B52FE76" w14:textId="0A4EDE7A" w:rsidR="00F32E09" w:rsidRDefault="00F32E09" w:rsidP="00B30B8A">
            <w:pPr>
              <w:textAlignment w:val="baseline"/>
            </w:pPr>
            <w:r>
              <w:rPr>
                <w:szCs w:val="22"/>
              </w:rPr>
              <w:t>Follow</w:t>
            </w:r>
            <w:r w:rsidR="00B30B8A">
              <w:rPr>
                <w:szCs w:val="22"/>
              </w:rPr>
              <w:t xml:space="preserve"> </w:t>
            </w:r>
            <w:r>
              <w:rPr>
                <w:szCs w:val="22"/>
              </w:rPr>
              <w:t>the</w:t>
            </w:r>
            <w:r w:rsidR="00B30B8A">
              <w:rPr>
                <w:szCs w:val="22"/>
              </w:rPr>
              <w:t xml:space="preserve"> </w:t>
            </w:r>
            <w:r>
              <w:rPr>
                <w:szCs w:val="22"/>
              </w:rPr>
              <w:t>steps</w:t>
            </w:r>
            <w:r w:rsidR="00B30B8A">
              <w:rPr>
                <w:szCs w:val="22"/>
              </w:rPr>
              <w:t xml:space="preserve"> </w:t>
            </w:r>
            <w:r>
              <w:rPr>
                <w:szCs w:val="22"/>
              </w:rPr>
              <w:t>listed</w:t>
            </w:r>
            <w:r w:rsidR="00B30B8A">
              <w:rPr>
                <w:szCs w:val="22"/>
              </w:rPr>
              <w:t xml:space="preserve"> </w:t>
            </w:r>
            <w:r>
              <w:rPr>
                <w:szCs w:val="22"/>
              </w:rPr>
              <w:t>in</w:t>
            </w:r>
            <w:r w:rsidR="00B30B8A">
              <w:rPr>
                <w:szCs w:val="22"/>
              </w:rPr>
              <w:t xml:space="preserve"> </w:t>
            </w:r>
            <w:r>
              <w:rPr>
                <w:szCs w:val="22"/>
              </w:rPr>
              <w:t>this</w:t>
            </w:r>
            <w:r w:rsidR="00B30B8A">
              <w:rPr>
                <w:szCs w:val="22"/>
              </w:rPr>
              <w:t xml:space="preserve"> </w:t>
            </w:r>
            <w:r>
              <w:rPr>
                <w:szCs w:val="22"/>
              </w:rPr>
              <w:t>assessment</w:t>
            </w:r>
            <w:r w:rsidR="00B30B8A">
              <w:rPr>
                <w:szCs w:val="22"/>
              </w:rPr>
              <w:t xml:space="preserve"> </w:t>
            </w:r>
            <w:r>
              <w:rPr>
                <w:szCs w:val="22"/>
              </w:rPr>
              <w:t>item.</w:t>
            </w:r>
            <w:r w:rsidR="00B30B8A">
              <w:rPr>
                <w:szCs w:val="22"/>
              </w:rPr>
              <w:t xml:space="preserve"> </w:t>
            </w:r>
          </w:p>
          <w:p w14:paraId="19F8E749" w14:textId="4A35EE88" w:rsidR="00F32E09" w:rsidRDefault="00F32E09" w:rsidP="00B30B8A">
            <w:pPr>
              <w:textAlignment w:val="baseline"/>
              <w:rPr>
                <w:szCs w:val="22"/>
              </w:rPr>
            </w:pPr>
            <w:r>
              <w:rPr>
                <w:szCs w:val="22"/>
              </w:rPr>
              <w:t>Submission</w:t>
            </w:r>
            <w:r w:rsidR="00B30B8A">
              <w:rPr>
                <w:szCs w:val="22"/>
              </w:rPr>
              <w:t xml:space="preserve"> </w:t>
            </w:r>
            <w:r>
              <w:rPr>
                <w:szCs w:val="22"/>
              </w:rPr>
              <w:t>of</w:t>
            </w:r>
            <w:r w:rsidR="00B30B8A">
              <w:rPr>
                <w:szCs w:val="22"/>
              </w:rPr>
              <w:t xml:space="preserve"> </w:t>
            </w:r>
            <w:r>
              <w:rPr>
                <w:szCs w:val="22"/>
              </w:rPr>
              <w:t>the</w:t>
            </w:r>
            <w:r w:rsidR="00B30B8A">
              <w:rPr>
                <w:szCs w:val="22"/>
              </w:rPr>
              <w:t xml:space="preserve"> </w:t>
            </w:r>
            <w:r>
              <w:rPr>
                <w:szCs w:val="22"/>
              </w:rPr>
              <w:t>documentation,</w:t>
            </w:r>
            <w:r w:rsidR="00B30B8A">
              <w:rPr>
                <w:szCs w:val="22"/>
              </w:rPr>
              <w:t xml:space="preserve"> </w:t>
            </w:r>
            <w:r>
              <w:rPr>
                <w:szCs w:val="22"/>
              </w:rPr>
              <w:t>code,</w:t>
            </w:r>
            <w:r w:rsidR="00B30B8A">
              <w:rPr>
                <w:szCs w:val="22"/>
              </w:rPr>
              <w:t xml:space="preserve"> </w:t>
            </w:r>
            <w:r>
              <w:rPr>
                <w:szCs w:val="22"/>
              </w:rPr>
              <w:t>and</w:t>
            </w:r>
            <w:r w:rsidR="00B30B8A">
              <w:rPr>
                <w:szCs w:val="22"/>
              </w:rPr>
              <w:t xml:space="preserve"> </w:t>
            </w:r>
            <w:r>
              <w:rPr>
                <w:szCs w:val="22"/>
              </w:rPr>
              <w:t>associated</w:t>
            </w:r>
            <w:r w:rsidR="00B30B8A">
              <w:rPr>
                <w:szCs w:val="22"/>
              </w:rPr>
              <w:t xml:space="preserve"> </w:t>
            </w:r>
            <w:r>
              <w:rPr>
                <w:szCs w:val="22"/>
              </w:rPr>
              <w:t>items</w:t>
            </w:r>
            <w:r w:rsidR="00B30B8A">
              <w:rPr>
                <w:szCs w:val="22"/>
              </w:rPr>
              <w:t xml:space="preserve"> </w:t>
            </w:r>
            <w:r>
              <w:rPr>
                <w:szCs w:val="22"/>
              </w:rPr>
              <w:t>is</w:t>
            </w:r>
            <w:r w:rsidR="00B30B8A">
              <w:rPr>
                <w:szCs w:val="22"/>
              </w:rPr>
              <w:t xml:space="preserve"> </w:t>
            </w:r>
            <w:r>
              <w:rPr>
                <w:szCs w:val="22"/>
              </w:rPr>
              <w:t>at</w:t>
            </w:r>
            <w:r w:rsidR="00B30B8A">
              <w:rPr>
                <w:szCs w:val="22"/>
              </w:rPr>
              <w:t xml:space="preserve"> </w:t>
            </w:r>
            <w:r>
              <w:rPr>
                <w:szCs w:val="22"/>
              </w:rPr>
              <w:t>the</w:t>
            </w:r>
            <w:r w:rsidR="00B30B8A">
              <w:rPr>
                <w:szCs w:val="22"/>
              </w:rPr>
              <w:t xml:space="preserve"> </w:t>
            </w:r>
            <w:r>
              <w:rPr>
                <w:szCs w:val="22"/>
              </w:rPr>
              <w:t>end</w:t>
            </w:r>
            <w:r w:rsidR="00B30B8A">
              <w:rPr>
                <w:szCs w:val="22"/>
              </w:rPr>
              <w:t xml:space="preserve"> </w:t>
            </w:r>
            <w:r>
              <w:rPr>
                <w:szCs w:val="22"/>
              </w:rPr>
              <w:t>of</w:t>
            </w:r>
            <w:r w:rsidR="00B30B8A">
              <w:rPr>
                <w:szCs w:val="22"/>
              </w:rPr>
              <w:t xml:space="preserve"> </w:t>
            </w:r>
            <w:r>
              <w:rPr>
                <w:szCs w:val="22"/>
              </w:rPr>
              <w:t>each</w:t>
            </w:r>
            <w:r w:rsidR="00B30B8A">
              <w:rPr>
                <w:szCs w:val="22"/>
              </w:rPr>
              <w:t xml:space="preserve"> </w:t>
            </w:r>
            <w:r>
              <w:rPr>
                <w:szCs w:val="22"/>
              </w:rPr>
              <w:t>part</w:t>
            </w:r>
            <w:r w:rsidR="00B30B8A">
              <w:rPr>
                <w:szCs w:val="22"/>
              </w:rPr>
              <w:t xml:space="preserve"> </w:t>
            </w:r>
            <w:r>
              <w:rPr>
                <w:szCs w:val="22"/>
              </w:rPr>
              <w:t>of</w:t>
            </w:r>
            <w:r w:rsidR="00B30B8A">
              <w:rPr>
                <w:szCs w:val="22"/>
              </w:rPr>
              <w:t xml:space="preserve"> </w:t>
            </w:r>
            <w:r>
              <w:rPr>
                <w:szCs w:val="22"/>
              </w:rPr>
              <w:t>the</w:t>
            </w:r>
            <w:r w:rsidR="00B30B8A">
              <w:rPr>
                <w:szCs w:val="22"/>
              </w:rPr>
              <w:t xml:space="preserve"> </w:t>
            </w:r>
            <w:r>
              <w:rPr>
                <w:szCs w:val="22"/>
              </w:rPr>
              <w:t>portfolio.</w:t>
            </w:r>
          </w:p>
          <w:p w14:paraId="0CCA4FE7" w14:textId="11A8C751" w:rsidR="00C0201C" w:rsidRDefault="007C1F96" w:rsidP="007C1F96">
            <w:pPr>
              <w:textAlignment w:val="baseline"/>
              <w:rPr>
                <w:szCs w:val="22"/>
              </w:rPr>
            </w:pPr>
            <w:r>
              <w:rPr>
                <w:szCs w:val="22"/>
              </w:rPr>
              <w:t xml:space="preserve">Provide evidence in the form of </w:t>
            </w:r>
            <w:r w:rsidR="007827AA">
              <w:rPr>
                <w:szCs w:val="22"/>
              </w:rPr>
              <w:t xml:space="preserve">scanned documentation, completed assessment documents, </w:t>
            </w:r>
            <w:r>
              <w:rPr>
                <w:szCs w:val="22"/>
              </w:rPr>
              <w:t>screenshots, screencasts and other formats as required in this assessment.</w:t>
            </w:r>
          </w:p>
          <w:p w14:paraId="4E7C6FB8" w14:textId="1E931CF3" w:rsidR="00E03F71" w:rsidRPr="00385534" w:rsidRDefault="00E03F71" w:rsidP="007C1F96">
            <w:pPr>
              <w:textAlignment w:val="baseline"/>
              <w:rPr>
                <w:szCs w:val="22"/>
              </w:rPr>
            </w:pPr>
          </w:p>
        </w:tc>
      </w:tr>
      <w:tr w:rsidR="00B30B8A" w:rsidRPr="00B30B8A" w14:paraId="1E369ABA" w14:textId="77777777" w:rsidTr="00E03F71">
        <w:trPr>
          <w:gridAfter w:val="1"/>
          <w:wAfter w:w="9" w:type="dxa"/>
          <w:cantSplit/>
        </w:trPr>
        <w:tc>
          <w:tcPr>
            <w:tcW w:w="10179" w:type="dxa"/>
            <w:tcBorders>
              <w:top w:val="single" w:sz="6" w:space="0" w:color="auto"/>
              <w:left w:val="single" w:sz="6" w:space="0" w:color="auto"/>
              <w:bottom w:val="single" w:sz="6" w:space="0" w:color="auto"/>
              <w:right w:val="single" w:sz="6" w:space="0" w:color="auto"/>
            </w:tcBorders>
            <w:shd w:val="clear" w:color="auto" w:fill="C00000"/>
          </w:tcPr>
          <w:p w14:paraId="7528183C" w14:textId="00F579B0" w:rsidR="00B30B8A" w:rsidRPr="00B30B8A" w:rsidRDefault="00B30B8A" w:rsidP="00B30B8A">
            <w:pPr>
              <w:pStyle w:val="Sectionheading"/>
              <w:rPr>
                <w:rFonts w:ascii="Century Gothic" w:hAnsi="Century Gothic"/>
                <w:bCs w:val="0"/>
                <w:szCs w:val="28"/>
              </w:rPr>
            </w:pPr>
            <w:r>
              <w:rPr>
                <w:rFonts w:ascii="Century Gothic" w:hAnsi="Century Gothic"/>
                <w:bCs w:val="0"/>
                <w:szCs w:val="28"/>
              </w:rPr>
              <w:t>Scenario</w:t>
            </w:r>
          </w:p>
        </w:tc>
      </w:tr>
      <w:tr w:rsidR="00976330" w14:paraId="0A651ECD" w14:textId="77777777" w:rsidTr="00E03F71">
        <w:trPr>
          <w:gridAfter w:val="1"/>
          <w:wAfter w:w="9" w:type="dxa"/>
        </w:trPr>
        <w:tc>
          <w:tcPr>
            <w:tcW w:w="10179" w:type="dxa"/>
            <w:tcBorders>
              <w:top w:val="single" w:sz="6" w:space="0" w:color="auto"/>
              <w:left w:val="single" w:sz="6" w:space="0" w:color="auto"/>
              <w:bottom w:val="single" w:sz="6" w:space="0" w:color="auto"/>
              <w:right w:val="single" w:sz="6" w:space="0" w:color="auto"/>
            </w:tcBorders>
            <w:shd w:val="clear" w:color="auto" w:fill="auto"/>
          </w:tcPr>
          <w:p w14:paraId="28D53539" w14:textId="77777777" w:rsidR="00976330" w:rsidRDefault="00976330" w:rsidP="00976330">
            <w:pPr>
              <w:textAlignment w:val="baseline"/>
            </w:pPr>
            <w:r>
              <w:rPr>
                <w:szCs w:val="22"/>
              </w:rPr>
              <w:t xml:space="preserve">You are currently working as an intern for a small Perth-based start-up company called </w:t>
            </w:r>
            <w:r>
              <w:rPr>
                <w:i/>
                <w:iCs/>
                <w:color w:val="C00000"/>
                <w:szCs w:val="22"/>
              </w:rPr>
              <w:t>Incredibly Obvious Technologies</w:t>
            </w:r>
            <w:r>
              <w:rPr>
                <w:szCs w:val="22"/>
              </w:rPr>
              <w:t xml:space="preserve">.  </w:t>
            </w:r>
          </w:p>
          <w:p w14:paraId="16679AAF" w14:textId="77777777" w:rsidR="00976330" w:rsidRDefault="00976330" w:rsidP="00976330">
            <w:r>
              <w:t>The company is challenging you to work on a project to assess your skills as you develop them.</w:t>
            </w:r>
          </w:p>
          <w:p w14:paraId="1FA5F049" w14:textId="716CE250" w:rsidR="00976330" w:rsidRDefault="00976330" w:rsidP="00976330">
            <w:r>
              <w:t xml:space="preserve">The project will build up in phases from the base content by adding semantic HTML, CSS to provide layout and </w:t>
            </w:r>
            <w:r w:rsidR="00A347DB">
              <w:t xml:space="preserve">suitable </w:t>
            </w:r>
            <w:r>
              <w:t xml:space="preserve">images to provided content. </w:t>
            </w:r>
          </w:p>
          <w:p w14:paraId="3BFFE9A6" w14:textId="77777777" w:rsidR="00976330" w:rsidRDefault="00976330" w:rsidP="00976330">
            <w:r>
              <w:t>The final section of the project is to add JavaScript to solve a specific problem.</w:t>
            </w:r>
          </w:p>
          <w:p w14:paraId="63B369EE" w14:textId="71CA4F47" w:rsidR="00976330" w:rsidRDefault="00976330" w:rsidP="00976330">
            <w:r>
              <w:t xml:space="preserve">You will find the project </w:t>
            </w:r>
            <w:r w:rsidR="00F770B8">
              <w:t>specifications;</w:t>
            </w:r>
            <w:r>
              <w:t xml:space="preserve"> an outline of the phases of development and other details given below.</w:t>
            </w:r>
          </w:p>
          <w:p w14:paraId="0C85F719" w14:textId="77777777" w:rsidR="00976330" w:rsidRDefault="00976330" w:rsidP="00B30B8A">
            <w:pPr>
              <w:textAlignment w:val="baseline"/>
              <w:rPr>
                <w:szCs w:val="22"/>
              </w:rPr>
            </w:pPr>
          </w:p>
        </w:tc>
      </w:tr>
      <w:tr w:rsidR="00976330" w:rsidRPr="00B30B8A" w14:paraId="570EFA00" w14:textId="77777777" w:rsidTr="00BD773B">
        <w:trPr>
          <w:gridAfter w:val="1"/>
          <w:wAfter w:w="9" w:type="dxa"/>
          <w:cantSplit/>
        </w:trPr>
        <w:tc>
          <w:tcPr>
            <w:tcW w:w="10179" w:type="dxa"/>
            <w:tcBorders>
              <w:top w:val="single" w:sz="6" w:space="0" w:color="auto"/>
              <w:left w:val="single" w:sz="6" w:space="0" w:color="auto"/>
              <w:bottom w:val="single" w:sz="6" w:space="0" w:color="auto"/>
              <w:right w:val="single" w:sz="6" w:space="0" w:color="auto"/>
            </w:tcBorders>
            <w:shd w:val="clear" w:color="auto" w:fill="C00000"/>
          </w:tcPr>
          <w:p w14:paraId="011D2B33" w14:textId="12239DB5" w:rsidR="00976330" w:rsidRPr="00B30B8A" w:rsidRDefault="00976330" w:rsidP="00BD773B">
            <w:pPr>
              <w:pStyle w:val="Sectionheading"/>
              <w:rPr>
                <w:rFonts w:ascii="Century Gothic" w:hAnsi="Century Gothic"/>
                <w:bCs w:val="0"/>
                <w:szCs w:val="28"/>
              </w:rPr>
            </w:pPr>
            <w:r>
              <w:rPr>
                <w:rFonts w:ascii="Century Gothic" w:hAnsi="Century Gothic"/>
                <w:bCs w:val="0"/>
                <w:szCs w:val="28"/>
              </w:rPr>
              <w:lastRenderedPageBreak/>
              <w:t xml:space="preserve">Portfolio Specifications </w:t>
            </w:r>
            <w:r w:rsidR="00020A34">
              <w:rPr>
                <w:rFonts w:ascii="Century Gothic" w:hAnsi="Century Gothic"/>
                <w:bCs w:val="0"/>
                <w:szCs w:val="28"/>
              </w:rPr>
              <w:t>and Development Outline</w:t>
            </w:r>
          </w:p>
        </w:tc>
      </w:tr>
      <w:tr w:rsidR="00F32E09" w14:paraId="3CABEEAE" w14:textId="77777777" w:rsidTr="00E03F71">
        <w:trPr>
          <w:gridAfter w:val="1"/>
          <w:wAfter w:w="9" w:type="dxa"/>
        </w:trPr>
        <w:tc>
          <w:tcPr>
            <w:tcW w:w="10179" w:type="dxa"/>
            <w:tcBorders>
              <w:top w:val="single" w:sz="6" w:space="0" w:color="auto"/>
              <w:left w:val="single" w:sz="6" w:space="0" w:color="auto"/>
              <w:bottom w:val="single" w:sz="6" w:space="0" w:color="auto"/>
              <w:right w:val="single" w:sz="6" w:space="0" w:color="auto"/>
            </w:tcBorders>
            <w:shd w:val="clear" w:color="auto" w:fill="auto"/>
            <w:hideMark/>
          </w:tcPr>
          <w:p w14:paraId="71F88CA3" w14:textId="77777777" w:rsidR="00976330" w:rsidRDefault="00976330" w:rsidP="00976330">
            <w:r>
              <w:t>The following are the specifications for the project you are undertaking as part of this portfolio of work.</w:t>
            </w:r>
          </w:p>
          <w:p w14:paraId="673844EC" w14:textId="77777777" w:rsidR="00976330" w:rsidRDefault="00976330" w:rsidP="00976330">
            <w:r>
              <w:t>Each part of the project corresponds to another part of the portfolio, with each part submitted according to provided deadlines.</w:t>
            </w:r>
          </w:p>
          <w:p w14:paraId="74B8F2EA" w14:textId="77777777" w:rsidR="00976330" w:rsidRPr="000263F2" w:rsidRDefault="00976330" w:rsidP="00976330">
            <w:pPr>
              <w:pStyle w:val="ListParagraph"/>
              <w:numPr>
                <w:ilvl w:val="0"/>
                <w:numId w:val="35"/>
              </w:numPr>
              <w:rPr>
                <w:color w:val="595959" w:themeColor="text1" w:themeTint="A6"/>
              </w:rPr>
            </w:pPr>
            <w:r w:rsidRPr="000263F2">
              <w:rPr>
                <w:color w:val="595959" w:themeColor="text1" w:themeTint="A6"/>
              </w:rPr>
              <w:t>Phase 0:</w:t>
            </w:r>
          </w:p>
          <w:p w14:paraId="764BEB66" w14:textId="77777777" w:rsidR="00976330" w:rsidRPr="000263F2" w:rsidRDefault="00976330" w:rsidP="00976330">
            <w:pPr>
              <w:pStyle w:val="ListParagraph"/>
              <w:numPr>
                <w:ilvl w:val="1"/>
                <w:numId w:val="35"/>
              </w:numPr>
              <w:rPr>
                <w:color w:val="595959" w:themeColor="text1" w:themeTint="A6"/>
              </w:rPr>
            </w:pPr>
            <w:r w:rsidRPr="000263F2">
              <w:rPr>
                <w:color w:val="595959" w:themeColor="text1" w:themeTint="A6"/>
              </w:rPr>
              <w:t>Setting Up – not assessed but contains the required steps to initialise the portfolio.</w:t>
            </w:r>
          </w:p>
          <w:p w14:paraId="59929393" w14:textId="77777777" w:rsidR="00976330" w:rsidRPr="000263F2" w:rsidRDefault="00976330" w:rsidP="00976330">
            <w:pPr>
              <w:pStyle w:val="ListParagraph"/>
              <w:numPr>
                <w:ilvl w:val="0"/>
                <w:numId w:val="35"/>
              </w:numPr>
              <w:rPr>
                <w:color w:val="595959" w:themeColor="text1" w:themeTint="A6"/>
              </w:rPr>
            </w:pPr>
            <w:r w:rsidRPr="000263F2">
              <w:rPr>
                <w:color w:val="595959" w:themeColor="text1" w:themeTint="A6"/>
              </w:rPr>
              <w:t>Phase 1:</w:t>
            </w:r>
          </w:p>
          <w:p w14:paraId="6734616A" w14:textId="77777777" w:rsidR="00976330" w:rsidRPr="000263F2" w:rsidRDefault="00976330" w:rsidP="00976330">
            <w:pPr>
              <w:pStyle w:val="ListParagraph"/>
              <w:numPr>
                <w:ilvl w:val="1"/>
                <w:numId w:val="35"/>
              </w:numPr>
              <w:rPr>
                <w:color w:val="595959" w:themeColor="text1" w:themeTint="A6"/>
              </w:rPr>
            </w:pPr>
            <w:r w:rsidRPr="000263F2">
              <w:rPr>
                <w:color w:val="595959" w:themeColor="text1" w:themeTint="A6"/>
              </w:rPr>
              <w:t>Implement and test semantically and structurally correct HTML for the provided layout design and provided content.</w:t>
            </w:r>
          </w:p>
          <w:p w14:paraId="5F8A18BD" w14:textId="77777777" w:rsidR="00976330" w:rsidRPr="00A847C1" w:rsidRDefault="00976330" w:rsidP="00976330">
            <w:pPr>
              <w:pStyle w:val="ListParagraph"/>
              <w:numPr>
                <w:ilvl w:val="0"/>
                <w:numId w:val="35"/>
              </w:numPr>
              <w:rPr>
                <w:color w:val="7F7F7F" w:themeColor="text1" w:themeTint="80"/>
                <w:rPrChange w:id="149" w:author="Adrian Gould" w:date="2023-08-28T16:07:00Z">
                  <w:rPr/>
                </w:rPrChange>
              </w:rPr>
            </w:pPr>
            <w:r w:rsidRPr="00A847C1">
              <w:rPr>
                <w:color w:val="7F7F7F" w:themeColor="text1" w:themeTint="80"/>
                <w:rPrChange w:id="150" w:author="Adrian Gould" w:date="2023-08-28T16:07:00Z">
                  <w:rPr/>
                </w:rPrChange>
              </w:rPr>
              <w:t>Phase 2:</w:t>
            </w:r>
          </w:p>
          <w:p w14:paraId="4FE406D1" w14:textId="77777777" w:rsidR="00976330" w:rsidRPr="00A847C1" w:rsidRDefault="00976330" w:rsidP="00976330">
            <w:pPr>
              <w:pStyle w:val="ListParagraph"/>
              <w:numPr>
                <w:ilvl w:val="1"/>
                <w:numId w:val="35"/>
              </w:numPr>
              <w:rPr>
                <w:color w:val="808080" w:themeColor="background1" w:themeShade="80"/>
                <w:rPrChange w:id="151" w:author="Adrian Gould" w:date="2023-08-28T16:06:00Z">
                  <w:rPr/>
                </w:rPrChange>
              </w:rPr>
            </w:pPr>
            <w:r w:rsidRPr="00A847C1">
              <w:rPr>
                <w:color w:val="7F7F7F" w:themeColor="text1" w:themeTint="80"/>
                <w:rPrChange w:id="152" w:author="Adrian Gould" w:date="2023-08-28T16:07:00Z">
                  <w:rPr/>
                </w:rPrChange>
              </w:rPr>
              <w:t>Implement and test the required CSS to provide the layout as provided.</w:t>
            </w:r>
          </w:p>
          <w:p w14:paraId="79E658F0" w14:textId="77777777" w:rsidR="00976330" w:rsidRDefault="00976330" w:rsidP="00976330">
            <w:pPr>
              <w:pStyle w:val="ListParagraph"/>
              <w:numPr>
                <w:ilvl w:val="0"/>
                <w:numId w:val="35"/>
              </w:numPr>
            </w:pPr>
            <w:r>
              <w:t>Phase 3:</w:t>
            </w:r>
          </w:p>
          <w:p w14:paraId="14EEE74D" w14:textId="77777777" w:rsidR="00976330" w:rsidRDefault="00976330" w:rsidP="00976330">
            <w:pPr>
              <w:pStyle w:val="ListParagraph"/>
              <w:numPr>
                <w:ilvl w:val="1"/>
                <w:numId w:val="35"/>
              </w:numPr>
            </w:pPr>
            <w:r>
              <w:t xml:space="preserve">Add additional content and styling to amend the project to the given specifications. </w:t>
            </w:r>
          </w:p>
          <w:p w14:paraId="2C2C2F0B" w14:textId="77777777" w:rsidR="00976330" w:rsidRDefault="00976330" w:rsidP="00976330">
            <w:pPr>
              <w:pStyle w:val="ListParagraph"/>
              <w:numPr>
                <w:ilvl w:val="0"/>
                <w:numId w:val="35"/>
              </w:numPr>
            </w:pPr>
            <w:r>
              <w:t>Phase 4:</w:t>
            </w:r>
          </w:p>
          <w:p w14:paraId="36158A12" w14:textId="77777777" w:rsidR="00976330" w:rsidRDefault="00976330" w:rsidP="00976330">
            <w:pPr>
              <w:pStyle w:val="ListParagraph"/>
              <w:numPr>
                <w:ilvl w:val="1"/>
                <w:numId w:val="35"/>
              </w:numPr>
            </w:pPr>
            <w:r>
              <w:t>Add and test a JavaScript solution for a predefined problem to the page.</w:t>
            </w:r>
          </w:p>
          <w:p w14:paraId="735E9C8B" w14:textId="75C71738" w:rsidR="00976330" w:rsidDel="006458E6" w:rsidRDefault="00976330" w:rsidP="00976330">
            <w:pPr>
              <w:rPr>
                <w:del w:id="153" w:author="Adrian Gould" w:date="2023-08-28T14:24:00Z"/>
              </w:rPr>
            </w:pPr>
            <w:r>
              <w:t>Each phase will be version controlled and uploaded to the ScreenCraft Development Server.</w:t>
            </w:r>
          </w:p>
          <w:p w14:paraId="0FA86FB1" w14:textId="6479D335" w:rsidR="00976330" w:rsidDel="006458E6" w:rsidRDefault="00976330" w:rsidP="00020A34">
            <w:pPr>
              <w:pStyle w:val="SectionSubheading"/>
              <w:rPr>
                <w:del w:id="154" w:author="Adrian Gould" w:date="2023-08-28T14:23:00Z"/>
              </w:rPr>
            </w:pPr>
            <w:bookmarkStart w:id="155" w:name="_Ref141800428"/>
            <w:del w:id="156" w:author="Adrian Gould" w:date="2023-08-28T14:23:00Z">
              <w:r w:rsidDel="006458E6">
                <w:delText>Wireframes</w:delText>
              </w:r>
              <w:bookmarkEnd w:id="155"/>
            </w:del>
          </w:p>
          <w:p w14:paraId="4BD1A20E" w14:textId="7F852C3E" w:rsidR="00976330" w:rsidDel="006458E6" w:rsidRDefault="00976330" w:rsidP="00976330">
            <w:pPr>
              <w:rPr>
                <w:del w:id="157" w:author="Adrian Gould" w:date="2023-08-28T14:23:00Z"/>
              </w:rPr>
            </w:pPr>
            <w:del w:id="158" w:author="Adrian Gould" w:date="2023-08-28T14:23:00Z">
              <w:r w:rsidDel="006458E6">
                <w:delText>The wireframes below illustrate the desired layout of the site.</w:delText>
              </w:r>
            </w:del>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05"/>
              <w:gridCol w:w="5004"/>
            </w:tblGrid>
            <w:tr w:rsidR="00976330" w:rsidDel="006458E6" w14:paraId="4475F8F7" w14:textId="06FF4289" w:rsidTr="00BD773B">
              <w:trPr>
                <w:cantSplit/>
                <w:del w:id="159" w:author="Adrian Gould" w:date="2023-08-28T14:23:00Z"/>
              </w:trPr>
              <w:tc>
                <w:tcPr>
                  <w:tcW w:w="5097" w:type="dxa"/>
                </w:tcPr>
                <w:p w14:paraId="4442DB3C" w14:textId="0790D094" w:rsidR="00976330" w:rsidDel="006458E6" w:rsidRDefault="00976330" w:rsidP="00976330">
                  <w:pPr>
                    <w:pStyle w:val="Heading4"/>
                    <w:rPr>
                      <w:del w:id="160" w:author="Adrian Gould" w:date="2023-08-28T14:23:00Z"/>
                    </w:rPr>
                  </w:pPr>
                  <w:del w:id="161" w:author="Adrian Gould" w:date="2023-08-28T14:23:00Z">
                    <w:r w:rsidDel="006458E6">
                      <w:delText>Basic Layout</w:delText>
                    </w:r>
                  </w:del>
                </w:p>
                <w:p w14:paraId="53E17911" w14:textId="2DFB0E3E" w:rsidR="00976330" w:rsidRPr="00084DCE" w:rsidDel="006458E6" w:rsidRDefault="00976330" w:rsidP="00976330">
                  <w:pPr>
                    <w:rPr>
                      <w:del w:id="162" w:author="Adrian Gould" w:date="2023-08-28T14:23:00Z"/>
                      <w:rStyle w:val="SubtleEmphasis"/>
                    </w:rPr>
                  </w:pPr>
                  <w:del w:id="163" w:author="Adrian Gould" w:date="2023-08-28T14:23:00Z">
                    <w:r w:rsidRPr="00084DCE" w:rsidDel="006458E6">
                      <w:rPr>
                        <w:rStyle w:val="SubtleEmphasis"/>
                      </w:rPr>
                      <w:delText>The site will have a full width header and navigation, a main area that is approximately 960 pixels wide, and a full width footer.</w:delText>
                    </w:r>
                  </w:del>
                </w:p>
                <w:p w14:paraId="0BEE6D13" w14:textId="255B3147" w:rsidR="00976330" w:rsidDel="006458E6" w:rsidRDefault="00976330" w:rsidP="00976330">
                  <w:pPr>
                    <w:rPr>
                      <w:del w:id="164" w:author="Adrian Gould" w:date="2023-08-28T14:23:00Z"/>
                    </w:rPr>
                  </w:pPr>
                  <w:del w:id="165" w:author="Adrian Gould" w:date="2023-08-28T14:23:00Z">
                    <w:r w:rsidDel="006458E6">
                      <w:rPr>
                        <w:noProof/>
                      </w:rPr>
                      <w:drawing>
                        <wp:inline distT="0" distB="0" distL="0" distR="0" wp14:anchorId="133F53A5" wp14:editId="7F789B62">
                          <wp:extent cx="2880000" cy="2160000"/>
                          <wp:effectExtent l="0" t="0" r="3175" b="0"/>
                          <wp:docPr id="325198860" name="Picture 32519886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198860" name="Picture 4"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80000" cy="2160000"/>
                                  </a:xfrm>
                                  <a:prstGeom prst="rect">
                                    <a:avLst/>
                                  </a:prstGeom>
                                </pic:spPr>
                              </pic:pic>
                            </a:graphicData>
                          </a:graphic>
                        </wp:inline>
                      </w:drawing>
                    </w:r>
                  </w:del>
                </w:p>
              </w:tc>
              <w:tc>
                <w:tcPr>
                  <w:tcW w:w="5097" w:type="dxa"/>
                </w:tcPr>
                <w:p w14:paraId="54DB3AF5" w14:textId="24A34A4E" w:rsidR="00976330" w:rsidDel="006458E6" w:rsidRDefault="00976330" w:rsidP="00976330">
                  <w:pPr>
                    <w:pStyle w:val="Heading4"/>
                    <w:rPr>
                      <w:del w:id="166" w:author="Adrian Gould" w:date="2023-08-28T14:23:00Z"/>
                    </w:rPr>
                  </w:pPr>
                  <w:del w:id="167" w:author="Adrian Gould" w:date="2023-08-28T14:23:00Z">
                    <w:r w:rsidDel="006458E6">
                      <w:delText>Articles and Aside Concept</w:delText>
                    </w:r>
                  </w:del>
                </w:p>
                <w:p w14:paraId="7971A6A9" w14:textId="1A0FC7F1" w:rsidR="00976330" w:rsidRPr="00084DCE" w:rsidDel="006458E6" w:rsidRDefault="00976330" w:rsidP="00976330">
                  <w:pPr>
                    <w:rPr>
                      <w:del w:id="168" w:author="Adrian Gould" w:date="2023-08-28T14:23:00Z"/>
                      <w:rStyle w:val="SubtleEmphasis"/>
                    </w:rPr>
                  </w:pPr>
                  <w:del w:id="169" w:author="Adrian Gould" w:date="2023-08-28T14:23:00Z">
                    <w:r w:rsidRPr="00084DCE" w:rsidDel="006458E6">
                      <w:rPr>
                        <w:rStyle w:val="SubtleEmphasis"/>
                      </w:rPr>
                      <w:delText>Please note that the articles should have two columns, but they may not have even lengths. This is a decision to be made by the developer.</w:delText>
                    </w:r>
                  </w:del>
                </w:p>
                <w:p w14:paraId="1813A38C" w14:textId="6FCF83C6" w:rsidR="00976330" w:rsidDel="006458E6" w:rsidRDefault="00976330" w:rsidP="00976330">
                  <w:pPr>
                    <w:rPr>
                      <w:del w:id="170" w:author="Adrian Gould" w:date="2023-08-28T14:23:00Z"/>
                    </w:rPr>
                  </w:pPr>
                  <w:del w:id="171" w:author="Adrian Gould" w:date="2023-08-28T14:23:00Z">
                    <w:r w:rsidDel="006458E6">
                      <w:rPr>
                        <w:noProof/>
                      </w:rPr>
                      <w:drawing>
                        <wp:inline distT="0" distB="0" distL="0" distR="0" wp14:anchorId="50EDF284" wp14:editId="537D8BCB">
                          <wp:extent cx="2880000" cy="2160000"/>
                          <wp:effectExtent l="0" t="0" r="3175" b="0"/>
                          <wp:docPr id="1760670732" name="Picture 1760670732" descr="A screenshot of a web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670732" name="Picture 3" descr="A screenshot of a web pag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80000" cy="2160000"/>
                                  </a:xfrm>
                                  <a:prstGeom prst="rect">
                                    <a:avLst/>
                                  </a:prstGeom>
                                </pic:spPr>
                              </pic:pic>
                            </a:graphicData>
                          </a:graphic>
                        </wp:inline>
                      </w:drawing>
                    </w:r>
                  </w:del>
                </w:p>
              </w:tc>
            </w:tr>
            <w:tr w:rsidR="00976330" w:rsidDel="006458E6" w14:paraId="4B146461" w14:textId="744A3576" w:rsidTr="00BD773B">
              <w:trPr>
                <w:cantSplit/>
                <w:del w:id="172" w:author="Adrian Gould" w:date="2023-08-28T14:23:00Z"/>
              </w:trPr>
              <w:tc>
                <w:tcPr>
                  <w:tcW w:w="5097" w:type="dxa"/>
                </w:tcPr>
                <w:p w14:paraId="7CDD0407" w14:textId="16FDED51" w:rsidR="00976330" w:rsidDel="006458E6" w:rsidRDefault="00976330" w:rsidP="00976330">
                  <w:pPr>
                    <w:pStyle w:val="Heading4"/>
                    <w:rPr>
                      <w:del w:id="173" w:author="Adrian Gould" w:date="2023-08-28T14:23:00Z"/>
                    </w:rPr>
                  </w:pPr>
                  <w:del w:id="174" w:author="Adrian Gould" w:date="2023-08-28T14:23:00Z">
                    <w:r w:rsidDel="006458E6">
                      <w:lastRenderedPageBreak/>
                      <w:delText xml:space="preserve">Article and Aside Layout </w:delText>
                    </w:r>
                  </w:del>
                </w:p>
                <w:p w14:paraId="45F07AC0" w14:textId="7E4260B4" w:rsidR="00976330" w:rsidDel="006458E6" w:rsidRDefault="00976330" w:rsidP="00976330">
                  <w:pPr>
                    <w:rPr>
                      <w:del w:id="175" w:author="Adrian Gould" w:date="2023-08-28T14:23:00Z"/>
                      <w:rStyle w:val="SubtleEmphasis"/>
                    </w:rPr>
                  </w:pPr>
                  <w:del w:id="176" w:author="Adrian Gould" w:date="2023-08-28T14:23:00Z">
                    <w:r w:rsidDel="006458E6">
                      <w:rPr>
                        <w:rStyle w:val="SubtleEmphasis"/>
                      </w:rPr>
                      <w:delText xml:space="preserve">The article will have at least a header and section content. Footer may be omitted as required. </w:delText>
                    </w:r>
                  </w:del>
                </w:p>
                <w:p w14:paraId="35A1FB7B" w14:textId="29B67850" w:rsidR="00976330" w:rsidDel="006458E6" w:rsidRDefault="00976330" w:rsidP="00976330">
                  <w:pPr>
                    <w:rPr>
                      <w:del w:id="177" w:author="Adrian Gould" w:date="2023-08-28T14:23:00Z"/>
                      <w:rStyle w:val="SubtleEmphasis"/>
                    </w:rPr>
                  </w:pPr>
                  <w:del w:id="178" w:author="Adrian Gould" w:date="2023-08-28T14:23:00Z">
                    <w:r w:rsidDel="006458E6">
                      <w:rPr>
                        <w:rStyle w:val="SubtleEmphasis"/>
                      </w:rPr>
                      <w:delText>The section content may be used to split the article into subsections.</w:delText>
                    </w:r>
                  </w:del>
                </w:p>
                <w:p w14:paraId="22396E75" w14:textId="2079953E" w:rsidR="00976330" w:rsidRPr="00084DCE" w:rsidDel="006458E6" w:rsidRDefault="00976330" w:rsidP="00976330">
                  <w:pPr>
                    <w:rPr>
                      <w:del w:id="179" w:author="Adrian Gould" w:date="2023-08-28T14:23:00Z"/>
                      <w:rStyle w:val="SubtleEmphasis"/>
                    </w:rPr>
                  </w:pPr>
                  <w:del w:id="180" w:author="Adrian Gould" w:date="2023-08-28T14:23:00Z">
                    <w:r w:rsidDel="006458E6">
                      <w:rPr>
                        <w:rStyle w:val="SubtleEmphasis"/>
                      </w:rPr>
                      <w:delText>The aside is structured with multiple sections.</w:delText>
                    </w:r>
                  </w:del>
                </w:p>
                <w:p w14:paraId="104F5101" w14:textId="36562402" w:rsidR="00976330" w:rsidDel="006458E6" w:rsidRDefault="00976330" w:rsidP="00976330">
                  <w:pPr>
                    <w:rPr>
                      <w:del w:id="181" w:author="Adrian Gould" w:date="2023-08-28T14:23:00Z"/>
                    </w:rPr>
                  </w:pPr>
                  <w:del w:id="182" w:author="Adrian Gould" w:date="2023-08-28T14:23:00Z">
                    <w:r w:rsidDel="006458E6">
                      <w:rPr>
                        <w:noProof/>
                      </w:rPr>
                      <w:drawing>
                        <wp:inline distT="0" distB="0" distL="0" distR="0" wp14:anchorId="1268BC6C" wp14:editId="57112E42">
                          <wp:extent cx="2880000" cy="2160000"/>
                          <wp:effectExtent l="0" t="0" r="3175" b="0"/>
                          <wp:docPr id="1766812034" name="Picture 176681203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812034" name="Picture 1"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80000" cy="2160000"/>
                                  </a:xfrm>
                                  <a:prstGeom prst="rect">
                                    <a:avLst/>
                                  </a:prstGeom>
                                </pic:spPr>
                              </pic:pic>
                            </a:graphicData>
                          </a:graphic>
                        </wp:inline>
                      </w:drawing>
                    </w:r>
                  </w:del>
                </w:p>
              </w:tc>
              <w:tc>
                <w:tcPr>
                  <w:tcW w:w="5097" w:type="dxa"/>
                </w:tcPr>
                <w:p w14:paraId="4DE34650" w14:textId="7D5CA588" w:rsidR="00976330" w:rsidDel="006458E6" w:rsidRDefault="00976330" w:rsidP="00976330">
                  <w:pPr>
                    <w:pStyle w:val="Heading4"/>
                    <w:rPr>
                      <w:del w:id="183" w:author="Adrian Gould" w:date="2023-08-28T14:23:00Z"/>
                    </w:rPr>
                  </w:pPr>
                  <w:del w:id="184" w:author="Adrian Gould" w:date="2023-08-28T14:23:00Z">
                    <w:r w:rsidDel="006458E6">
                      <w:delText>Image Layout options</w:delText>
                    </w:r>
                  </w:del>
                </w:p>
                <w:p w14:paraId="230D58AF" w14:textId="630B4D03" w:rsidR="00976330" w:rsidDel="006458E6" w:rsidRDefault="00976330" w:rsidP="00976330">
                  <w:pPr>
                    <w:rPr>
                      <w:del w:id="185" w:author="Adrian Gould" w:date="2023-08-28T14:23:00Z"/>
                      <w:rStyle w:val="SubtleEmphasis"/>
                    </w:rPr>
                  </w:pPr>
                  <w:del w:id="186" w:author="Adrian Gould" w:date="2023-08-28T14:23:00Z">
                    <w:r w:rsidRPr="00B4505B" w:rsidDel="006458E6">
                      <w:rPr>
                        <w:rStyle w:val="SubtleEmphasis"/>
                      </w:rPr>
                      <w:delText xml:space="preserve">Images may have the caption over the top of the image at the bottom of the image space, or the image may occupy the top section of the area with its caption underneath the image. </w:delText>
                    </w:r>
                  </w:del>
                </w:p>
                <w:p w14:paraId="666D8385" w14:textId="77FCC202" w:rsidR="000263F2" w:rsidRPr="00B4505B" w:rsidDel="006458E6" w:rsidRDefault="000263F2" w:rsidP="00976330">
                  <w:pPr>
                    <w:rPr>
                      <w:del w:id="187" w:author="Adrian Gould" w:date="2023-08-28T14:23:00Z"/>
                      <w:rStyle w:val="SubtleEmphasis"/>
                    </w:rPr>
                  </w:pPr>
                  <w:del w:id="188" w:author="Adrian Gould" w:date="2023-08-28T14:23:00Z">
                    <w:r w:rsidDel="006458E6">
                      <w:rPr>
                        <w:rStyle w:val="SubtleEmphasis"/>
                      </w:rPr>
                      <w:delText>You are to use a PLACEHOLDER image generator for this phase.</w:delText>
                    </w:r>
                  </w:del>
                </w:p>
                <w:p w14:paraId="52100172" w14:textId="3741D9B8" w:rsidR="00976330" w:rsidDel="006458E6" w:rsidRDefault="00976330" w:rsidP="00976330">
                  <w:pPr>
                    <w:rPr>
                      <w:del w:id="189" w:author="Adrian Gould" w:date="2023-08-28T14:23:00Z"/>
                    </w:rPr>
                  </w:pPr>
                  <w:del w:id="190" w:author="Adrian Gould" w:date="2023-08-28T14:23:00Z">
                    <w:r w:rsidDel="006458E6">
                      <w:rPr>
                        <w:noProof/>
                      </w:rPr>
                      <w:drawing>
                        <wp:inline distT="0" distB="0" distL="0" distR="0" wp14:anchorId="49288E91" wp14:editId="33F21C6E">
                          <wp:extent cx="2880000" cy="2160000"/>
                          <wp:effectExtent l="0" t="0" r="3175" b="0"/>
                          <wp:docPr id="1080908081" name="Picture 1080908081" descr="A screenshot of a photo layou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908081" name="Picture 5" descr="A screenshot of a photo layou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80000" cy="2160000"/>
                                  </a:xfrm>
                                  <a:prstGeom prst="rect">
                                    <a:avLst/>
                                  </a:prstGeom>
                                </pic:spPr>
                              </pic:pic>
                            </a:graphicData>
                          </a:graphic>
                        </wp:inline>
                      </w:drawing>
                    </w:r>
                  </w:del>
                </w:p>
              </w:tc>
            </w:tr>
            <w:tr w:rsidR="00976330" w:rsidDel="006458E6" w14:paraId="2CF4710E" w14:textId="2BC2E22A" w:rsidTr="00BD773B">
              <w:trPr>
                <w:cantSplit/>
                <w:del w:id="191" w:author="Adrian Gould" w:date="2023-08-28T14:23:00Z"/>
              </w:trPr>
              <w:tc>
                <w:tcPr>
                  <w:tcW w:w="5097" w:type="dxa"/>
                </w:tcPr>
                <w:p w14:paraId="685BC1A4" w14:textId="23BF294B" w:rsidR="00976330" w:rsidDel="006458E6" w:rsidRDefault="00976330" w:rsidP="00976330">
                  <w:pPr>
                    <w:pStyle w:val="Heading4"/>
                    <w:rPr>
                      <w:del w:id="192" w:author="Adrian Gould" w:date="2023-08-28T14:23:00Z"/>
                    </w:rPr>
                  </w:pPr>
                  <w:del w:id="193" w:author="Adrian Gould" w:date="2023-08-28T14:23:00Z">
                    <w:r w:rsidDel="006458E6">
                      <w:delText>Aside Layout</w:delText>
                    </w:r>
                  </w:del>
                </w:p>
                <w:p w14:paraId="232099B4" w14:textId="2D476A53" w:rsidR="00976330" w:rsidRPr="00B14451" w:rsidDel="006458E6" w:rsidRDefault="00976330" w:rsidP="00976330">
                  <w:pPr>
                    <w:rPr>
                      <w:del w:id="194" w:author="Adrian Gould" w:date="2023-08-28T14:23:00Z"/>
                      <w:rStyle w:val="SubtleEmphasis"/>
                    </w:rPr>
                  </w:pPr>
                  <w:del w:id="195" w:author="Adrian Gould" w:date="2023-08-28T14:23:00Z">
                    <w:r w:rsidRPr="00B14451" w:rsidDel="006458E6">
                      <w:rPr>
                        <w:rStyle w:val="SubtleEmphasis"/>
                      </w:rPr>
                      <w:delText>The aside has multiple sections. One of the sections will have your name contained in a footer as shown. Others may or may not have a footer, but still must contain a heading.</w:delText>
                    </w:r>
                  </w:del>
                </w:p>
                <w:p w14:paraId="34B56229" w14:textId="07844EE2" w:rsidR="00976330" w:rsidRPr="00697836" w:rsidDel="006458E6" w:rsidRDefault="00976330" w:rsidP="00976330">
                  <w:pPr>
                    <w:rPr>
                      <w:del w:id="196" w:author="Adrian Gould" w:date="2023-08-28T14:23:00Z"/>
                    </w:rPr>
                  </w:pPr>
                  <w:del w:id="197" w:author="Adrian Gould" w:date="2023-08-28T14:23:00Z">
                    <w:r w:rsidDel="006458E6">
                      <w:rPr>
                        <w:noProof/>
                      </w:rPr>
                      <w:drawing>
                        <wp:inline distT="0" distB="0" distL="0" distR="0" wp14:anchorId="6A3973F0" wp14:editId="39219F12">
                          <wp:extent cx="2880000" cy="2160000"/>
                          <wp:effectExtent l="0" t="0" r="3175" b="0"/>
                          <wp:docPr id="94527591" name="Picture 9452759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27591" name="Picture 6" descr="A screen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80000" cy="2160000"/>
                                  </a:xfrm>
                                  <a:prstGeom prst="rect">
                                    <a:avLst/>
                                  </a:prstGeom>
                                </pic:spPr>
                              </pic:pic>
                            </a:graphicData>
                          </a:graphic>
                        </wp:inline>
                      </w:drawing>
                    </w:r>
                  </w:del>
                </w:p>
              </w:tc>
              <w:tc>
                <w:tcPr>
                  <w:tcW w:w="5097" w:type="dxa"/>
                </w:tcPr>
                <w:p w14:paraId="2D839B95" w14:textId="79D2EC5F" w:rsidR="00976330" w:rsidDel="006458E6" w:rsidRDefault="00976330" w:rsidP="00976330">
                  <w:pPr>
                    <w:pStyle w:val="Heading4"/>
                    <w:rPr>
                      <w:del w:id="198" w:author="Adrian Gould" w:date="2023-08-28T14:23:00Z"/>
                    </w:rPr>
                  </w:pPr>
                </w:p>
              </w:tc>
            </w:tr>
          </w:tbl>
          <w:p w14:paraId="38A1FC54" w14:textId="6E6B1D3A" w:rsidR="00976330" w:rsidRPr="0010368F" w:rsidDel="006458E6" w:rsidRDefault="00976330" w:rsidP="00976330">
            <w:pPr>
              <w:rPr>
                <w:del w:id="199" w:author="Adrian Gould" w:date="2023-08-28T14:23:00Z"/>
              </w:rPr>
            </w:pPr>
          </w:p>
          <w:p w14:paraId="3959FEFA" w14:textId="1E4D2E36" w:rsidR="00976330" w:rsidDel="006458E6" w:rsidRDefault="00976330" w:rsidP="00976330">
            <w:pPr>
              <w:rPr>
                <w:del w:id="200" w:author="Adrian Gould" w:date="2023-08-28T14:23:00Z"/>
              </w:rPr>
            </w:pPr>
          </w:p>
          <w:p w14:paraId="4C979C34" w14:textId="77777777" w:rsidR="00976330" w:rsidDel="006458E6" w:rsidRDefault="00976330" w:rsidP="00976330">
            <w:pPr>
              <w:rPr>
                <w:del w:id="201" w:author="Adrian Gould" w:date="2023-08-28T14:24:00Z"/>
              </w:rPr>
            </w:pPr>
          </w:p>
          <w:p w14:paraId="6F50597E" w14:textId="7B7936A6" w:rsidR="00976330" w:rsidRDefault="00976330" w:rsidP="00976330"/>
          <w:p w14:paraId="78863879" w14:textId="77777777" w:rsidR="00976330" w:rsidRDefault="00976330" w:rsidP="00020A34">
            <w:pPr>
              <w:pStyle w:val="SectionSubheading"/>
            </w:pPr>
            <w:r>
              <w:lastRenderedPageBreak/>
              <w:t>Phase 0: Setting Up</w:t>
            </w:r>
          </w:p>
          <w:p w14:paraId="588ACBC5" w14:textId="3DCC5193" w:rsidR="00976330" w:rsidRDefault="00893390" w:rsidP="00893390">
            <w:r>
              <w:t xml:space="preserve">In this phase, you are to complete the setting up of the </w:t>
            </w:r>
            <w:r w:rsidR="00086364">
              <w:t>portfolio.</w:t>
            </w:r>
          </w:p>
          <w:p w14:paraId="6FB11A15" w14:textId="28718C89" w:rsidR="00086364" w:rsidRDefault="00086364" w:rsidP="00893390">
            <w:r>
              <w:t>This is submitted as part of Portfolio Part 1.</w:t>
            </w:r>
          </w:p>
          <w:p w14:paraId="5FB8334F" w14:textId="77777777" w:rsidR="00976330" w:rsidRDefault="00976330" w:rsidP="00020A34">
            <w:pPr>
              <w:pStyle w:val="SectionSubheading"/>
            </w:pPr>
            <w:r>
              <w:t>Phase 1: Text to Semantic HTML</w:t>
            </w:r>
          </w:p>
          <w:p w14:paraId="7100E618" w14:textId="2881706F" w:rsidR="00976330" w:rsidRDefault="005F4154" w:rsidP="00976330">
            <w:r>
              <w:t xml:space="preserve">In this development phase you will take the provided text and construct a suitable HTML page structure to suit it and the </w:t>
            </w:r>
            <w:r w:rsidR="00C94E43">
              <w:t>provided wireframes.</w:t>
            </w:r>
          </w:p>
          <w:p w14:paraId="40B90D7E" w14:textId="587360F0" w:rsidR="00C94E43" w:rsidRDefault="00C94E43" w:rsidP="00976330">
            <w:r>
              <w:t>NO CSS is to be added.</w:t>
            </w:r>
          </w:p>
          <w:p w14:paraId="4A88201A" w14:textId="77777777" w:rsidR="00976330" w:rsidRDefault="00976330" w:rsidP="00020A34">
            <w:pPr>
              <w:pStyle w:val="SectionSubheading"/>
            </w:pPr>
            <w:r>
              <w:t>Phase 2: Adding Structural Style</w:t>
            </w:r>
          </w:p>
          <w:p w14:paraId="6344692C" w14:textId="77777777" w:rsidR="00976330" w:rsidRDefault="00976330" w:rsidP="00976330">
            <w:r>
              <w:t>In phase 2 you now add the required CSS to style the site appropriately.</w:t>
            </w:r>
          </w:p>
          <w:p w14:paraId="5283B41F" w14:textId="77777777" w:rsidR="00976330" w:rsidRDefault="00976330" w:rsidP="00976330">
            <w:r>
              <w:t>You are expected to style the site using Black, White, and Grey (</w:t>
            </w:r>
            <w:r w:rsidRPr="004E239E">
              <w:rPr>
                <w:rStyle w:val="CodeInline"/>
              </w:rPr>
              <w:t>#333333</w:t>
            </w:r>
            <w:r>
              <w:t xml:space="preserve">, </w:t>
            </w:r>
            <w:r w:rsidRPr="004E239E">
              <w:rPr>
                <w:rStyle w:val="CodeInline"/>
              </w:rPr>
              <w:t>#666666</w:t>
            </w:r>
            <w:r>
              <w:t xml:space="preserve">, </w:t>
            </w:r>
            <w:r w:rsidRPr="004E239E">
              <w:rPr>
                <w:rStyle w:val="CodeInline"/>
              </w:rPr>
              <w:t>#999999</w:t>
            </w:r>
            <w:r>
              <w:t xml:space="preserve"> and </w:t>
            </w:r>
            <w:r w:rsidRPr="004E239E">
              <w:rPr>
                <w:rStyle w:val="CodeInline"/>
              </w:rPr>
              <w:t>#cccccc</w:t>
            </w:r>
            <w:r>
              <w:t xml:space="preserve"> only).</w:t>
            </w:r>
          </w:p>
          <w:p w14:paraId="21A1DBC3" w14:textId="7F7CAF66" w:rsidR="00976330" w:rsidDel="006458E6" w:rsidRDefault="00976330" w:rsidP="00976330">
            <w:pPr>
              <w:rPr>
                <w:del w:id="202" w:author="Adrian Gould" w:date="2023-08-28T14:24:00Z"/>
              </w:rPr>
            </w:pPr>
            <w:r>
              <w:t>This is to demonstrate the use of CSS to lay out the site without any extra distractions such as colour and images.</w:t>
            </w:r>
            <w:ins w:id="203" w:author="Adrian Gould" w:date="2023-08-28T14:24:00Z">
              <w:r w:rsidR="006458E6">
                <w:t xml:space="preserve"> </w:t>
              </w:r>
            </w:ins>
          </w:p>
          <w:p w14:paraId="59787ACA" w14:textId="22348D1F" w:rsidR="00976330" w:rsidRDefault="00976330" w:rsidP="00976330">
            <w:r>
              <w:t xml:space="preserve">Use the provided layout </w:t>
            </w:r>
            <w:del w:id="204" w:author="Adrian Gould" w:date="2023-08-28T14:25:00Z">
              <w:r w:rsidRPr="00B4505B" w:rsidDel="006458E6">
                <w:rPr>
                  <w:rStyle w:val="IntenseEmphasis"/>
                </w:rPr>
                <w:fldChar w:fldCharType="begin"/>
              </w:r>
              <w:r w:rsidRPr="00B4505B" w:rsidDel="006458E6">
                <w:rPr>
                  <w:rStyle w:val="IntenseEmphasis"/>
                </w:rPr>
                <w:delInstrText xml:space="preserve"> REF _Ref141800428 \h </w:delInstrText>
              </w:r>
              <w:r w:rsidDel="006458E6">
                <w:rPr>
                  <w:rStyle w:val="IntenseEmphasis"/>
                </w:rPr>
                <w:delInstrText xml:space="preserve"> \* MERGEFORMAT </w:delInstrText>
              </w:r>
              <w:r w:rsidRPr="00B4505B" w:rsidDel="006458E6">
                <w:rPr>
                  <w:rStyle w:val="IntenseEmphasis"/>
                </w:rPr>
              </w:r>
              <w:r w:rsidRPr="00B4505B" w:rsidDel="006458E6">
                <w:rPr>
                  <w:rStyle w:val="IntenseEmphasis"/>
                </w:rPr>
                <w:fldChar w:fldCharType="separate"/>
              </w:r>
              <w:r w:rsidRPr="00B4505B" w:rsidDel="006458E6">
                <w:rPr>
                  <w:rStyle w:val="IntenseEmphasis"/>
                </w:rPr>
                <w:delText>Wireframes</w:delText>
              </w:r>
              <w:r w:rsidRPr="00B4505B" w:rsidDel="006458E6">
                <w:rPr>
                  <w:rStyle w:val="IntenseEmphasis"/>
                </w:rPr>
                <w:fldChar w:fldCharType="end"/>
              </w:r>
              <w:r w:rsidDel="006458E6">
                <w:rPr>
                  <w:rStyle w:val="IntenseEmphasis"/>
                </w:rPr>
                <w:delText xml:space="preserve"> </w:delText>
              </w:r>
            </w:del>
            <w:ins w:id="205" w:author="Adrian Gould" w:date="2023-08-28T14:25:00Z">
              <w:r w:rsidR="006458E6">
                <w:rPr>
                  <w:rStyle w:val="IntenseEmphasis"/>
                </w:rPr>
                <w:t xml:space="preserve">wireframes </w:t>
              </w:r>
            </w:ins>
            <w:r>
              <w:t>as a guide to how it should be visually structured.</w:t>
            </w:r>
          </w:p>
          <w:p w14:paraId="7E0B8500" w14:textId="77777777" w:rsidR="00976330" w:rsidRDefault="00976330" w:rsidP="00976330">
            <w:r>
              <w:t>You will validate your custom CSS (not the CSS reset) using the relevant W3C validator.</w:t>
            </w:r>
          </w:p>
          <w:p w14:paraId="1AFA473D" w14:textId="77777777" w:rsidR="00976330" w:rsidRDefault="00976330" w:rsidP="00976330">
            <w:r>
              <w:t>Evidence of valid CSS will be submitted in the Phase 2 evidence folder.</w:t>
            </w:r>
          </w:p>
          <w:p w14:paraId="0E8BBAEA" w14:textId="77777777" w:rsidR="00976330" w:rsidRDefault="00976330" w:rsidP="00976330">
            <w:r>
              <w:t xml:space="preserve">Screenshots of the final product for this phase will also be included. </w:t>
            </w:r>
          </w:p>
          <w:p w14:paraId="70449A6D" w14:textId="77777777" w:rsidR="00976330" w:rsidRDefault="00976330" w:rsidP="00020A34">
            <w:pPr>
              <w:pStyle w:val="SectionSubheading"/>
            </w:pPr>
            <w:r>
              <w:t>Phase 3: Pwity Pweese!</w:t>
            </w:r>
          </w:p>
          <w:p w14:paraId="00343E55" w14:textId="3D56476D" w:rsidR="00976330" w:rsidRPr="0010368F" w:rsidRDefault="00976330" w:rsidP="00020A34">
            <w:pPr>
              <w:pStyle w:val="Quote"/>
            </w:pPr>
            <w:r>
              <w:t>Aside: Imagine “Tweety Pie” saying Pretty Please</w:t>
            </w:r>
          </w:p>
          <w:p w14:paraId="6F47E797" w14:textId="77777777" w:rsidR="00976330" w:rsidRDefault="00976330" w:rsidP="00976330">
            <w:r>
              <w:t>In this phase of the project, you are to implement the colour, typography and images to complete the basic page.</w:t>
            </w:r>
          </w:p>
          <w:p w14:paraId="348C8C36" w14:textId="77777777" w:rsidR="00976330" w:rsidRDefault="00976330" w:rsidP="00976330">
            <w:r>
              <w:t>You will also amend the content by adding an extra story from phase-3.txt and an image.</w:t>
            </w:r>
          </w:p>
          <w:p w14:paraId="0EEBBB54" w14:textId="77777777" w:rsidR="00976330" w:rsidRDefault="00976330" w:rsidP="00976330">
            <w:r>
              <w:t>In the “aside” you will add the content from phase-3-aside.txt</w:t>
            </w:r>
          </w:p>
          <w:p w14:paraId="047E327A" w14:textId="77777777" w:rsidR="00976330" w:rsidRDefault="00976330" w:rsidP="00976330">
            <w:r>
              <w:t>You will use the W3C validator to ensure your HTML is still valid.</w:t>
            </w:r>
          </w:p>
          <w:p w14:paraId="78632532" w14:textId="77777777" w:rsidR="00976330" w:rsidRDefault="00976330" w:rsidP="00976330">
            <w:r>
              <w:t>Evidence of valid HTML will be submitted in the Phase 3 evidence folder.</w:t>
            </w:r>
          </w:p>
          <w:p w14:paraId="0E96D5D2" w14:textId="77777777" w:rsidR="00976330" w:rsidRDefault="00976330" w:rsidP="00976330">
            <w:r>
              <w:t xml:space="preserve">Screenshots of the final product for this phase will also be included. </w:t>
            </w:r>
          </w:p>
          <w:p w14:paraId="426B96B4" w14:textId="35B914FE" w:rsidR="00976330" w:rsidDel="006458E6" w:rsidRDefault="00976330" w:rsidP="00976330">
            <w:pPr>
              <w:rPr>
                <w:del w:id="206" w:author="Adrian Gould" w:date="2023-08-28T14:25:00Z"/>
              </w:rPr>
            </w:pPr>
            <w:r>
              <w:t>Once completed check in all your code to your local repository and push it to your private remote.</w:t>
            </w:r>
          </w:p>
          <w:p w14:paraId="34815713" w14:textId="51E06AA3" w:rsidR="00976330" w:rsidDel="006458E6" w:rsidRDefault="00976330" w:rsidP="00976330">
            <w:pPr>
              <w:rPr>
                <w:del w:id="207" w:author="Adrian Gould" w:date="2023-08-28T14:25:00Z"/>
              </w:rPr>
            </w:pPr>
          </w:p>
          <w:p w14:paraId="39D33A0B" w14:textId="2967C190" w:rsidR="00C03800" w:rsidDel="006458E6" w:rsidRDefault="00C03800" w:rsidP="00976330">
            <w:pPr>
              <w:rPr>
                <w:del w:id="208" w:author="Adrian Gould" w:date="2023-08-28T14:25:00Z"/>
              </w:rPr>
            </w:pPr>
          </w:p>
          <w:p w14:paraId="35F28509" w14:textId="77777777" w:rsidR="00C03800" w:rsidRDefault="00C03800" w:rsidP="00976330"/>
          <w:p w14:paraId="60F64C04" w14:textId="77777777" w:rsidR="00976330" w:rsidRDefault="00976330" w:rsidP="00020A34">
            <w:pPr>
              <w:pStyle w:val="SectionSubheading"/>
            </w:pPr>
            <w:r>
              <w:lastRenderedPageBreak/>
              <w:t>Phase 4: Shaking Things Up!</w:t>
            </w:r>
          </w:p>
          <w:p w14:paraId="63CF26AB" w14:textId="77777777" w:rsidR="00976330" w:rsidRDefault="00976330" w:rsidP="00976330">
            <w:r>
              <w:t>In the final phase, you will be implementing a simple problem that uses JavaScript.</w:t>
            </w:r>
          </w:p>
          <w:p w14:paraId="1D0B5992" w14:textId="77777777" w:rsidR="00976330" w:rsidRDefault="00976330" w:rsidP="00976330">
            <w:r>
              <w:t>The output of this JavaScript will be shown in the Aside area, in position 1.</w:t>
            </w:r>
          </w:p>
          <w:p w14:paraId="5777FBA5" w14:textId="77777777" w:rsidR="00976330" w:rsidRDefault="00976330" w:rsidP="00976330">
            <w:r>
              <w:t>The styling of the output must be in keeping with the rest of your choices of typography, colour, and other aspects of the site implementation you have undertaken.</w:t>
            </w:r>
          </w:p>
          <w:p w14:paraId="5EB9A6C2" w14:textId="439E9695" w:rsidR="00976330" w:rsidRPr="00245C5E" w:rsidDel="006458E6" w:rsidRDefault="00976330" w:rsidP="00976330">
            <w:pPr>
              <w:rPr>
                <w:del w:id="209" w:author="Adrian Gould" w:date="2023-08-28T14:25:00Z"/>
              </w:rPr>
            </w:pPr>
            <w:r>
              <w:t>Position 1 in the aside must contain a heading, the output from the JavaScript, and a footer. The footer of the section at position 1 must contain your nam</w:t>
            </w:r>
            <w:r w:rsidR="00020A34">
              <w:t>e.</w:t>
            </w:r>
          </w:p>
          <w:p w14:paraId="012134F0" w14:textId="77777777" w:rsidR="00976330" w:rsidRDefault="00976330" w:rsidP="00985011"/>
          <w:p w14:paraId="013DD89F" w14:textId="5E50814C" w:rsidR="00985011" w:rsidRDefault="00985011" w:rsidP="00E735FD"/>
        </w:tc>
      </w:tr>
      <w:tr w:rsidR="003704E2" w:rsidRPr="00B30B8A" w14:paraId="699332A8" w14:textId="77777777" w:rsidTr="004602A9">
        <w:trPr>
          <w:gridAfter w:val="1"/>
          <w:wAfter w:w="9" w:type="dxa"/>
          <w:cantSplit/>
        </w:trPr>
        <w:tc>
          <w:tcPr>
            <w:tcW w:w="10179" w:type="dxa"/>
            <w:tcBorders>
              <w:top w:val="single" w:sz="6" w:space="0" w:color="auto"/>
              <w:left w:val="single" w:sz="6" w:space="0" w:color="auto"/>
              <w:bottom w:val="single" w:sz="6" w:space="0" w:color="auto"/>
              <w:right w:val="single" w:sz="6" w:space="0" w:color="auto"/>
            </w:tcBorders>
            <w:shd w:val="clear" w:color="auto" w:fill="C00000"/>
          </w:tcPr>
          <w:p w14:paraId="5E54782D" w14:textId="64AAB5A6" w:rsidR="003704E2" w:rsidRPr="00B30B8A" w:rsidRDefault="003704E2" w:rsidP="004602A9">
            <w:pPr>
              <w:pStyle w:val="Sectionheading"/>
              <w:rPr>
                <w:rFonts w:ascii="Times New Roman" w:hAnsi="Times New Roman"/>
                <w:bCs w:val="0"/>
                <w:sz w:val="24"/>
              </w:rPr>
            </w:pPr>
            <w:r>
              <w:rPr>
                <w:rFonts w:ascii="Century Gothic" w:hAnsi="Century Gothic"/>
                <w:bCs w:val="0"/>
                <w:szCs w:val="28"/>
              </w:rPr>
              <w:lastRenderedPageBreak/>
              <w:t>Site Structure Requirements</w:t>
            </w:r>
          </w:p>
        </w:tc>
      </w:tr>
      <w:tr w:rsidR="003704E2" w14:paraId="77D45139" w14:textId="77777777" w:rsidTr="004602A9">
        <w:trPr>
          <w:gridAfter w:val="1"/>
          <w:wAfter w:w="9" w:type="dxa"/>
          <w:cantSplit/>
        </w:trPr>
        <w:tc>
          <w:tcPr>
            <w:tcW w:w="10179" w:type="dxa"/>
            <w:tcBorders>
              <w:top w:val="single" w:sz="6" w:space="0" w:color="auto"/>
              <w:left w:val="single" w:sz="6" w:space="0" w:color="auto"/>
              <w:bottom w:val="single" w:sz="6" w:space="0" w:color="auto"/>
              <w:right w:val="single" w:sz="6" w:space="0" w:color="auto"/>
            </w:tcBorders>
            <w:shd w:val="clear" w:color="auto" w:fill="auto"/>
            <w:hideMark/>
          </w:tcPr>
          <w:p w14:paraId="27246A02" w14:textId="52B48789" w:rsidR="003704E2" w:rsidRDefault="003704E2" w:rsidP="00020A34">
            <w:r>
              <w:t xml:space="preserve">All files must apply the naming conventions outlined </w:t>
            </w:r>
            <w:r w:rsidR="00020A34">
              <w:t xml:space="preserve">in </w:t>
            </w:r>
            <w:r w:rsidR="00020A34">
              <w:fldChar w:fldCharType="begin"/>
            </w:r>
            <w:r w:rsidR="00020A34">
              <w:instrText xml:space="preserve"> REF _Ref141804978 \h </w:instrText>
            </w:r>
            <w:r w:rsidR="00020A34">
              <w:fldChar w:fldCharType="separate"/>
            </w:r>
            <w:r w:rsidR="00020A34">
              <w:t>Appendix B: Naming Conventions</w:t>
            </w:r>
            <w:r w:rsidR="00020A34">
              <w:fldChar w:fldCharType="end"/>
            </w:r>
            <w:r w:rsidR="00020A34">
              <w:t>.</w:t>
            </w:r>
          </w:p>
          <w:p w14:paraId="5CA8BC1B" w14:textId="206F7A8A" w:rsidR="00020A34" w:rsidRDefault="00020A34" w:rsidP="00020A34">
            <w:r>
              <w:t xml:space="preserve">Code must apply suitable </w:t>
            </w:r>
            <w:r w:rsidR="009462FA">
              <w:t>code style as advi</w:t>
            </w:r>
            <w:r w:rsidR="00E453F3">
              <w:t>sed</w:t>
            </w:r>
            <w:r w:rsidR="009462FA">
              <w:t xml:space="preserve"> in </w:t>
            </w:r>
            <w:r w:rsidR="009462FA">
              <w:fldChar w:fldCharType="begin"/>
            </w:r>
            <w:r w:rsidR="009462FA">
              <w:instrText xml:space="preserve"> REF _Ref141805017 \h </w:instrText>
            </w:r>
            <w:r w:rsidR="009462FA">
              <w:fldChar w:fldCharType="separate"/>
            </w:r>
            <w:r w:rsidR="009462FA">
              <w:t>Appendix A: Code Style Guidelines</w:t>
            </w:r>
            <w:r w:rsidR="009462FA">
              <w:fldChar w:fldCharType="end"/>
            </w:r>
            <w:r w:rsidR="009462FA">
              <w:t>.</w:t>
            </w:r>
          </w:p>
          <w:p w14:paraId="3B03A8F1" w14:textId="3EF193D5" w:rsidR="003704E2" w:rsidRDefault="003704E2" w:rsidP="003704E2">
            <w:r>
              <w:t xml:space="preserve">The project has a defined structure outlined in the </w:t>
            </w:r>
            <w:r w:rsidR="003355E0">
              <w:fldChar w:fldCharType="begin"/>
            </w:r>
            <w:r w:rsidR="003355E0">
              <w:instrText xml:space="preserve"> REF _Ref112837030 \h </w:instrText>
            </w:r>
            <w:r w:rsidR="003355E0">
              <w:fldChar w:fldCharType="separate"/>
            </w:r>
            <w:r w:rsidR="003355E0">
              <w:t>Appendix C: Site Folder Structure</w:t>
            </w:r>
            <w:r w:rsidR="003355E0">
              <w:fldChar w:fldCharType="end"/>
            </w:r>
            <w:r w:rsidR="003355E0">
              <w:t>.</w:t>
            </w:r>
          </w:p>
          <w:p w14:paraId="4B102111" w14:textId="10DC80A2" w:rsidR="003704E2" w:rsidRDefault="003704E2" w:rsidP="003704E2">
            <w:r>
              <w:t xml:space="preserve">The </w:t>
            </w:r>
            <w:r w:rsidR="009462FA">
              <w:t>primary</w:t>
            </w:r>
            <w:r>
              <w:t xml:space="preserve"> page </w:t>
            </w:r>
            <w:r w:rsidR="00615E9C">
              <w:t xml:space="preserve">in each phase </w:t>
            </w:r>
            <w:r>
              <w:t xml:space="preserve">must be named </w:t>
            </w:r>
            <w:r w:rsidRPr="007827AA">
              <w:rPr>
                <w:rStyle w:val="CodeInline"/>
              </w:rPr>
              <w:t>index.html</w:t>
            </w:r>
            <w:r>
              <w:t>.</w:t>
            </w:r>
          </w:p>
          <w:p w14:paraId="56EEFA98" w14:textId="59DD79D5" w:rsidR="00615E9C" w:rsidRDefault="00615E9C" w:rsidP="003704E2">
            <w:r>
              <w:t>Content details and additional steps will be made more explicit in each subsequent part of the portfolio.</w:t>
            </w:r>
          </w:p>
          <w:p w14:paraId="44D15C6C" w14:textId="0C06AC61" w:rsidR="003704E2" w:rsidRDefault="00615E9C" w:rsidP="003704E2">
            <w:r>
              <w:t>Ensure you DO NOT complete more than one phase of development at any time</w:t>
            </w:r>
            <w:r w:rsidR="003704E2">
              <w:t>.</w:t>
            </w:r>
          </w:p>
          <w:p w14:paraId="029DB924" w14:textId="77777777" w:rsidR="003704E2" w:rsidRDefault="003704E2" w:rsidP="004602A9"/>
        </w:tc>
      </w:tr>
      <w:tr w:rsidR="00B30B8A" w:rsidRPr="00B30B8A" w14:paraId="3D1BA36F" w14:textId="77777777" w:rsidTr="00E03F71">
        <w:trPr>
          <w:gridAfter w:val="1"/>
          <w:wAfter w:w="9" w:type="dxa"/>
          <w:cantSplit/>
        </w:trPr>
        <w:tc>
          <w:tcPr>
            <w:tcW w:w="10179" w:type="dxa"/>
            <w:tcBorders>
              <w:top w:val="single" w:sz="6" w:space="0" w:color="auto"/>
              <w:left w:val="single" w:sz="6" w:space="0" w:color="auto"/>
              <w:bottom w:val="single" w:sz="6" w:space="0" w:color="auto"/>
              <w:right w:val="single" w:sz="6" w:space="0" w:color="auto"/>
            </w:tcBorders>
            <w:shd w:val="clear" w:color="auto" w:fill="C00000"/>
          </w:tcPr>
          <w:p w14:paraId="3AE9F9A9" w14:textId="05F6CF2C" w:rsidR="00B30B8A" w:rsidRPr="00B30B8A" w:rsidRDefault="00B30B8A" w:rsidP="00B30B8A">
            <w:pPr>
              <w:pStyle w:val="Sectionheading"/>
              <w:rPr>
                <w:rFonts w:ascii="Times New Roman" w:hAnsi="Times New Roman"/>
                <w:bCs w:val="0"/>
                <w:sz w:val="24"/>
              </w:rPr>
            </w:pPr>
            <w:r w:rsidRPr="00B30B8A">
              <w:rPr>
                <w:rFonts w:ascii="Century Gothic" w:hAnsi="Century Gothic"/>
                <w:bCs w:val="0"/>
                <w:szCs w:val="28"/>
              </w:rPr>
              <w:t>General Instructions</w:t>
            </w:r>
            <w:r w:rsidR="009824DB">
              <w:rPr>
                <w:rFonts w:ascii="Century Gothic" w:hAnsi="Century Gothic"/>
                <w:bCs w:val="0"/>
                <w:szCs w:val="28"/>
              </w:rPr>
              <w:t xml:space="preserve"> </w:t>
            </w:r>
          </w:p>
        </w:tc>
      </w:tr>
      <w:tr w:rsidR="00F32E09" w14:paraId="48D2392D" w14:textId="77777777" w:rsidTr="00E03F71">
        <w:trPr>
          <w:gridAfter w:val="1"/>
          <w:wAfter w:w="9" w:type="dxa"/>
          <w:cantSplit/>
        </w:trPr>
        <w:tc>
          <w:tcPr>
            <w:tcW w:w="10179" w:type="dxa"/>
            <w:tcBorders>
              <w:top w:val="single" w:sz="6" w:space="0" w:color="auto"/>
              <w:left w:val="single" w:sz="6" w:space="0" w:color="auto"/>
              <w:bottom w:val="single" w:sz="6" w:space="0" w:color="auto"/>
              <w:right w:val="single" w:sz="6" w:space="0" w:color="auto"/>
            </w:tcBorders>
            <w:shd w:val="clear" w:color="auto" w:fill="auto"/>
            <w:hideMark/>
          </w:tcPr>
          <w:p w14:paraId="0FB7098A" w14:textId="17EC0E5B" w:rsidR="009824DB" w:rsidRDefault="00392005" w:rsidP="00B30B8A">
            <w:pPr>
              <w:textAlignment w:val="baseline"/>
              <w:rPr>
                <w:szCs w:val="22"/>
              </w:rPr>
            </w:pPr>
            <w:r>
              <w:rPr>
                <w:szCs w:val="22"/>
              </w:rPr>
              <w:t>Complete ea</w:t>
            </w:r>
            <w:r w:rsidR="009824DB">
              <w:rPr>
                <w:szCs w:val="22"/>
              </w:rPr>
              <w:t>c</w:t>
            </w:r>
            <w:r>
              <w:rPr>
                <w:szCs w:val="22"/>
              </w:rPr>
              <w:t xml:space="preserve">h </w:t>
            </w:r>
            <w:r w:rsidR="009824DB">
              <w:rPr>
                <w:szCs w:val="22"/>
              </w:rPr>
              <w:t>step</w:t>
            </w:r>
            <w:r>
              <w:rPr>
                <w:szCs w:val="22"/>
              </w:rPr>
              <w:t xml:space="preserve"> of the </w:t>
            </w:r>
            <w:r w:rsidR="009824DB">
              <w:rPr>
                <w:szCs w:val="22"/>
              </w:rPr>
              <w:t>document in the order given.</w:t>
            </w:r>
          </w:p>
          <w:p w14:paraId="08BB7284" w14:textId="646741EA" w:rsidR="00853513" w:rsidRDefault="00853513" w:rsidP="00853513">
            <w:pPr>
              <w:textAlignment w:val="baseline"/>
            </w:pPr>
            <w:r>
              <w:t>All work must be completed at the CLI, except for starting the development environments.</w:t>
            </w:r>
          </w:p>
          <w:p w14:paraId="0AC1869B" w14:textId="77777777" w:rsidR="00C0201C" w:rsidDel="006458E6" w:rsidRDefault="00853513" w:rsidP="002C3CF4">
            <w:pPr>
              <w:textAlignment w:val="baseline"/>
              <w:rPr>
                <w:del w:id="210" w:author="Adrian Gould" w:date="2023-08-28T14:26:00Z"/>
              </w:rPr>
            </w:pPr>
            <w:r>
              <w:t>When a step requires you to confer with the lecturer, ensure you do so, and make notes as required in spaces provided in this document.</w:t>
            </w:r>
          </w:p>
          <w:p w14:paraId="3EB5904B" w14:textId="77777777" w:rsidR="000F4BEF" w:rsidRDefault="000F4BEF">
            <w:pPr>
              <w:textAlignment w:val="baseline"/>
              <w:rPr>
                <w:ins w:id="211" w:author="Adrian Gould" w:date="2023-08-28T14:25:00Z"/>
              </w:rPr>
              <w:pPrChange w:id="212" w:author="Adrian Gould" w:date="2023-08-28T14:26:00Z">
                <w:pPr/>
              </w:pPrChange>
            </w:pPr>
          </w:p>
          <w:p w14:paraId="19892D0C" w14:textId="15ECE642" w:rsidR="006458E6" w:rsidRDefault="006458E6">
            <w:pPr>
              <w:pStyle w:val="SectionSubheading"/>
              <w:rPr>
                <w:ins w:id="213" w:author="Adrian Gould" w:date="2023-08-28T14:25:00Z"/>
              </w:rPr>
              <w:pPrChange w:id="214" w:author="Adrian Gould" w:date="2023-08-28T14:26:00Z">
                <w:pPr/>
              </w:pPrChange>
            </w:pPr>
            <w:ins w:id="215" w:author="Adrian Gould" w:date="2023-08-28T14:25:00Z">
              <w:r>
                <w:t>Clarifying Requirements</w:t>
              </w:r>
            </w:ins>
          </w:p>
          <w:p w14:paraId="68B39B2E" w14:textId="40177B0A" w:rsidR="006458E6" w:rsidRDefault="006458E6" w:rsidP="000F4BEF">
            <w:pPr>
              <w:rPr>
                <w:ins w:id="216" w:author="Adrian Gould" w:date="2023-08-28T14:25:00Z"/>
              </w:rPr>
            </w:pPr>
            <w:ins w:id="217" w:author="Adrian Gould" w:date="2023-08-28T14:25:00Z">
              <w:r>
                <w:t>If you require requirements to be clarified</w:t>
              </w:r>
            </w:ins>
            <w:ins w:id="218" w:author="Adrian Gould" w:date="2023-08-28T14:27:00Z">
              <w:r>
                <w:t>,</w:t>
              </w:r>
            </w:ins>
            <w:ins w:id="219" w:author="Adrian Gould" w:date="2023-08-28T14:25:00Z">
              <w:r>
                <w:t xml:space="preserve"> please follow the instructions below:</w:t>
              </w:r>
            </w:ins>
          </w:p>
          <w:p w14:paraId="6B0FFDC6" w14:textId="45348083" w:rsidR="006458E6" w:rsidRDefault="006458E6" w:rsidP="000F4BEF">
            <w:pPr>
              <w:rPr>
                <w:ins w:id="220" w:author="Adrian Gould" w:date="2023-08-28T14:25:00Z"/>
              </w:rPr>
            </w:pPr>
            <w:ins w:id="221" w:author="Adrian Gould" w:date="2023-08-28T14:26:00Z">
              <w:r>
                <w:t>Send an email using your TAFE email address to:</w:t>
              </w:r>
            </w:ins>
          </w:p>
          <w:p w14:paraId="3D9E4173" w14:textId="77777777" w:rsidR="006458E6" w:rsidRPr="006458E6" w:rsidRDefault="006458E6">
            <w:pPr>
              <w:ind w:left="720"/>
              <w:rPr>
                <w:ins w:id="222" w:author="Adrian Gould" w:date="2023-08-28T14:26:00Z"/>
                <w:rStyle w:val="CodeInline"/>
                <w:rPrChange w:id="223" w:author="Adrian Gould" w:date="2023-08-28T14:28:00Z">
                  <w:rPr>
                    <w:ins w:id="224" w:author="Adrian Gould" w:date="2023-08-28T14:26:00Z"/>
                    <w:rFonts w:cs="Times New Roman (Body CS)"/>
                    <w:sz w:val="24"/>
                  </w:rPr>
                </w:rPrChange>
              </w:rPr>
              <w:pPrChange w:id="225" w:author="Adrian Gould" w:date="2023-08-28T14:27:00Z">
                <w:pPr/>
              </w:pPrChange>
            </w:pPr>
            <w:ins w:id="226" w:author="Adrian Gould" w:date="2023-08-28T14:25:00Z">
              <w:r w:rsidRPr="006458E6">
                <w:rPr>
                  <w:rStyle w:val="CodeInline"/>
                  <w:rPrChange w:id="227" w:author="Adrian Gould" w:date="2023-08-28T14:28:00Z">
                    <w:rPr>
                      <w:rFonts w:cs="Times New Roman (Body CS)"/>
                      <w:sz w:val="24"/>
                    </w:rPr>
                  </w:rPrChange>
                </w:rPr>
                <w:fldChar w:fldCharType="begin"/>
              </w:r>
              <w:r w:rsidRPr="006458E6">
                <w:rPr>
                  <w:rStyle w:val="CodeInline"/>
                  <w:rPrChange w:id="228" w:author="Adrian Gould" w:date="2023-08-28T14:28:00Z">
                    <w:rPr>
                      <w:rFonts w:cs="Times New Roman (Body CS)"/>
                      <w:sz w:val="24"/>
                    </w:rPr>
                  </w:rPrChange>
                </w:rPr>
                <w:instrText>HYPERLINK "mailto:f2f@screencraft.net.au"</w:instrText>
              </w:r>
              <w:r w:rsidRPr="00025CFA">
                <w:rPr>
                  <w:rStyle w:val="CodeInline"/>
                </w:rPr>
              </w:r>
              <w:r w:rsidRPr="006458E6">
                <w:rPr>
                  <w:rStyle w:val="CodeInline"/>
                  <w:rPrChange w:id="229" w:author="Adrian Gould" w:date="2023-08-28T14:28:00Z">
                    <w:rPr>
                      <w:rFonts w:cs="Times New Roman (Body CS)"/>
                      <w:sz w:val="24"/>
                    </w:rPr>
                  </w:rPrChange>
                </w:rPr>
                <w:fldChar w:fldCharType="separate"/>
              </w:r>
              <w:r w:rsidRPr="006458E6">
                <w:rPr>
                  <w:rStyle w:val="CodeInline"/>
                  <w:rPrChange w:id="230" w:author="Adrian Gould" w:date="2023-08-28T14:28:00Z">
                    <w:rPr>
                      <w:rStyle w:val="Hyperlink"/>
                      <w:rFonts w:cs="Times New Roman (Body CS)"/>
                      <w:sz w:val="24"/>
                    </w:rPr>
                  </w:rPrChange>
                </w:rPr>
                <w:t>f2f@screencraft.net.au</w:t>
              </w:r>
              <w:r w:rsidRPr="006458E6">
                <w:rPr>
                  <w:rStyle w:val="CodeInline"/>
                  <w:rPrChange w:id="231" w:author="Adrian Gould" w:date="2023-08-28T14:28:00Z">
                    <w:rPr>
                      <w:rFonts w:cs="Times New Roman (Body CS)"/>
                      <w:sz w:val="24"/>
                    </w:rPr>
                  </w:rPrChange>
                </w:rPr>
                <w:fldChar w:fldCharType="end"/>
              </w:r>
              <w:r w:rsidRPr="006458E6">
                <w:rPr>
                  <w:rStyle w:val="CodeInline"/>
                  <w:rPrChange w:id="232" w:author="Adrian Gould" w:date="2023-08-28T14:28:00Z">
                    <w:rPr>
                      <w:rFonts w:cs="Times New Roman (Body CS)"/>
                      <w:sz w:val="24"/>
                    </w:rPr>
                  </w:rPrChange>
                </w:rPr>
                <w:t xml:space="preserve"> </w:t>
              </w:r>
            </w:ins>
          </w:p>
          <w:p w14:paraId="5C28AEC4" w14:textId="77777777" w:rsidR="006458E6" w:rsidRDefault="006458E6" w:rsidP="006458E6">
            <w:pPr>
              <w:rPr>
                <w:ins w:id="233" w:author="Adrian Gould" w:date="2023-08-28T14:27:00Z"/>
                <w:rFonts w:cs="Times New Roman (Body CS)"/>
                <w:sz w:val="24"/>
              </w:rPr>
            </w:pPr>
            <w:ins w:id="234" w:author="Adrian Gould" w:date="2023-08-28T14:26:00Z">
              <w:r>
                <w:rPr>
                  <w:rFonts w:cs="Times New Roman (Body CS)"/>
                  <w:sz w:val="24"/>
                </w:rPr>
                <w:t xml:space="preserve">You MUST include the </w:t>
              </w:r>
            </w:ins>
            <w:ins w:id="235" w:author="Adrian Gould" w:date="2023-08-28T14:27:00Z">
              <w:r>
                <w:rPr>
                  <w:rFonts w:cs="Times New Roman (Body CS)"/>
                  <w:sz w:val="24"/>
                </w:rPr>
                <w:t>following subject:</w:t>
              </w:r>
            </w:ins>
          </w:p>
          <w:p w14:paraId="684E86B7" w14:textId="0CE335DB" w:rsidR="006458E6" w:rsidRPr="006458E6" w:rsidRDefault="006458E6">
            <w:pPr>
              <w:ind w:left="720"/>
              <w:rPr>
                <w:ins w:id="236" w:author="Adrian Gould" w:date="2023-08-28T14:27:00Z"/>
                <w:rStyle w:val="CodeInline"/>
                <w:rPrChange w:id="237" w:author="Adrian Gould" w:date="2023-08-28T14:28:00Z">
                  <w:rPr>
                    <w:ins w:id="238" w:author="Adrian Gould" w:date="2023-08-28T14:27:00Z"/>
                    <w:rFonts w:cs="Times New Roman (Body CS)"/>
                    <w:sz w:val="24"/>
                  </w:rPr>
                </w:rPrChange>
              </w:rPr>
              <w:pPrChange w:id="239" w:author="Adrian Gould" w:date="2023-08-28T14:27:00Z">
                <w:pPr/>
              </w:pPrChange>
            </w:pPr>
            <w:ins w:id="240" w:author="Adrian Gould" w:date="2023-08-28T14:25:00Z">
              <w:r w:rsidRPr="006458E6">
                <w:rPr>
                  <w:rStyle w:val="CodeInline"/>
                  <w:rPrChange w:id="241" w:author="Adrian Gould" w:date="2023-08-28T14:28:00Z">
                    <w:rPr>
                      <w:rFonts w:cs="Times New Roman (Body CS)"/>
                      <w:sz w:val="24"/>
                    </w:rPr>
                  </w:rPrChange>
                </w:rPr>
                <w:t xml:space="preserve">C4 Prog: Web Tech Portfolio Phase x </w:t>
              </w:r>
            </w:ins>
          </w:p>
          <w:p w14:paraId="3C32CC28" w14:textId="280D4B63" w:rsidR="006458E6" w:rsidRPr="006458E6" w:rsidRDefault="006458E6" w:rsidP="000F4BEF">
            <w:pPr>
              <w:rPr>
                <w:ins w:id="242" w:author="Adrian Gould" w:date="2023-08-28T14:25:00Z"/>
                <w:rFonts w:eastAsiaTheme="minorHAnsi" w:cs="Times New Roman (Body CS)"/>
                <w:bCs w:val="0"/>
                <w:sz w:val="24"/>
                <w:szCs w:val="22"/>
                <w:rPrChange w:id="243" w:author="Adrian Gould" w:date="2023-08-28T14:28:00Z">
                  <w:rPr>
                    <w:ins w:id="244" w:author="Adrian Gould" w:date="2023-08-28T14:25:00Z"/>
                  </w:rPr>
                </w:rPrChange>
              </w:rPr>
            </w:pPr>
            <w:ins w:id="245" w:author="Adrian Gould" w:date="2023-08-28T14:27:00Z">
              <w:r>
                <w:rPr>
                  <w:rFonts w:cs="Times New Roman (Body CS)"/>
                  <w:sz w:val="24"/>
                </w:rPr>
                <w:t xml:space="preserve">Ensure you replace the </w:t>
              </w:r>
              <w:r w:rsidRPr="006458E6">
                <w:rPr>
                  <w:rStyle w:val="CodeInline"/>
                  <w:rPrChange w:id="246" w:author="Adrian Gould" w:date="2023-08-28T14:28:00Z">
                    <w:rPr>
                      <w:rFonts w:cs="Times New Roman (Body CS)"/>
                      <w:sz w:val="24"/>
                    </w:rPr>
                  </w:rPrChange>
                </w:rPr>
                <w:t>x</w:t>
              </w:r>
              <w:r>
                <w:rPr>
                  <w:rFonts w:cs="Times New Roman (Body CS)"/>
                  <w:sz w:val="24"/>
                </w:rPr>
                <w:t xml:space="preserve"> with </w:t>
              </w:r>
            </w:ins>
            <w:ins w:id="247" w:author="Adrian Gould" w:date="2023-08-28T14:25:00Z">
              <w:r>
                <w:rPr>
                  <w:rFonts w:cs="Times New Roman (Body CS)"/>
                  <w:sz w:val="24"/>
                </w:rPr>
                <w:t xml:space="preserve">the phase </w:t>
              </w:r>
            </w:ins>
            <w:ins w:id="248" w:author="Adrian Gould" w:date="2023-08-28T14:27:00Z">
              <w:r>
                <w:rPr>
                  <w:rFonts w:cs="Times New Roman (Body CS)"/>
                  <w:sz w:val="24"/>
                </w:rPr>
                <w:t xml:space="preserve">you are asking about. In this case </w:t>
              </w:r>
            </w:ins>
            <w:ins w:id="249" w:author="Adrian Gould" w:date="2023-08-28T16:07:00Z">
              <w:r w:rsidR="00A847C1">
                <w:rPr>
                  <w:rStyle w:val="CodeInline"/>
                </w:rPr>
                <w:t>3</w:t>
              </w:r>
            </w:ins>
            <w:ins w:id="250" w:author="Adrian Gould" w:date="2023-08-28T14:25:00Z">
              <w:r>
                <w:rPr>
                  <w:rFonts w:cs="Times New Roman (Body CS)"/>
                  <w:sz w:val="24"/>
                </w:rPr>
                <w:t>.</w:t>
              </w:r>
            </w:ins>
          </w:p>
          <w:p w14:paraId="49CC9739" w14:textId="3D01D7D3" w:rsidR="006458E6" w:rsidRDefault="006458E6" w:rsidP="000F4BEF"/>
        </w:tc>
      </w:tr>
      <w:tr w:rsidR="00B30B8A" w:rsidRPr="00B30B8A" w14:paraId="0F757A43" w14:textId="77777777" w:rsidTr="00E03F71">
        <w:trPr>
          <w:gridAfter w:val="1"/>
          <w:wAfter w:w="9" w:type="dxa"/>
          <w:cantSplit/>
        </w:trPr>
        <w:tc>
          <w:tcPr>
            <w:tcW w:w="10179" w:type="dxa"/>
            <w:tcBorders>
              <w:top w:val="single" w:sz="6" w:space="0" w:color="auto"/>
              <w:left w:val="single" w:sz="6" w:space="0" w:color="auto"/>
              <w:bottom w:val="single" w:sz="6" w:space="0" w:color="auto"/>
              <w:right w:val="single" w:sz="6" w:space="0" w:color="auto"/>
            </w:tcBorders>
            <w:shd w:val="clear" w:color="auto" w:fill="C00000"/>
          </w:tcPr>
          <w:p w14:paraId="530F5D27" w14:textId="24132F80" w:rsidR="00B30B8A" w:rsidRPr="00B30B8A" w:rsidRDefault="00B30B8A" w:rsidP="00B30B8A">
            <w:pPr>
              <w:pStyle w:val="Sectionheading"/>
              <w:rPr>
                <w:rFonts w:ascii="Times New Roman" w:hAnsi="Times New Roman"/>
                <w:bCs w:val="0"/>
                <w:sz w:val="24"/>
              </w:rPr>
            </w:pPr>
            <w:r w:rsidRPr="00B30B8A">
              <w:rPr>
                <w:rFonts w:ascii="Century Gothic" w:hAnsi="Century Gothic"/>
                <w:bCs w:val="0"/>
                <w:szCs w:val="28"/>
              </w:rPr>
              <w:lastRenderedPageBreak/>
              <w:t xml:space="preserve">Answering Questions </w:t>
            </w:r>
          </w:p>
        </w:tc>
      </w:tr>
      <w:tr w:rsidR="00F32E09" w14:paraId="14B68EA9" w14:textId="77777777" w:rsidTr="00E03F71">
        <w:trPr>
          <w:gridAfter w:val="1"/>
          <w:wAfter w:w="9" w:type="dxa"/>
          <w:cantSplit/>
        </w:trPr>
        <w:tc>
          <w:tcPr>
            <w:tcW w:w="10179" w:type="dxa"/>
            <w:tcBorders>
              <w:top w:val="single" w:sz="6" w:space="0" w:color="auto"/>
              <w:left w:val="single" w:sz="6" w:space="0" w:color="auto"/>
              <w:bottom w:val="single" w:sz="6" w:space="0" w:color="auto"/>
              <w:right w:val="single" w:sz="6" w:space="0" w:color="auto"/>
            </w:tcBorders>
            <w:shd w:val="clear" w:color="auto" w:fill="auto"/>
            <w:hideMark/>
          </w:tcPr>
          <w:p w14:paraId="43E5A517" w14:textId="4A49E948" w:rsidR="00F32E09" w:rsidRDefault="00F32E09" w:rsidP="00B30B8A">
            <w:pPr>
              <w:textAlignment w:val="baseline"/>
            </w:pPr>
            <w:r>
              <w:rPr>
                <w:szCs w:val="22"/>
              </w:rPr>
              <w:t>When</w:t>
            </w:r>
            <w:r w:rsidR="00B30B8A">
              <w:rPr>
                <w:szCs w:val="22"/>
              </w:rPr>
              <w:t xml:space="preserve"> </w:t>
            </w:r>
            <w:r>
              <w:rPr>
                <w:szCs w:val="22"/>
              </w:rPr>
              <w:t>a</w:t>
            </w:r>
            <w:r w:rsidR="00B30B8A">
              <w:rPr>
                <w:szCs w:val="22"/>
              </w:rPr>
              <w:t xml:space="preserve"> </w:t>
            </w:r>
            <w:r>
              <w:rPr>
                <w:szCs w:val="22"/>
              </w:rPr>
              <w:t>step</w:t>
            </w:r>
            <w:r w:rsidR="00B30B8A">
              <w:rPr>
                <w:szCs w:val="22"/>
              </w:rPr>
              <w:t xml:space="preserve"> </w:t>
            </w:r>
            <w:r>
              <w:rPr>
                <w:szCs w:val="22"/>
              </w:rPr>
              <w:t>includes</w:t>
            </w:r>
            <w:r w:rsidR="00B30B8A">
              <w:rPr>
                <w:szCs w:val="22"/>
              </w:rPr>
              <w:t xml:space="preserve"> </w:t>
            </w:r>
            <w:r>
              <w:rPr>
                <w:szCs w:val="22"/>
              </w:rPr>
              <w:t>a</w:t>
            </w:r>
            <w:r w:rsidR="00B30B8A">
              <w:rPr>
                <w:szCs w:val="22"/>
              </w:rPr>
              <w:t xml:space="preserve"> </w:t>
            </w:r>
            <w:r>
              <w:rPr>
                <w:szCs w:val="22"/>
              </w:rPr>
              <w:t>question,</w:t>
            </w:r>
            <w:r w:rsidR="00B30B8A">
              <w:rPr>
                <w:szCs w:val="22"/>
              </w:rPr>
              <w:t xml:space="preserve"> </w:t>
            </w:r>
            <w:r>
              <w:rPr>
                <w:szCs w:val="22"/>
              </w:rPr>
              <w:t>you</w:t>
            </w:r>
            <w:r w:rsidR="00B30B8A">
              <w:rPr>
                <w:szCs w:val="22"/>
              </w:rPr>
              <w:t xml:space="preserve"> </w:t>
            </w:r>
            <w:r>
              <w:rPr>
                <w:szCs w:val="22"/>
              </w:rPr>
              <w:t>must</w:t>
            </w:r>
            <w:r w:rsidR="00B30B8A">
              <w:rPr>
                <w:szCs w:val="22"/>
              </w:rPr>
              <w:t xml:space="preserve"> </w:t>
            </w:r>
            <w:r>
              <w:rPr>
                <w:szCs w:val="22"/>
              </w:rPr>
              <w:t>attempt</w:t>
            </w:r>
            <w:r w:rsidR="00B30B8A">
              <w:rPr>
                <w:szCs w:val="22"/>
              </w:rPr>
              <w:t xml:space="preserve"> </w:t>
            </w:r>
            <w:r>
              <w:rPr>
                <w:szCs w:val="22"/>
              </w:rPr>
              <w:t>to</w:t>
            </w:r>
            <w:r w:rsidR="00B30B8A">
              <w:rPr>
                <w:szCs w:val="22"/>
              </w:rPr>
              <w:t xml:space="preserve"> </w:t>
            </w:r>
            <w:r>
              <w:rPr>
                <w:szCs w:val="22"/>
              </w:rPr>
              <w:t>answer</w:t>
            </w:r>
            <w:r w:rsidR="00B30B8A">
              <w:rPr>
                <w:szCs w:val="22"/>
              </w:rPr>
              <w:t xml:space="preserve"> </w:t>
            </w:r>
            <w:r>
              <w:rPr>
                <w:szCs w:val="22"/>
              </w:rPr>
              <w:t>it.</w:t>
            </w:r>
            <w:r w:rsidR="00B30B8A">
              <w:rPr>
                <w:szCs w:val="22"/>
              </w:rPr>
              <w:t xml:space="preserve"> </w:t>
            </w:r>
          </w:p>
          <w:p w14:paraId="5BFB3819" w14:textId="4ACAD81B" w:rsidR="00F32E09" w:rsidRDefault="00F32E09" w:rsidP="00B30B8A">
            <w:pPr>
              <w:textAlignment w:val="baseline"/>
            </w:pPr>
            <w:r>
              <w:rPr>
                <w:szCs w:val="22"/>
              </w:rPr>
              <w:t>There</w:t>
            </w:r>
            <w:r w:rsidR="00B30B8A">
              <w:rPr>
                <w:szCs w:val="22"/>
              </w:rPr>
              <w:t xml:space="preserve"> </w:t>
            </w:r>
            <w:r>
              <w:rPr>
                <w:szCs w:val="22"/>
              </w:rPr>
              <w:t>is</w:t>
            </w:r>
            <w:r w:rsidR="00B30B8A">
              <w:rPr>
                <w:szCs w:val="22"/>
              </w:rPr>
              <w:t xml:space="preserve"> </w:t>
            </w:r>
            <w:r>
              <w:rPr>
                <w:szCs w:val="22"/>
              </w:rPr>
              <w:t>a</w:t>
            </w:r>
            <w:r w:rsidR="00B30B8A">
              <w:rPr>
                <w:szCs w:val="22"/>
              </w:rPr>
              <w:t xml:space="preserve"> </w:t>
            </w:r>
            <w:r>
              <w:rPr>
                <w:szCs w:val="22"/>
              </w:rPr>
              <w:t>minimum</w:t>
            </w:r>
            <w:r w:rsidR="00B30B8A">
              <w:rPr>
                <w:szCs w:val="22"/>
              </w:rPr>
              <w:t xml:space="preserve"> </w:t>
            </w:r>
            <w:r>
              <w:rPr>
                <w:szCs w:val="22"/>
              </w:rPr>
              <w:t>and</w:t>
            </w:r>
            <w:r w:rsidR="00B30B8A">
              <w:rPr>
                <w:szCs w:val="22"/>
              </w:rPr>
              <w:t xml:space="preserve"> </w:t>
            </w:r>
            <w:r>
              <w:rPr>
                <w:szCs w:val="22"/>
              </w:rPr>
              <w:t>maximum</w:t>
            </w:r>
            <w:r w:rsidR="00B30B8A">
              <w:rPr>
                <w:szCs w:val="22"/>
              </w:rPr>
              <w:t xml:space="preserve"> </w:t>
            </w:r>
            <w:r>
              <w:rPr>
                <w:szCs w:val="22"/>
              </w:rPr>
              <w:t>number</w:t>
            </w:r>
            <w:r w:rsidR="00B30B8A">
              <w:rPr>
                <w:szCs w:val="22"/>
              </w:rPr>
              <w:t xml:space="preserve"> </w:t>
            </w:r>
            <w:r>
              <w:rPr>
                <w:szCs w:val="22"/>
              </w:rPr>
              <w:t>of</w:t>
            </w:r>
            <w:r w:rsidR="00B30B8A">
              <w:rPr>
                <w:szCs w:val="22"/>
              </w:rPr>
              <w:t xml:space="preserve"> </w:t>
            </w:r>
            <w:r>
              <w:rPr>
                <w:szCs w:val="22"/>
              </w:rPr>
              <w:t>words</w:t>
            </w:r>
            <w:r w:rsidR="00B30B8A">
              <w:rPr>
                <w:szCs w:val="22"/>
              </w:rPr>
              <w:t xml:space="preserve"> </w:t>
            </w:r>
            <w:r>
              <w:rPr>
                <w:szCs w:val="22"/>
              </w:rPr>
              <w:t>to</w:t>
            </w:r>
            <w:r w:rsidR="00B30B8A">
              <w:rPr>
                <w:szCs w:val="22"/>
              </w:rPr>
              <w:t xml:space="preserve"> </w:t>
            </w:r>
            <w:r>
              <w:rPr>
                <w:szCs w:val="22"/>
              </w:rPr>
              <w:t>use</w:t>
            </w:r>
            <w:r w:rsidR="00B30B8A">
              <w:rPr>
                <w:szCs w:val="22"/>
              </w:rPr>
              <w:t xml:space="preserve"> </w:t>
            </w:r>
            <w:r>
              <w:rPr>
                <w:szCs w:val="22"/>
              </w:rPr>
              <w:t>for</w:t>
            </w:r>
            <w:r w:rsidR="00B30B8A">
              <w:rPr>
                <w:szCs w:val="22"/>
              </w:rPr>
              <w:t xml:space="preserve"> </w:t>
            </w:r>
            <w:r>
              <w:rPr>
                <w:szCs w:val="22"/>
              </w:rPr>
              <w:t>each</w:t>
            </w:r>
            <w:r w:rsidR="00B30B8A">
              <w:rPr>
                <w:szCs w:val="22"/>
              </w:rPr>
              <w:t xml:space="preserve"> </w:t>
            </w:r>
            <w:r>
              <w:rPr>
                <w:szCs w:val="22"/>
              </w:rPr>
              <w:t>answer.</w:t>
            </w:r>
            <w:r w:rsidR="00B30B8A">
              <w:rPr>
                <w:szCs w:val="22"/>
              </w:rPr>
              <w:t xml:space="preserve"> </w:t>
            </w:r>
          </w:p>
          <w:p w14:paraId="0ED16848" w14:textId="77777777" w:rsidR="009824DB" w:rsidRDefault="009824DB" w:rsidP="009824DB">
            <w:pPr>
              <w:textAlignment w:val="baseline"/>
            </w:pPr>
            <w:r>
              <w:rPr>
                <w:szCs w:val="22"/>
              </w:rPr>
              <w:t xml:space="preserve">Any step that requires answers to be provided will have a space in this document immediately after each step. The answer space will expand with the content you type or images you paste. </w:t>
            </w:r>
          </w:p>
          <w:p w14:paraId="129A56B8" w14:textId="6E57F486" w:rsidR="009824DB" w:rsidRDefault="009824DB" w:rsidP="009824DB">
            <w:pPr>
              <w:textAlignment w:val="baseline"/>
              <w:rPr>
                <w:szCs w:val="22"/>
              </w:rPr>
            </w:pPr>
            <w:r>
              <w:rPr>
                <w:szCs w:val="22"/>
              </w:rPr>
              <w:t>Resize images to fit the space provided, ensuring they are still legible.</w:t>
            </w:r>
          </w:p>
          <w:p w14:paraId="3F4CA5ED" w14:textId="7F83DD3C" w:rsidR="00834A02" w:rsidRDefault="006654EC" w:rsidP="009824DB">
            <w:pPr>
              <w:textAlignment w:val="baseline"/>
              <w:rPr>
                <w:szCs w:val="22"/>
              </w:rPr>
            </w:pPr>
            <w:r>
              <w:rPr>
                <w:szCs w:val="22"/>
              </w:rPr>
              <w:t>Do not inc</w:t>
            </w:r>
            <w:r w:rsidR="009B54F6">
              <w:rPr>
                <w:szCs w:val="22"/>
              </w:rPr>
              <w:t>l</w:t>
            </w:r>
            <w:r>
              <w:rPr>
                <w:szCs w:val="22"/>
              </w:rPr>
              <w:t>ude a whole screenshot, just t</w:t>
            </w:r>
            <w:r w:rsidR="009B54F6">
              <w:rPr>
                <w:szCs w:val="22"/>
              </w:rPr>
              <w:t xml:space="preserve">he </w:t>
            </w:r>
            <w:r w:rsidR="002C3CF4">
              <w:rPr>
                <w:szCs w:val="22"/>
              </w:rPr>
              <w:t>required details.</w:t>
            </w:r>
          </w:p>
          <w:p w14:paraId="4FA401A1" w14:textId="6F411AB7" w:rsidR="00F32E09" w:rsidRDefault="00F32E09" w:rsidP="00B30B8A">
            <w:pPr>
              <w:textAlignment w:val="baseline"/>
            </w:pPr>
            <w:r>
              <w:rPr>
                <w:szCs w:val="22"/>
              </w:rPr>
              <w:t>If</w:t>
            </w:r>
            <w:r w:rsidR="00B30B8A">
              <w:rPr>
                <w:szCs w:val="22"/>
              </w:rPr>
              <w:t xml:space="preserve"> </w:t>
            </w:r>
            <w:r>
              <w:rPr>
                <w:szCs w:val="22"/>
              </w:rPr>
              <w:t>a</w:t>
            </w:r>
            <w:r w:rsidR="00B30B8A">
              <w:rPr>
                <w:szCs w:val="22"/>
              </w:rPr>
              <w:t xml:space="preserve"> </w:t>
            </w:r>
            <w:r>
              <w:rPr>
                <w:szCs w:val="22"/>
              </w:rPr>
              <w:t>step</w:t>
            </w:r>
            <w:r w:rsidR="00B30B8A">
              <w:rPr>
                <w:szCs w:val="22"/>
              </w:rPr>
              <w:t xml:space="preserve"> </w:t>
            </w:r>
            <w:r>
              <w:rPr>
                <w:szCs w:val="22"/>
              </w:rPr>
              <w:t>has</w:t>
            </w:r>
            <w:r w:rsidR="00B30B8A">
              <w:rPr>
                <w:szCs w:val="22"/>
              </w:rPr>
              <w:t xml:space="preserve"> </w:t>
            </w:r>
            <w:r>
              <w:rPr>
                <w:szCs w:val="22"/>
              </w:rPr>
              <w:t>more</w:t>
            </w:r>
            <w:r w:rsidR="00B30B8A">
              <w:rPr>
                <w:szCs w:val="22"/>
              </w:rPr>
              <w:t xml:space="preserve"> </w:t>
            </w:r>
            <w:r>
              <w:rPr>
                <w:szCs w:val="22"/>
              </w:rPr>
              <w:t>than</w:t>
            </w:r>
            <w:r w:rsidR="00B30B8A">
              <w:rPr>
                <w:szCs w:val="22"/>
              </w:rPr>
              <w:t xml:space="preserve"> </w:t>
            </w:r>
            <w:r>
              <w:rPr>
                <w:szCs w:val="22"/>
              </w:rPr>
              <w:t>one</w:t>
            </w:r>
            <w:r w:rsidR="00B30B8A">
              <w:rPr>
                <w:szCs w:val="22"/>
              </w:rPr>
              <w:t xml:space="preserve"> </w:t>
            </w:r>
            <w:r>
              <w:rPr>
                <w:szCs w:val="22"/>
              </w:rPr>
              <w:t>question,</w:t>
            </w:r>
            <w:r w:rsidR="00B30B8A">
              <w:rPr>
                <w:szCs w:val="22"/>
              </w:rPr>
              <w:t xml:space="preserve"> </w:t>
            </w:r>
            <w:r>
              <w:rPr>
                <w:szCs w:val="22"/>
              </w:rPr>
              <w:t>these</w:t>
            </w:r>
            <w:r w:rsidR="00B30B8A">
              <w:rPr>
                <w:szCs w:val="22"/>
              </w:rPr>
              <w:t xml:space="preserve"> </w:t>
            </w:r>
            <w:r>
              <w:rPr>
                <w:szCs w:val="22"/>
              </w:rPr>
              <w:t>maxima</w:t>
            </w:r>
            <w:r w:rsidR="00B30B8A">
              <w:rPr>
                <w:szCs w:val="22"/>
              </w:rPr>
              <w:t xml:space="preserve"> </w:t>
            </w:r>
            <w:r>
              <w:rPr>
                <w:szCs w:val="22"/>
              </w:rPr>
              <w:t>and</w:t>
            </w:r>
            <w:r w:rsidR="00B30B8A">
              <w:rPr>
                <w:szCs w:val="22"/>
              </w:rPr>
              <w:t xml:space="preserve"> </w:t>
            </w:r>
            <w:r>
              <w:rPr>
                <w:szCs w:val="22"/>
              </w:rPr>
              <w:t>minima</w:t>
            </w:r>
            <w:r w:rsidR="00B30B8A">
              <w:rPr>
                <w:szCs w:val="22"/>
              </w:rPr>
              <w:t xml:space="preserve"> </w:t>
            </w:r>
            <w:r>
              <w:rPr>
                <w:szCs w:val="22"/>
              </w:rPr>
              <w:t>are</w:t>
            </w:r>
            <w:r w:rsidR="00B30B8A">
              <w:rPr>
                <w:szCs w:val="22"/>
              </w:rPr>
              <w:t xml:space="preserve"> </w:t>
            </w:r>
            <w:r>
              <w:rPr>
                <w:szCs w:val="22"/>
              </w:rPr>
              <w:t>a</w:t>
            </w:r>
            <w:r w:rsidR="00B30B8A">
              <w:rPr>
                <w:szCs w:val="22"/>
              </w:rPr>
              <w:t xml:space="preserve"> </w:t>
            </w:r>
            <w:r>
              <w:rPr>
                <w:szCs w:val="22"/>
              </w:rPr>
              <w:t>total</w:t>
            </w:r>
            <w:r w:rsidR="00B30B8A">
              <w:rPr>
                <w:szCs w:val="22"/>
              </w:rPr>
              <w:t xml:space="preserve"> </w:t>
            </w:r>
            <w:r>
              <w:rPr>
                <w:szCs w:val="22"/>
              </w:rPr>
              <w:t>for</w:t>
            </w:r>
            <w:r w:rsidR="00B30B8A">
              <w:rPr>
                <w:szCs w:val="22"/>
              </w:rPr>
              <w:t xml:space="preserve"> </w:t>
            </w:r>
            <w:r>
              <w:rPr>
                <w:szCs w:val="22"/>
              </w:rPr>
              <w:t>all</w:t>
            </w:r>
            <w:r w:rsidR="00B30B8A">
              <w:rPr>
                <w:szCs w:val="22"/>
              </w:rPr>
              <w:t xml:space="preserve"> </w:t>
            </w:r>
            <w:r>
              <w:rPr>
                <w:szCs w:val="22"/>
              </w:rPr>
              <w:t>the</w:t>
            </w:r>
            <w:r w:rsidR="00B30B8A">
              <w:rPr>
                <w:szCs w:val="22"/>
              </w:rPr>
              <w:t xml:space="preserve"> </w:t>
            </w:r>
            <w:r>
              <w:rPr>
                <w:szCs w:val="22"/>
              </w:rPr>
              <w:t>questions</w:t>
            </w:r>
            <w:r w:rsidR="00B30B8A">
              <w:rPr>
                <w:szCs w:val="22"/>
              </w:rPr>
              <w:t xml:space="preserve"> </w:t>
            </w:r>
            <w:r>
              <w:rPr>
                <w:szCs w:val="22"/>
              </w:rPr>
              <w:t>in</w:t>
            </w:r>
            <w:r w:rsidR="00B30B8A">
              <w:rPr>
                <w:szCs w:val="22"/>
              </w:rPr>
              <w:t xml:space="preserve"> </w:t>
            </w:r>
            <w:r>
              <w:rPr>
                <w:szCs w:val="22"/>
              </w:rPr>
              <w:t>that</w:t>
            </w:r>
            <w:r w:rsidR="00B30B8A">
              <w:rPr>
                <w:szCs w:val="22"/>
              </w:rPr>
              <w:t xml:space="preserve"> </w:t>
            </w:r>
            <w:r>
              <w:rPr>
                <w:szCs w:val="22"/>
              </w:rPr>
              <w:t>specific</w:t>
            </w:r>
            <w:r w:rsidR="00B30B8A">
              <w:rPr>
                <w:szCs w:val="22"/>
              </w:rPr>
              <w:t xml:space="preserve"> </w:t>
            </w:r>
            <w:r>
              <w:rPr>
                <w:szCs w:val="22"/>
              </w:rPr>
              <w:t>step.</w:t>
            </w:r>
            <w:r w:rsidR="00B30B8A">
              <w:rPr>
                <w:szCs w:val="22"/>
              </w:rPr>
              <w:t xml:space="preserve"> </w:t>
            </w:r>
          </w:p>
          <w:p w14:paraId="61DF6291" w14:textId="432C4413" w:rsidR="00F32E09" w:rsidRDefault="00F32E09" w:rsidP="00B30B8A">
            <w:pPr>
              <w:textAlignment w:val="baseline"/>
            </w:pPr>
            <w:r>
              <w:rPr>
                <w:szCs w:val="22"/>
              </w:rPr>
              <w:t>All</w:t>
            </w:r>
            <w:r w:rsidR="00B30B8A">
              <w:rPr>
                <w:szCs w:val="22"/>
              </w:rPr>
              <w:t xml:space="preserve"> </w:t>
            </w:r>
            <w:r>
              <w:rPr>
                <w:szCs w:val="22"/>
              </w:rPr>
              <w:t>answers</w:t>
            </w:r>
            <w:r w:rsidR="00B30B8A">
              <w:rPr>
                <w:szCs w:val="22"/>
              </w:rPr>
              <w:t xml:space="preserve"> </w:t>
            </w:r>
            <w:r>
              <w:rPr>
                <w:szCs w:val="22"/>
              </w:rPr>
              <w:t>must</w:t>
            </w:r>
            <w:r w:rsidR="00B30B8A">
              <w:rPr>
                <w:szCs w:val="22"/>
              </w:rPr>
              <w:t xml:space="preserve"> </w:t>
            </w:r>
            <w:r>
              <w:rPr>
                <w:szCs w:val="22"/>
              </w:rPr>
              <w:t>be</w:t>
            </w:r>
            <w:r w:rsidR="00B30B8A">
              <w:rPr>
                <w:szCs w:val="22"/>
              </w:rPr>
              <w:t xml:space="preserve"> </w:t>
            </w:r>
            <w:r>
              <w:rPr>
                <w:szCs w:val="22"/>
              </w:rPr>
              <w:t>in</w:t>
            </w:r>
            <w:r w:rsidR="00B30B8A">
              <w:rPr>
                <w:szCs w:val="22"/>
              </w:rPr>
              <w:t xml:space="preserve"> </w:t>
            </w:r>
            <w:r>
              <w:rPr>
                <w:szCs w:val="22"/>
              </w:rPr>
              <w:t>complete</w:t>
            </w:r>
            <w:r w:rsidR="00B30B8A">
              <w:rPr>
                <w:szCs w:val="22"/>
              </w:rPr>
              <w:t xml:space="preserve"> </w:t>
            </w:r>
            <w:r>
              <w:rPr>
                <w:szCs w:val="22"/>
              </w:rPr>
              <w:t>sentences</w:t>
            </w:r>
            <w:r w:rsidR="00B30B8A">
              <w:rPr>
                <w:szCs w:val="22"/>
              </w:rPr>
              <w:t xml:space="preserve"> </w:t>
            </w:r>
            <w:r>
              <w:rPr>
                <w:szCs w:val="22"/>
              </w:rPr>
              <w:t>unless</w:t>
            </w:r>
            <w:r w:rsidR="00B30B8A">
              <w:rPr>
                <w:szCs w:val="22"/>
              </w:rPr>
              <w:t xml:space="preserve"> </w:t>
            </w:r>
            <w:r>
              <w:rPr>
                <w:szCs w:val="22"/>
              </w:rPr>
              <w:t>indicated.</w:t>
            </w:r>
            <w:r w:rsidR="00B30B8A">
              <w:rPr>
                <w:szCs w:val="22"/>
              </w:rPr>
              <w:t xml:space="preserve"> </w:t>
            </w:r>
          </w:p>
          <w:p w14:paraId="7C772779" w14:textId="77777777" w:rsidR="00385534" w:rsidRDefault="00F32E09" w:rsidP="00385534">
            <w:pPr>
              <w:textAlignment w:val="baseline"/>
              <w:rPr>
                <w:i/>
                <w:iCs/>
                <w:color w:val="C00000"/>
                <w:szCs w:val="22"/>
              </w:rPr>
            </w:pPr>
            <w:r>
              <w:rPr>
                <w:i/>
                <w:iCs/>
                <w:color w:val="C00000"/>
                <w:szCs w:val="22"/>
              </w:rPr>
              <w:t>If</w:t>
            </w:r>
            <w:r w:rsidR="00B30B8A">
              <w:rPr>
                <w:i/>
                <w:iCs/>
                <w:color w:val="C00000"/>
                <w:szCs w:val="22"/>
              </w:rPr>
              <w:t xml:space="preserve"> </w:t>
            </w:r>
            <w:r>
              <w:rPr>
                <w:i/>
                <w:iCs/>
                <w:color w:val="C00000"/>
                <w:szCs w:val="22"/>
              </w:rPr>
              <w:t>required,</w:t>
            </w:r>
            <w:r w:rsidR="00B30B8A">
              <w:rPr>
                <w:i/>
                <w:iCs/>
                <w:color w:val="C00000"/>
                <w:szCs w:val="22"/>
              </w:rPr>
              <w:t xml:space="preserve"> </w:t>
            </w:r>
            <w:r>
              <w:rPr>
                <w:i/>
                <w:iCs/>
                <w:color w:val="C00000"/>
                <w:szCs w:val="22"/>
              </w:rPr>
              <w:t>make</w:t>
            </w:r>
            <w:r w:rsidR="00B30B8A">
              <w:rPr>
                <w:i/>
                <w:iCs/>
                <w:color w:val="C00000"/>
                <w:szCs w:val="22"/>
              </w:rPr>
              <w:t xml:space="preserve"> </w:t>
            </w:r>
            <w:r>
              <w:rPr>
                <w:i/>
                <w:iCs/>
                <w:color w:val="C00000"/>
                <w:szCs w:val="22"/>
              </w:rPr>
              <w:t>sure</w:t>
            </w:r>
            <w:r w:rsidR="00B30B8A">
              <w:rPr>
                <w:i/>
                <w:iCs/>
                <w:color w:val="C00000"/>
                <w:szCs w:val="22"/>
              </w:rPr>
              <w:t xml:space="preserve"> </w:t>
            </w:r>
            <w:r>
              <w:rPr>
                <w:i/>
                <w:iCs/>
                <w:color w:val="C00000"/>
                <w:szCs w:val="22"/>
              </w:rPr>
              <w:t>to</w:t>
            </w:r>
            <w:r w:rsidR="00B30B8A">
              <w:rPr>
                <w:i/>
                <w:iCs/>
                <w:color w:val="C00000"/>
                <w:szCs w:val="22"/>
              </w:rPr>
              <w:t xml:space="preserve"> </w:t>
            </w:r>
            <w:r>
              <w:rPr>
                <w:i/>
                <w:iCs/>
                <w:color w:val="C00000"/>
                <w:szCs w:val="22"/>
              </w:rPr>
              <w:t>add</w:t>
            </w:r>
            <w:r w:rsidR="00B30B8A">
              <w:rPr>
                <w:i/>
                <w:iCs/>
                <w:color w:val="C00000"/>
                <w:szCs w:val="22"/>
              </w:rPr>
              <w:t xml:space="preserve"> </w:t>
            </w:r>
            <w:r>
              <w:rPr>
                <w:i/>
                <w:iCs/>
                <w:color w:val="C00000"/>
                <w:szCs w:val="22"/>
              </w:rPr>
              <w:t>any</w:t>
            </w:r>
            <w:r w:rsidR="00B30B8A">
              <w:rPr>
                <w:i/>
                <w:iCs/>
                <w:color w:val="C00000"/>
                <w:szCs w:val="22"/>
              </w:rPr>
              <w:t xml:space="preserve"> </w:t>
            </w:r>
            <w:r>
              <w:rPr>
                <w:i/>
                <w:iCs/>
                <w:color w:val="C00000"/>
                <w:szCs w:val="22"/>
              </w:rPr>
              <w:t>code</w:t>
            </w:r>
            <w:r w:rsidR="00B30B8A">
              <w:rPr>
                <w:i/>
                <w:iCs/>
                <w:color w:val="C00000"/>
                <w:szCs w:val="22"/>
              </w:rPr>
              <w:t xml:space="preserve"> </w:t>
            </w:r>
            <w:r>
              <w:rPr>
                <w:i/>
                <w:iCs/>
                <w:color w:val="C00000"/>
                <w:szCs w:val="22"/>
              </w:rPr>
              <w:t>you’ve</w:t>
            </w:r>
            <w:r w:rsidR="00B30B8A">
              <w:rPr>
                <w:i/>
                <w:iCs/>
                <w:color w:val="C00000"/>
                <w:szCs w:val="22"/>
              </w:rPr>
              <w:t xml:space="preserve"> </w:t>
            </w:r>
            <w:r>
              <w:rPr>
                <w:i/>
                <w:iCs/>
                <w:color w:val="C00000"/>
                <w:szCs w:val="22"/>
              </w:rPr>
              <w:t>written</w:t>
            </w:r>
            <w:r w:rsidR="00B30B8A">
              <w:rPr>
                <w:i/>
                <w:iCs/>
                <w:color w:val="C00000"/>
                <w:szCs w:val="22"/>
              </w:rPr>
              <w:t xml:space="preserve"> </w:t>
            </w:r>
            <w:r>
              <w:rPr>
                <w:i/>
                <w:iCs/>
                <w:color w:val="C00000"/>
                <w:szCs w:val="22"/>
              </w:rPr>
              <w:t>in</w:t>
            </w:r>
            <w:r w:rsidR="00B30B8A">
              <w:rPr>
                <w:i/>
                <w:iCs/>
                <w:color w:val="C00000"/>
                <w:szCs w:val="22"/>
              </w:rPr>
              <w:t xml:space="preserve"> </w:t>
            </w:r>
            <w:r>
              <w:rPr>
                <w:i/>
                <w:iCs/>
                <w:color w:val="C00000"/>
                <w:szCs w:val="22"/>
              </w:rPr>
              <w:t>a</w:t>
            </w:r>
            <w:r w:rsidR="00B30B8A">
              <w:rPr>
                <w:i/>
                <w:iCs/>
                <w:color w:val="C00000"/>
                <w:szCs w:val="22"/>
              </w:rPr>
              <w:t xml:space="preserve"> </w:t>
            </w:r>
            <w:r>
              <w:rPr>
                <w:i/>
                <w:iCs/>
                <w:color w:val="C00000"/>
                <w:szCs w:val="22"/>
              </w:rPr>
              <w:t>separate</w:t>
            </w:r>
            <w:r w:rsidR="00B30B8A">
              <w:rPr>
                <w:i/>
                <w:iCs/>
                <w:color w:val="C00000"/>
                <w:szCs w:val="22"/>
              </w:rPr>
              <w:t xml:space="preserve"> </w:t>
            </w:r>
            <w:r>
              <w:rPr>
                <w:i/>
                <w:iCs/>
                <w:color w:val="C00000"/>
                <w:szCs w:val="22"/>
              </w:rPr>
              <w:t>file</w:t>
            </w:r>
            <w:r w:rsidR="00B30B8A">
              <w:rPr>
                <w:i/>
                <w:iCs/>
                <w:color w:val="C00000"/>
                <w:szCs w:val="22"/>
              </w:rPr>
              <w:t xml:space="preserve"> </w:t>
            </w:r>
            <w:r>
              <w:rPr>
                <w:i/>
                <w:iCs/>
                <w:color w:val="C00000"/>
                <w:szCs w:val="22"/>
              </w:rPr>
              <w:t>to</w:t>
            </w:r>
            <w:r w:rsidR="00B30B8A">
              <w:rPr>
                <w:i/>
                <w:iCs/>
                <w:color w:val="C00000"/>
                <w:szCs w:val="22"/>
              </w:rPr>
              <w:t xml:space="preserve"> </w:t>
            </w:r>
            <w:r>
              <w:rPr>
                <w:i/>
                <w:iCs/>
                <w:color w:val="C00000"/>
                <w:szCs w:val="22"/>
              </w:rPr>
              <w:t>your</w:t>
            </w:r>
            <w:r w:rsidR="00B30B8A">
              <w:rPr>
                <w:i/>
                <w:iCs/>
                <w:color w:val="C00000"/>
                <w:szCs w:val="22"/>
              </w:rPr>
              <w:t xml:space="preserve"> </w:t>
            </w:r>
            <w:r>
              <w:rPr>
                <w:i/>
                <w:iCs/>
                <w:color w:val="C00000"/>
                <w:szCs w:val="22"/>
              </w:rPr>
              <w:t>submission.</w:t>
            </w:r>
            <w:r w:rsidR="00B30B8A">
              <w:rPr>
                <w:i/>
                <w:iCs/>
                <w:color w:val="C00000"/>
                <w:szCs w:val="22"/>
              </w:rPr>
              <w:t xml:space="preserve"> </w:t>
            </w:r>
          </w:p>
          <w:p w14:paraId="45E3535C" w14:textId="77777777" w:rsidR="00C0201C" w:rsidRDefault="00F32E09" w:rsidP="00385534">
            <w:pPr>
              <w:textAlignment w:val="baseline"/>
              <w:rPr>
                <w:color w:val="C00000"/>
                <w:szCs w:val="22"/>
              </w:rPr>
            </w:pPr>
            <w:r>
              <w:rPr>
                <w:i/>
                <w:iCs/>
                <w:color w:val="C00000"/>
                <w:szCs w:val="22"/>
              </w:rPr>
              <w:t>DO</w:t>
            </w:r>
            <w:r w:rsidR="00B30B8A">
              <w:rPr>
                <w:i/>
                <w:iCs/>
                <w:color w:val="C00000"/>
                <w:szCs w:val="22"/>
              </w:rPr>
              <w:t xml:space="preserve"> </w:t>
            </w:r>
            <w:r>
              <w:rPr>
                <w:i/>
                <w:iCs/>
                <w:color w:val="C00000"/>
                <w:szCs w:val="22"/>
              </w:rPr>
              <w:t>NOT</w:t>
            </w:r>
            <w:r w:rsidR="00B30B8A">
              <w:rPr>
                <w:i/>
                <w:iCs/>
                <w:color w:val="C00000"/>
                <w:szCs w:val="22"/>
              </w:rPr>
              <w:t xml:space="preserve"> </w:t>
            </w:r>
            <w:r>
              <w:rPr>
                <w:i/>
                <w:iCs/>
                <w:color w:val="C00000"/>
                <w:szCs w:val="22"/>
              </w:rPr>
              <w:t>put</w:t>
            </w:r>
            <w:r w:rsidR="00B30B8A">
              <w:rPr>
                <w:i/>
                <w:iCs/>
                <w:color w:val="C00000"/>
                <w:szCs w:val="22"/>
              </w:rPr>
              <w:t xml:space="preserve"> </w:t>
            </w:r>
            <w:r>
              <w:rPr>
                <w:i/>
                <w:iCs/>
                <w:color w:val="C00000"/>
                <w:szCs w:val="22"/>
              </w:rPr>
              <w:t>long</w:t>
            </w:r>
            <w:r w:rsidR="00B30B8A">
              <w:rPr>
                <w:i/>
                <w:iCs/>
                <w:color w:val="C00000"/>
                <w:szCs w:val="22"/>
              </w:rPr>
              <w:t xml:space="preserve"> </w:t>
            </w:r>
            <w:r>
              <w:rPr>
                <w:i/>
                <w:iCs/>
                <w:color w:val="C00000"/>
                <w:szCs w:val="22"/>
              </w:rPr>
              <w:t>pieces</w:t>
            </w:r>
            <w:r w:rsidR="00B30B8A">
              <w:rPr>
                <w:i/>
                <w:iCs/>
                <w:color w:val="C00000"/>
                <w:szCs w:val="22"/>
              </w:rPr>
              <w:t xml:space="preserve"> </w:t>
            </w:r>
            <w:r>
              <w:rPr>
                <w:i/>
                <w:iCs/>
                <w:color w:val="C00000"/>
                <w:szCs w:val="22"/>
              </w:rPr>
              <w:t>of</w:t>
            </w:r>
            <w:r w:rsidR="00B30B8A">
              <w:rPr>
                <w:i/>
                <w:iCs/>
                <w:color w:val="C00000"/>
                <w:szCs w:val="22"/>
              </w:rPr>
              <w:t xml:space="preserve"> </w:t>
            </w:r>
            <w:r>
              <w:rPr>
                <w:i/>
                <w:iCs/>
                <w:color w:val="C00000"/>
                <w:szCs w:val="22"/>
              </w:rPr>
              <w:t>code</w:t>
            </w:r>
            <w:r w:rsidR="00B30B8A">
              <w:rPr>
                <w:i/>
                <w:iCs/>
                <w:color w:val="C00000"/>
                <w:szCs w:val="22"/>
              </w:rPr>
              <w:t xml:space="preserve"> </w:t>
            </w:r>
            <w:r>
              <w:rPr>
                <w:i/>
                <w:iCs/>
                <w:color w:val="C00000"/>
                <w:szCs w:val="22"/>
              </w:rPr>
              <w:t>(over</w:t>
            </w:r>
            <w:r w:rsidR="00B30B8A">
              <w:rPr>
                <w:i/>
                <w:iCs/>
                <w:color w:val="C00000"/>
                <w:szCs w:val="22"/>
              </w:rPr>
              <w:t xml:space="preserve"> </w:t>
            </w:r>
            <w:r>
              <w:rPr>
                <w:i/>
                <w:iCs/>
                <w:color w:val="C00000"/>
                <w:szCs w:val="22"/>
              </w:rPr>
              <w:t>10</w:t>
            </w:r>
            <w:r w:rsidR="00B30B8A">
              <w:rPr>
                <w:i/>
                <w:iCs/>
                <w:color w:val="C00000"/>
                <w:szCs w:val="22"/>
              </w:rPr>
              <w:t xml:space="preserve"> </w:t>
            </w:r>
            <w:r>
              <w:rPr>
                <w:i/>
                <w:iCs/>
                <w:color w:val="C00000"/>
                <w:szCs w:val="22"/>
              </w:rPr>
              <w:t>lines)</w:t>
            </w:r>
            <w:r w:rsidR="00B30B8A">
              <w:rPr>
                <w:i/>
                <w:iCs/>
                <w:color w:val="C00000"/>
                <w:szCs w:val="22"/>
              </w:rPr>
              <w:t xml:space="preserve"> </w:t>
            </w:r>
            <w:r>
              <w:rPr>
                <w:i/>
                <w:iCs/>
                <w:color w:val="C00000"/>
                <w:szCs w:val="22"/>
              </w:rPr>
              <w:t>in</w:t>
            </w:r>
            <w:r w:rsidR="003F3230">
              <w:rPr>
                <w:i/>
                <w:iCs/>
                <w:color w:val="C00000"/>
                <w:szCs w:val="22"/>
              </w:rPr>
              <w:t xml:space="preserve"> th</w:t>
            </w:r>
            <w:r w:rsidR="00853513">
              <w:rPr>
                <w:i/>
                <w:iCs/>
                <w:color w:val="C00000"/>
                <w:szCs w:val="22"/>
              </w:rPr>
              <w:t>is</w:t>
            </w:r>
            <w:r w:rsidR="00B30B8A">
              <w:rPr>
                <w:i/>
                <w:iCs/>
                <w:color w:val="C00000"/>
                <w:szCs w:val="22"/>
              </w:rPr>
              <w:t xml:space="preserve"> </w:t>
            </w:r>
            <w:r>
              <w:rPr>
                <w:i/>
                <w:iCs/>
                <w:color w:val="C00000"/>
                <w:szCs w:val="22"/>
              </w:rPr>
              <w:t>document.</w:t>
            </w:r>
            <w:r w:rsidR="00B30B8A">
              <w:rPr>
                <w:color w:val="C00000"/>
                <w:szCs w:val="22"/>
              </w:rPr>
              <w:t xml:space="preserve"> </w:t>
            </w:r>
          </w:p>
          <w:p w14:paraId="7A972D6C" w14:textId="68920C00" w:rsidR="000F4BEF" w:rsidRPr="000F4BEF" w:rsidRDefault="000F4BEF" w:rsidP="000F4BEF"/>
        </w:tc>
      </w:tr>
      <w:tr w:rsidR="00B30B8A" w:rsidRPr="00B30B8A" w14:paraId="6CEC3439" w14:textId="77777777" w:rsidTr="00E03F71">
        <w:trPr>
          <w:gridAfter w:val="1"/>
          <w:wAfter w:w="9" w:type="dxa"/>
          <w:cantSplit/>
        </w:trPr>
        <w:tc>
          <w:tcPr>
            <w:tcW w:w="10179" w:type="dxa"/>
            <w:tcBorders>
              <w:top w:val="single" w:sz="6" w:space="0" w:color="auto"/>
              <w:left w:val="single" w:sz="6" w:space="0" w:color="auto"/>
              <w:bottom w:val="single" w:sz="6" w:space="0" w:color="auto"/>
              <w:right w:val="single" w:sz="6" w:space="0" w:color="auto"/>
            </w:tcBorders>
            <w:shd w:val="clear" w:color="auto" w:fill="C00000"/>
          </w:tcPr>
          <w:p w14:paraId="65B50776" w14:textId="6522F206" w:rsidR="00B30B8A" w:rsidRPr="00B30B8A" w:rsidRDefault="00B30B8A" w:rsidP="00B30B8A">
            <w:pPr>
              <w:pStyle w:val="Sectionheading"/>
              <w:rPr>
                <w:rFonts w:ascii="Times New Roman" w:hAnsi="Times New Roman"/>
                <w:bCs w:val="0"/>
                <w:sz w:val="24"/>
              </w:rPr>
            </w:pPr>
            <w:r w:rsidRPr="00B30B8A">
              <w:rPr>
                <w:rFonts w:ascii="Century Gothic" w:hAnsi="Century Gothic"/>
                <w:bCs w:val="0"/>
                <w:szCs w:val="28"/>
              </w:rPr>
              <w:t xml:space="preserve">Sources of Information </w:t>
            </w:r>
          </w:p>
        </w:tc>
      </w:tr>
      <w:tr w:rsidR="00F32E09" w14:paraId="55455F64" w14:textId="77777777" w:rsidTr="00E03F71">
        <w:trPr>
          <w:gridAfter w:val="1"/>
          <w:wAfter w:w="9" w:type="dxa"/>
          <w:cantSplit/>
        </w:trPr>
        <w:tc>
          <w:tcPr>
            <w:tcW w:w="10179" w:type="dxa"/>
            <w:tcBorders>
              <w:top w:val="single" w:sz="6" w:space="0" w:color="auto"/>
              <w:left w:val="single" w:sz="6" w:space="0" w:color="auto"/>
              <w:bottom w:val="single" w:sz="6" w:space="0" w:color="auto"/>
              <w:right w:val="single" w:sz="6" w:space="0" w:color="auto"/>
            </w:tcBorders>
            <w:shd w:val="clear" w:color="auto" w:fill="auto"/>
            <w:hideMark/>
          </w:tcPr>
          <w:p w14:paraId="184A717B" w14:textId="0617A8FC" w:rsidR="00F32E09" w:rsidRDefault="00F32E09" w:rsidP="00B30B8A">
            <w:pPr>
              <w:textAlignment w:val="baseline"/>
            </w:pPr>
            <w:r>
              <w:rPr>
                <w:szCs w:val="22"/>
              </w:rPr>
              <w:t>In</w:t>
            </w:r>
            <w:r w:rsidR="00B30B8A">
              <w:rPr>
                <w:szCs w:val="22"/>
              </w:rPr>
              <w:t xml:space="preserve"> </w:t>
            </w:r>
            <w:r>
              <w:rPr>
                <w:szCs w:val="22"/>
              </w:rPr>
              <w:t>industry,</w:t>
            </w:r>
            <w:r w:rsidR="00B30B8A">
              <w:rPr>
                <w:szCs w:val="22"/>
              </w:rPr>
              <w:t xml:space="preserve"> </w:t>
            </w:r>
            <w:r>
              <w:rPr>
                <w:szCs w:val="22"/>
              </w:rPr>
              <w:t>it</w:t>
            </w:r>
            <w:r w:rsidR="00B30B8A">
              <w:rPr>
                <w:szCs w:val="22"/>
              </w:rPr>
              <w:t xml:space="preserve"> </w:t>
            </w:r>
            <w:r>
              <w:rPr>
                <w:szCs w:val="22"/>
              </w:rPr>
              <w:t>is</w:t>
            </w:r>
            <w:r w:rsidR="00B30B8A">
              <w:rPr>
                <w:szCs w:val="22"/>
              </w:rPr>
              <w:t xml:space="preserve"> </w:t>
            </w:r>
            <w:r>
              <w:rPr>
                <w:szCs w:val="22"/>
              </w:rPr>
              <w:t>good</w:t>
            </w:r>
            <w:r w:rsidR="00B30B8A">
              <w:rPr>
                <w:szCs w:val="22"/>
              </w:rPr>
              <w:t xml:space="preserve"> </w:t>
            </w:r>
            <w:r>
              <w:rPr>
                <w:szCs w:val="22"/>
              </w:rPr>
              <w:t>practice</w:t>
            </w:r>
            <w:r w:rsidR="00B30B8A">
              <w:rPr>
                <w:szCs w:val="22"/>
              </w:rPr>
              <w:t xml:space="preserve"> </w:t>
            </w:r>
            <w:r>
              <w:rPr>
                <w:szCs w:val="22"/>
              </w:rPr>
              <w:t>to</w:t>
            </w:r>
            <w:r w:rsidR="00B30B8A">
              <w:rPr>
                <w:szCs w:val="22"/>
              </w:rPr>
              <w:t xml:space="preserve"> </w:t>
            </w:r>
            <w:r>
              <w:rPr>
                <w:szCs w:val="22"/>
              </w:rPr>
              <w:t>keep</w:t>
            </w:r>
            <w:r w:rsidR="00B30B8A">
              <w:rPr>
                <w:szCs w:val="22"/>
              </w:rPr>
              <w:t xml:space="preserve"> </w:t>
            </w:r>
            <w:r>
              <w:rPr>
                <w:szCs w:val="22"/>
              </w:rPr>
              <w:t>track</w:t>
            </w:r>
            <w:r w:rsidR="00B30B8A">
              <w:rPr>
                <w:szCs w:val="22"/>
              </w:rPr>
              <w:t xml:space="preserve"> </w:t>
            </w:r>
            <w:r>
              <w:rPr>
                <w:szCs w:val="22"/>
              </w:rPr>
              <w:t>of</w:t>
            </w:r>
            <w:r w:rsidR="00B30B8A">
              <w:rPr>
                <w:szCs w:val="22"/>
              </w:rPr>
              <w:t xml:space="preserve"> </w:t>
            </w:r>
            <w:r>
              <w:rPr>
                <w:szCs w:val="22"/>
              </w:rPr>
              <w:t>where</w:t>
            </w:r>
            <w:r w:rsidR="00B30B8A">
              <w:rPr>
                <w:szCs w:val="22"/>
              </w:rPr>
              <w:t xml:space="preserve"> </w:t>
            </w:r>
            <w:r>
              <w:rPr>
                <w:szCs w:val="22"/>
              </w:rPr>
              <w:t>information</w:t>
            </w:r>
            <w:r w:rsidR="00B30B8A">
              <w:rPr>
                <w:szCs w:val="22"/>
              </w:rPr>
              <w:t xml:space="preserve"> </w:t>
            </w:r>
            <w:r>
              <w:rPr>
                <w:szCs w:val="22"/>
              </w:rPr>
              <w:t>was</w:t>
            </w:r>
            <w:r w:rsidR="00B30B8A">
              <w:rPr>
                <w:szCs w:val="22"/>
              </w:rPr>
              <w:t xml:space="preserve"> </w:t>
            </w:r>
            <w:r>
              <w:rPr>
                <w:szCs w:val="22"/>
              </w:rPr>
              <w:t>obtained.</w:t>
            </w:r>
            <w:r w:rsidR="00B30B8A">
              <w:rPr>
                <w:szCs w:val="22"/>
              </w:rPr>
              <w:t xml:space="preserve"> </w:t>
            </w:r>
            <w:r>
              <w:rPr>
                <w:szCs w:val="22"/>
              </w:rPr>
              <w:t>This</w:t>
            </w:r>
            <w:r w:rsidR="00B30B8A">
              <w:rPr>
                <w:szCs w:val="22"/>
              </w:rPr>
              <w:t xml:space="preserve"> </w:t>
            </w:r>
            <w:r>
              <w:rPr>
                <w:szCs w:val="22"/>
              </w:rPr>
              <w:t>is</w:t>
            </w:r>
            <w:r w:rsidR="00B30B8A">
              <w:rPr>
                <w:szCs w:val="22"/>
              </w:rPr>
              <w:t xml:space="preserve"> </w:t>
            </w:r>
            <w:r>
              <w:rPr>
                <w:szCs w:val="22"/>
              </w:rPr>
              <w:t>especially</w:t>
            </w:r>
            <w:r w:rsidR="00B30B8A">
              <w:rPr>
                <w:szCs w:val="22"/>
              </w:rPr>
              <w:t xml:space="preserve"> </w:t>
            </w:r>
            <w:r>
              <w:rPr>
                <w:szCs w:val="22"/>
              </w:rPr>
              <w:t>true</w:t>
            </w:r>
            <w:r w:rsidR="00B30B8A">
              <w:rPr>
                <w:szCs w:val="22"/>
              </w:rPr>
              <w:t xml:space="preserve"> </w:t>
            </w:r>
            <w:r>
              <w:rPr>
                <w:szCs w:val="22"/>
              </w:rPr>
              <w:t>if</w:t>
            </w:r>
            <w:r w:rsidR="00B30B8A">
              <w:rPr>
                <w:szCs w:val="22"/>
              </w:rPr>
              <w:t xml:space="preserve"> </w:t>
            </w:r>
            <w:r>
              <w:rPr>
                <w:szCs w:val="22"/>
              </w:rPr>
              <w:t>it</w:t>
            </w:r>
            <w:r w:rsidR="00B30B8A">
              <w:rPr>
                <w:szCs w:val="22"/>
              </w:rPr>
              <w:t xml:space="preserve"> </w:t>
            </w:r>
            <w:r>
              <w:rPr>
                <w:szCs w:val="22"/>
              </w:rPr>
              <w:t>is</w:t>
            </w:r>
            <w:r w:rsidR="00B30B8A">
              <w:rPr>
                <w:szCs w:val="22"/>
              </w:rPr>
              <w:t xml:space="preserve"> </w:t>
            </w:r>
            <w:r>
              <w:rPr>
                <w:szCs w:val="22"/>
              </w:rPr>
              <w:t>a</w:t>
            </w:r>
            <w:r w:rsidR="00B30B8A">
              <w:rPr>
                <w:szCs w:val="22"/>
              </w:rPr>
              <w:t xml:space="preserve"> </w:t>
            </w:r>
            <w:r>
              <w:rPr>
                <w:szCs w:val="22"/>
              </w:rPr>
              <w:t>written</w:t>
            </w:r>
            <w:r w:rsidR="00B30B8A">
              <w:rPr>
                <w:szCs w:val="22"/>
              </w:rPr>
              <w:t xml:space="preserve"> </w:t>
            </w:r>
            <w:r>
              <w:rPr>
                <w:szCs w:val="22"/>
              </w:rPr>
              <w:t>document,</w:t>
            </w:r>
            <w:r w:rsidR="00B30B8A">
              <w:rPr>
                <w:szCs w:val="22"/>
              </w:rPr>
              <w:t xml:space="preserve"> </w:t>
            </w:r>
            <w:r>
              <w:rPr>
                <w:szCs w:val="22"/>
              </w:rPr>
              <w:t>or</w:t>
            </w:r>
            <w:r w:rsidR="00B30B8A">
              <w:rPr>
                <w:szCs w:val="22"/>
              </w:rPr>
              <w:t xml:space="preserve"> </w:t>
            </w:r>
            <w:r>
              <w:rPr>
                <w:szCs w:val="22"/>
              </w:rPr>
              <w:t>even</w:t>
            </w:r>
            <w:r w:rsidR="00B30B8A">
              <w:rPr>
                <w:szCs w:val="22"/>
              </w:rPr>
              <w:t xml:space="preserve"> </w:t>
            </w:r>
            <w:r>
              <w:rPr>
                <w:szCs w:val="22"/>
              </w:rPr>
              <w:t>code.</w:t>
            </w:r>
            <w:r w:rsidR="00B30B8A">
              <w:rPr>
                <w:szCs w:val="22"/>
              </w:rPr>
              <w:t xml:space="preserve"> </w:t>
            </w:r>
          </w:p>
          <w:p w14:paraId="19E626F2" w14:textId="77777777" w:rsidR="008D50AE" w:rsidRDefault="00F32E09" w:rsidP="00B30B8A">
            <w:pPr>
              <w:textAlignment w:val="baseline"/>
              <w:rPr>
                <w:szCs w:val="22"/>
              </w:rPr>
            </w:pPr>
            <w:r>
              <w:rPr>
                <w:szCs w:val="22"/>
              </w:rPr>
              <w:t>If</w:t>
            </w:r>
            <w:r w:rsidR="00B30B8A">
              <w:rPr>
                <w:szCs w:val="22"/>
              </w:rPr>
              <w:t xml:space="preserve"> </w:t>
            </w:r>
            <w:r>
              <w:rPr>
                <w:szCs w:val="22"/>
              </w:rPr>
              <w:t>you</w:t>
            </w:r>
            <w:r w:rsidR="00B30B8A">
              <w:rPr>
                <w:szCs w:val="22"/>
              </w:rPr>
              <w:t xml:space="preserve"> </w:t>
            </w:r>
            <w:r>
              <w:rPr>
                <w:szCs w:val="22"/>
              </w:rPr>
              <w:t>answer</w:t>
            </w:r>
            <w:r w:rsidR="00B30B8A">
              <w:rPr>
                <w:szCs w:val="22"/>
              </w:rPr>
              <w:t xml:space="preserve"> </w:t>
            </w:r>
            <w:r>
              <w:rPr>
                <w:szCs w:val="22"/>
              </w:rPr>
              <w:t>any</w:t>
            </w:r>
            <w:r w:rsidR="00B30B8A">
              <w:rPr>
                <w:szCs w:val="22"/>
              </w:rPr>
              <w:t xml:space="preserve"> </w:t>
            </w:r>
            <w:r>
              <w:rPr>
                <w:szCs w:val="22"/>
              </w:rPr>
              <w:t>questions</w:t>
            </w:r>
            <w:r w:rsidR="00B30B8A">
              <w:rPr>
                <w:szCs w:val="22"/>
              </w:rPr>
              <w:t xml:space="preserve"> </w:t>
            </w:r>
            <w:r>
              <w:rPr>
                <w:szCs w:val="22"/>
              </w:rPr>
              <w:t>using</w:t>
            </w:r>
            <w:r w:rsidR="00B30B8A">
              <w:rPr>
                <w:szCs w:val="22"/>
              </w:rPr>
              <w:t xml:space="preserve"> </w:t>
            </w:r>
            <w:r>
              <w:rPr>
                <w:szCs w:val="22"/>
              </w:rPr>
              <w:t>information</w:t>
            </w:r>
            <w:r w:rsidR="00B30B8A">
              <w:rPr>
                <w:szCs w:val="22"/>
              </w:rPr>
              <w:t xml:space="preserve"> </w:t>
            </w:r>
            <w:r>
              <w:rPr>
                <w:szCs w:val="22"/>
              </w:rPr>
              <w:t>from</w:t>
            </w:r>
            <w:r w:rsidR="00B30B8A">
              <w:rPr>
                <w:szCs w:val="22"/>
              </w:rPr>
              <w:t xml:space="preserve"> </w:t>
            </w:r>
            <w:r>
              <w:rPr>
                <w:szCs w:val="22"/>
              </w:rPr>
              <w:t>web</w:t>
            </w:r>
            <w:r w:rsidR="00B30B8A">
              <w:rPr>
                <w:szCs w:val="22"/>
              </w:rPr>
              <w:t xml:space="preserve"> </w:t>
            </w:r>
            <w:r>
              <w:rPr>
                <w:szCs w:val="22"/>
              </w:rPr>
              <w:t>sites,</w:t>
            </w:r>
            <w:r w:rsidR="00B30B8A">
              <w:rPr>
                <w:szCs w:val="22"/>
              </w:rPr>
              <w:t xml:space="preserve"> </w:t>
            </w:r>
            <w:r>
              <w:rPr>
                <w:szCs w:val="22"/>
              </w:rPr>
              <w:t>please</w:t>
            </w:r>
            <w:r w:rsidR="00B30B8A">
              <w:rPr>
                <w:szCs w:val="22"/>
              </w:rPr>
              <w:t xml:space="preserve"> </w:t>
            </w:r>
            <w:r>
              <w:rPr>
                <w:szCs w:val="22"/>
              </w:rPr>
              <w:t>include</w:t>
            </w:r>
            <w:r w:rsidR="00B30B8A">
              <w:rPr>
                <w:szCs w:val="22"/>
              </w:rPr>
              <w:t xml:space="preserve"> </w:t>
            </w:r>
            <w:r>
              <w:rPr>
                <w:szCs w:val="22"/>
              </w:rPr>
              <w:t>the</w:t>
            </w:r>
            <w:r w:rsidR="00B30B8A">
              <w:rPr>
                <w:szCs w:val="22"/>
              </w:rPr>
              <w:t xml:space="preserve"> </w:t>
            </w:r>
            <w:r>
              <w:rPr>
                <w:szCs w:val="22"/>
              </w:rPr>
              <w:t>site</w:t>
            </w:r>
            <w:r w:rsidR="00B30B8A">
              <w:rPr>
                <w:szCs w:val="22"/>
              </w:rPr>
              <w:t xml:space="preserve"> </w:t>
            </w:r>
            <w:r>
              <w:rPr>
                <w:szCs w:val="22"/>
              </w:rPr>
              <w:t>name</w:t>
            </w:r>
            <w:r w:rsidR="00B30B8A">
              <w:rPr>
                <w:szCs w:val="22"/>
              </w:rPr>
              <w:t xml:space="preserve"> </w:t>
            </w:r>
            <w:r>
              <w:rPr>
                <w:szCs w:val="22"/>
              </w:rPr>
              <w:t>and</w:t>
            </w:r>
            <w:r w:rsidR="00B30B8A">
              <w:rPr>
                <w:szCs w:val="22"/>
              </w:rPr>
              <w:t xml:space="preserve"> </w:t>
            </w:r>
            <w:r>
              <w:rPr>
                <w:szCs w:val="22"/>
              </w:rPr>
              <w:t>URL</w:t>
            </w:r>
            <w:r w:rsidR="00B30B8A">
              <w:rPr>
                <w:szCs w:val="22"/>
              </w:rPr>
              <w:t xml:space="preserve"> </w:t>
            </w:r>
            <w:r>
              <w:rPr>
                <w:szCs w:val="22"/>
              </w:rPr>
              <w:t>(Web</w:t>
            </w:r>
            <w:r w:rsidR="00B30B8A">
              <w:rPr>
                <w:szCs w:val="22"/>
              </w:rPr>
              <w:t xml:space="preserve"> </w:t>
            </w:r>
            <w:r>
              <w:rPr>
                <w:szCs w:val="22"/>
              </w:rPr>
              <w:t>site</w:t>
            </w:r>
            <w:r w:rsidR="00B30B8A">
              <w:rPr>
                <w:szCs w:val="22"/>
              </w:rPr>
              <w:t xml:space="preserve"> </w:t>
            </w:r>
            <w:r>
              <w:rPr>
                <w:szCs w:val="22"/>
              </w:rPr>
              <w:t>address)</w:t>
            </w:r>
            <w:r w:rsidR="00B30B8A">
              <w:rPr>
                <w:szCs w:val="22"/>
              </w:rPr>
              <w:t xml:space="preserve"> </w:t>
            </w:r>
            <w:r>
              <w:rPr>
                <w:szCs w:val="22"/>
              </w:rPr>
              <w:t>after</w:t>
            </w:r>
            <w:r w:rsidR="00B30B8A">
              <w:rPr>
                <w:szCs w:val="22"/>
              </w:rPr>
              <w:t xml:space="preserve"> </w:t>
            </w:r>
            <w:r>
              <w:rPr>
                <w:szCs w:val="22"/>
              </w:rPr>
              <w:t>the</w:t>
            </w:r>
            <w:r w:rsidR="00B30B8A">
              <w:rPr>
                <w:szCs w:val="22"/>
              </w:rPr>
              <w:t xml:space="preserve"> </w:t>
            </w:r>
            <w:r>
              <w:rPr>
                <w:szCs w:val="22"/>
              </w:rPr>
              <w:t>answer.</w:t>
            </w:r>
            <w:r w:rsidR="00B30B8A">
              <w:rPr>
                <w:szCs w:val="22"/>
              </w:rPr>
              <w:t xml:space="preserve"> </w:t>
            </w:r>
          </w:p>
          <w:p w14:paraId="5A965BE5" w14:textId="77777777" w:rsidR="008D50AE" w:rsidRDefault="00F32E09" w:rsidP="00B30B8A">
            <w:pPr>
              <w:textAlignment w:val="baseline"/>
              <w:rPr>
                <w:szCs w:val="22"/>
              </w:rPr>
            </w:pPr>
            <w:r>
              <w:rPr>
                <w:szCs w:val="22"/>
              </w:rPr>
              <w:t>Likewise,</w:t>
            </w:r>
            <w:r w:rsidR="00B30B8A">
              <w:rPr>
                <w:szCs w:val="22"/>
              </w:rPr>
              <w:t xml:space="preserve"> </w:t>
            </w:r>
            <w:r>
              <w:rPr>
                <w:szCs w:val="22"/>
              </w:rPr>
              <w:t>include</w:t>
            </w:r>
            <w:r w:rsidR="00B30B8A">
              <w:rPr>
                <w:szCs w:val="22"/>
              </w:rPr>
              <w:t xml:space="preserve"> </w:t>
            </w:r>
            <w:r>
              <w:rPr>
                <w:szCs w:val="22"/>
              </w:rPr>
              <w:t>the</w:t>
            </w:r>
            <w:r w:rsidR="00B30B8A">
              <w:rPr>
                <w:szCs w:val="22"/>
              </w:rPr>
              <w:t xml:space="preserve"> </w:t>
            </w:r>
            <w:r>
              <w:rPr>
                <w:szCs w:val="22"/>
              </w:rPr>
              <w:t>title</w:t>
            </w:r>
            <w:r w:rsidR="00B30B8A">
              <w:rPr>
                <w:szCs w:val="22"/>
              </w:rPr>
              <w:t xml:space="preserve"> </w:t>
            </w:r>
            <w:r>
              <w:rPr>
                <w:szCs w:val="22"/>
              </w:rPr>
              <w:t>and</w:t>
            </w:r>
            <w:r w:rsidR="00B30B8A">
              <w:rPr>
                <w:szCs w:val="22"/>
              </w:rPr>
              <w:t xml:space="preserve"> </w:t>
            </w:r>
            <w:r>
              <w:rPr>
                <w:szCs w:val="22"/>
              </w:rPr>
              <w:t>author</w:t>
            </w:r>
            <w:r w:rsidR="00B30B8A">
              <w:rPr>
                <w:szCs w:val="22"/>
              </w:rPr>
              <w:t xml:space="preserve"> </w:t>
            </w:r>
            <w:r>
              <w:rPr>
                <w:szCs w:val="22"/>
              </w:rPr>
              <w:t>for</w:t>
            </w:r>
            <w:r w:rsidR="00B30B8A">
              <w:rPr>
                <w:szCs w:val="22"/>
              </w:rPr>
              <w:t xml:space="preserve"> </w:t>
            </w:r>
            <w:r>
              <w:rPr>
                <w:szCs w:val="22"/>
              </w:rPr>
              <w:t>books</w:t>
            </w:r>
            <w:r w:rsidR="00B30B8A">
              <w:rPr>
                <w:szCs w:val="22"/>
              </w:rPr>
              <w:t xml:space="preserve"> </w:t>
            </w:r>
            <w:r>
              <w:rPr>
                <w:szCs w:val="22"/>
              </w:rPr>
              <w:t>and</w:t>
            </w:r>
            <w:r w:rsidR="00B30B8A">
              <w:rPr>
                <w:szCs w:val="22"/>
              </w:rPr>
              <w:t xml:space="preserve"> </w:t>
            </w:r>
            <w:r>
              <w:rPr>
                <w:szCs w:val="22"/>
              </w:rPr>
              <w:t>magazine</w:t>
            </w:r>
            <w:r w:rsidR="00B30B8A">
              <w:rPr>
                <w:szCs w:val="22"/>
              </w:rPr>
              <w:t xml:space="preserve"> </w:t>
            </w:r>
            <w:r>
              <w:rPr>
                <w:szCs w:val="22"/>
              </w:rPr>
              <w:t>articles.</w:t>
            </w:r>
            <w:r w:rsidR="00B30B8A">
              <w:rPr>
                <w:szCs w:val="22"/>
              </w:rPr>
              <w:t xml:space="preserve"> </w:t>
            </w:r>
          </w:p>
          <w:p w14:paraId="7AF03A65" w14:textId="2D70C731" w:rsidR="00F32E09" w:rsidRDefault="00F32E09" w:rsidP="00B30B8A">
            <w:pPr>
              <w:textAlignment w:val="baseline"/>
            </w:pPr>
            <w:r>
              <w:rPr>
                <w:szCs w:val="22"/>
              </w:rPr>
              <w:t>For</w:t>
            </w:r>
            <w:r w:rsidR="00B30B8A">
              <w:rPr>
                <w:szCs w:val="22"/>
              </w:rPr>
              <w:t xml:space="preserve"> </w:t>
            </w:r>
            <w:r>
              <w:rPr>
                <w:szCs w:val="22"/>
              </w:rPr>
              <w:t>example:</w:t>
            </w:r>
            <w:r w:rsidR="00B30B8A">
              <w:rPr>
                <w:szCs w:val="22"/>
              </w:rPr>
              <w:t xml:space="preserve"> </w:t>
            </w:r>
          </w:p>
          <w:p w14:paraId="6CFD362A" w14:textId="265ABFB3" w:rsidR="00F32E09" w:rsidRDefault="00F32E09" w:rsidP="001925B4">
            <w:pPr>
              <w:numPr>
                <w:ilvl w:val="0"/>
                <w:numId w:val="3"/>
              </w:numPr>
              <w:textAlignment w:val="baseline"/>
              <w:rPr>
                <w:szCs w:val="22"/>
              </w:rPr>
            </w:pPr>
            <w:r>
              <w:rPr>
                <w:szCs w:val="22"/>
              </w:rPr>
              <w:t>RS</w:t>
            </w:r>
            <w:r w:rsidR="00B30B8A">
              <w:rPr>
                <w:szCs w:val="22"/>
              </w:rPr>
              <w:t xml:space="preserve"> </w:t>
            </w:r>
            <w:r>
              <w:rPr>
                <w:szCs w:val="22"/>
              </w:rPr>
              <w:t>Electronics</w:t>
            </w:r>
            <w:r w:rsidR="00B30B8A">
              <w:rPr>
                <w:szCs w:val="22"/>
              </w:rPr>
              <w:t xml:space="preserve"> </w:t>
            </w:r>
            <w:r>
              <w:rPr>
                <w:szCs w:val="22"/>
              </w:rPr>
              <w:t>Ltd:</w:t>
            </w:r>
            <w:r w:rsidR="00B30B8A">
              <w:rPr>
                <w:szCs w:val="22"/>
              </w:rPr>
              <w:t xml:space="preserve"> </w:t>
            </w:r>
            <w:r w:rsidR="006F1494">
              <w:rPr>
                <w:szCs w:val="22"/>
              </w:rPr>
              <w:br/>
            </w:r>
            <w:hyperlink r:id="rId17" w:history="1">
              <w:r w:rsidR="006F1494" w:rsidRPr="00AD6276">
                <w:rPr>
                  <w:rStyle w:val="Hyperlink"/>
                </w:rPr>
                <w:t>https://au.rs-online.com/</w:t>
              </w:r>
            </w:hyperlink>
            <w:r w:rsidR="00B30B8A">
              <w:rPr>
                <w:szCs w:val="22"/>
              </w:rPr>
              <w:t xml:space="preserve">  </w:t>
            </w:r>
          </w:p>
          <w:p w14:paraId="2537CBCC" w14:textId="77777777" w:rsidR="00C0201C" w:rsidRDefault="00F32E09" w:rsidP="001925B4">
            <w:pPr>
              <w:numPr>
                <w:ilvl w:val="0"/>
                <w:numId w:val="3"/>
              </w:numPr>
              <w:textAlignment w:val="baseline"/>
              <w:rPr>
                <w:szCs w:val="22"/>
              </w:rPr>
            </w:pPr>
            <w:r>
              <w:rPr>
                <w:szCs w:val="22"/>
              </w:rPr>
              <w:t>Slack</w:t>
            </w:r>
            <w:r w:rsidR="00B30B8A">
              <w:rPr>
                <w:szCs w:val="22"/>
              </w:rPr>
              <w:t xml:space="preserve"> </w:t>
            </w:r>
            <w:r>
              <w:rPr>
                <w:szCs w:val="22"/>
              </w:rPr>
              <w:t>API</w:t>
            </w:r>
            <w:r w:rsidR="00B30B8A">
              <w:rPr>
                <w:szCs w:val="22"/>
              </w:rPr>
              <w:t xml:space="preserve"> </w:t>
            </w:r>
            <w:r>
              <w:rPr>
                <w:szCs w:val="22"/>
              </w:rPr>
              <w:t>Documentation,</w:t>
            </w:r>
            <w:r w:rsidR="00B30B8A">
              <w:rPr>
                <w:szCs w:val="22"/>
              </w:rPr>
              <w:t xml:space="preserve"> </w:t>
            </w:r>
            <w:r>
              <w:rPr>
                <w:szCs w:val="22"/>
              </w:rPr>
              <w:t>Users</w:t>
            </w:r>
            <w:r w:rsidR="00B30B8A">
              <w:rPr>
                <w:szCs w:val="22"/>
              </w:rPr>
              <w:t xml:space="preserve"> </w:t>
            </w:r>
            <w:r>
              <w:rPr>
                <w:szCs w:val="22"/>
              </w:rPr>
              <w:t>List</w:t>
            </w:r>
            <w:r w:rsidR="00B30B8A">
              <w:rPr>
                <w:szCs w:val="22"/>
              </w:rPr>
              <w:t xml:space="preserve"> </w:t>
            </w:r>
            <w:r>
              <w:rPr>
                <w:szCs w:val="22"/>
              </w:rPr>
              <w:t>Method:</w:t>
            </w:r>
            <w:r w:rsidR="00B30B8A">
              <w:rPr>
                <w:szCs w:val="22"/>
              </w:rPr>
              <w:t xml:space="preserve"> </w:t>
            </w:r>
            <w:r w:rsidR="006F1494">
              <w:rPr>
                <w:szCs w:val="22"/>
              </w:rPr>
              <w:br/>
            </w:r>
            <w:hyperlink r:id="rId18" w:history="1">
              <w:r w:rsidR="006F1494" w:rsidRPr="00AD6276">
                <w:rPr>
                  <w:rStyle w:val="Hyperlink"/>
                </w:rPr>
                <w:t>https://api.slack.com/methods/users.list</w:t>
              </w:r>
            </w:hyperlink>
            <w:r w:rsidR="00B30B8A">
              <w:rPr>
                <w:szCs w:val="22"/>
              </w:rPr>
              <w:t xml:space="preserve">  </w:t>
            </w:r>
          </w:p>
          <w:p w14:paraId="1B382DE5" w14:textId="2380F4B0" w:rsidR="000F4BEF" w:rsidRPr="00385534" w:rsidRDefault="000F4BEF" w:rsidP="000F4BEF"/>
        </w:tc>
      </w:tr>
      <w:tr w:rsidR="00B30B8A" w:rsidRPr="00B30B8A" w14:paraId="1B69D3B4" w14:textId="77777777" w:rsidTr="00E03F71">
        <w:trPr>
          <w:gridAfter w:val="1"/>
          <w:wAfter w:w="9" w:type="dxa"/>
          <w:cantSplit/>
        </w:trPr>
        <w:tc>
          <w:tcPr>
            <w:tcW w:w="10179" w:type="dxa"/>
            <w:tcBorders>
              <w:top w:val="single" w:sz="6" w:space="0" w:color="auto"/>
              <w:left w:val="single" w:sz="6" w:space="0" w:color="auto"/>
              <w:bottom w:val="single" w:sz="6" w:space="0" w:color="auto"/>
              <w:right w:val="single" w:sz="6" w:space="0" w:color="auto"/>
            </w:tcBorders>
            <w:shd w:val="clear" w:color="auto" w:fill="C00000"/>
          </w:tcPr>
          <w:p w14:paraId="283BDBBE" w14:textId="62B640A9" w:rsidR="00B30B8A" w:rsidRPr="00B30B8A" w:rsidRDefault="00B30B8A" w:rsidP="00B30B8A">
            <w:pPr>
              <w:pStyle w:val="Sectionheading"/>
              <w:rPr>
                <w:rFonts w:ascii="Times New Roman" w:hAnsi="Times New Roman"/>
                <w:bCs w:val="0"/>
                <w:sz w:val="24"/>
              </w:rPr>
            </w:pPr>
            <w:r w:rsidRPr="00B30B8A">
              <w:rPr>
                <w:rFonts w:ascii="Century Gothic" w:hAnsi="Century Gothic"/>
                <w:bCs w:val="0"/>
                <w:szCs w:val="28"/>
              </w:rPr>
              <w:lastRenderedPageBreak/>
              <w:t xml:space="preserve">Code Storage </w:t>
            </w:r>
          </w:p>
        </w:tc>
      </w:tr>
      <w:tr w:rsidR="00F32E09" w14:paraId="55C74329" w14:textId="77777777" w:rsidTr="00E03F71">
        <w:trPr>
          <w:gridAfter w:val="1"/>
          <w:wAfter w:w="9" w:type="dxa"/>
          <w:cantSplit/>
        </w:trPr>
        <w:tc>
          <w:tcPr>
            <w:tcW w:w="10179" w:type="dxa"/>
            <w:tcBorders>
              <w:top w:val="single" w:sz="6" w:space="0" w:color="auto"/>
              <w:left w:val="single" w:sz="6" w:space="0" w:color="auto"/>
              <w:bottom w:val="single" w:sz="6" w:space="0" w:color="auto"/>
              <w:right w:val="single" w:sz="6" w:space="0" w:color="auto"/>
            </w:tcBorders>
            <w:shd w:val="clear" w:color="auto" w:fill="auto"/>
            <w:hideMark/>
          </w:tcPr>
          <w:p w14:paraId="215ADA9F" w14:textId="56500E34" w:rsidR="00F32E09" w:rsidRDefault="00F32E09" w:rsidP="00B30B8A">
            <w:pPr>
              <w:textAlignment w:val="baseline"/>
              <w:rPr>
                <w:szCs w:val="22"/>
              </w:rPr>
            </w:pPr>
            <w:r>
              <w:rPr>
                <w:szCs w:val="22"/>
              </w:rPr>
              <w:t>We</w:t>
            </w:r>
            <w:r w:rsidR="00B30B8A">
              <w:rPr>
                <w:szCs w:val="22"/>
              </w:rPr>
              <w:t xml:space="preserve"> </w:t>
            </w:r>
            <w:r>
              <w:rPr>
                <w:szCs w:val="22"/>
              </w:rPr>
              <w:t>advise</w:t>
            </w:r>
            <w:r w:rsidR="00B30B8A">
              <w:rPr>
                <w:szCs w:val="22"/>
              </w:rPr>
              <w:t xml:space="preserve"> </w:t>
            </w:r>
            <w:r>
              <w:rPr>
                <w:szCs w:val="22"/>
              </w:rPr>
              <w:t>that</w:t>
            </w:r>
            <w:r w:rsidR="00B30B8A">
              <w:rPr>
                <w:szCs w:val="22"/>
              </w:rPr>
              <w:t xml:space="preserve"> </w:t>
            </w:r>
            <w:r>
              <w:rPr>
                <w:szCs w:val="22"/>
              </w:rPr>
              <w:t>you</w:t>
            </w:r>
            <w:r w:rsidR="00B30B8A">
              <w:rPr>
                <w:szCs w:val="22"/>
              </w:rPr>
              <w:t xml:space="preserve"> </w:t>
            </w:r>
            <w:r>
              <w:rPr>
                <w:szCs w:val="22"/>
              </w:rPr>
              <w:t>create</w:t>
            </w:r>
            <w:r w:rsidR="00B30B8A">
              <w:rPr>
                <w:szCs w:val="22"/>
              </w:rPr>
              <w:t xml:space="preserve"> </w:t>
            </w:r>
            <w:r>
              <w:rPr>
                <w:szCs w:val="22"/>
              </w:rPr>
              <w:t>a</w:t>
            </w:r>
            <w:r w:rsidR="00A05E47">
              <w:rPr>
                <w:szCs w:val="22"/>
              </w:rPr>
              <w:t xml:space="preserve"> private</w:t>
            </w:r>
            <w:r w:rsidR="00B30B8A">
              <w:rPr>
                <w:szCs w:val="22"/>
              </w:rPr>
              <w:t xml:space="preserve"> </w:t>
            </w:r>
            <w:r>
              <w:rPr>
                <w:szCs w:val="22"/>
              </w:rPr>
              <w:t>GIT</w:t>
            </w:r>
            <w:r w:rsidR="00B30B8A">
              <w:rPr>
                <w:szCs w:val="22"/>
              </w:rPr>
              <w:t xml:space="preserve"> </w:t>
            </w:r>
            <w:r>
              <w:rPr>
                <w:szCs w:val="22"/>
              </w:rPr>
              <w:t>repository</w:t>
            </w:r>
            <w:r w:rsidR="00B30B8A">
              <w:rPr>
                <w:szCs w:val="22"/>
              </w:rPr>
              <w:t xml:space="preserve"> </w:t>
            </w:r>
            <w:r>
              <w:rPr>
                <w:szCs w:val="22"/>
              </w:rPr>
              <w:t>on</w:t>
            </w:r>
            <w:r w:rsidR="00B30B8A">
              <w:rPr>
                <w:szCs w:val="22"/>
              </w:rPr>
              <w:t xml:space="preserve"> </w:t>
            </w:r>
            <w:r>
              <w:rPr>
                <w:szCs w:val="22"/>
              </w:rPr>
              <w:t>GitHub</w:t>
            </w:r>
            <w:r w:rsidR="00B30B8A">
              <w:rPr>
                <w:szCs w:val="22"/>
              </w:rPr>
              <w:t xml:space="preserve"> </w:t>
            </w:r>
            <w:r>
              <w:rPr>
                <w:szCs w:val="22"/>
              </w:rPr>
              <w:t>and</w:t>
            </w:r>
            <w:r w:rsidR="00B30B8A">
              <w:rPr>
                <w:szCs w:val="22"/>
              </w:rPr>
              <w:t xml:space="preserve"> </w:t>
            </w:r>
            <w:r>
              <w:rPr>
                <w:szCs w:val="22"/>
              </w:rPr>
              <w:t>use</w:t>
            </w:r>
            <w:r w:rsidR="00B30B8A">
              <w:rPr>
                <w:szCs w:val="22"/>
              </w:rPr>
              <w:t xml:space="preserve"> </w:t>
            </w:r>
            <w:r>
              <w:rPr>
                <w:szCs w:val="22"/>
              </w:rPr>
              <w:t>this</w:t>
            </w:r>
            <w:r w:rsidR="00B30B8A">
              <w:rPr>
                <w:szCs w:val="22"/>
              </w:rPr>
              <w:t xml:space="preserve"> </w:t>
            </w:r>
            <w:r>
              <w:rPr>
                <w:szCs w:val="22"/>
              </w:rPr>
              <w:t>to</w:t>
            </w:r>
            <w:r w:rsidR="00B30B8A">
              <w:rPr>
                <w:szCs w:val="22"/>
              </w:rPr>
              <w:t xml:space="preserve"> </w:t>
            </w:r>
            <w:r>
              <w:rPr>
                <w:szCs w:val="22"/>
              </w:rPr>
              <w:t>store</w:t>
            </w:r>
            <w:r w:rsidR="00B30B8A">
              <w:rPr>
                <w:szCs w:val="22"/>
              </w:rPr>
              <w:t xml:space="preserve"> </w:t>
            </w:r>
            <w:r>
              <w:rPr>
                <w:szCs w:val="22"/>
              </w:rPr>
              <w:t>a</w:t>
            </w:r>
            <w:r w:rsidR="00B30B8A">
              <w:rPr>
                <w:szCs w:val="22"/>
              </w:rPr>
              <w:t xml:space="preserve"> </w:t>
            </w:r>
            <w:r>
              <w:rPr>
                <w:szCs w:val="22"/>
              </w:rPr>
              <w:t>copy</w:t>
            </w:r>
            <w:r w:rsidR="00B30B8A">
              <w:rPr>
                <w:szCs w:val="22"/>
              </w:rPr>
              <w:t xml:space="preserve"> </w:t>
            </w:r>
            <w:r>
              <w:rPr>
                <w:szCs w:val="22"/>
              </w:rPr>
              <w:t>of</w:t>
            </w:r>
            <w:r w:rsidR="00B30B8A">
              <w:rPr>
                <w:szCs w:val="22"/>
              </w:rPr>
              <w:t xml:space="preserve"> </w:t>
            </w:r>
            <w:r>
              <w:rPr>
                <w:szCs w:val="22"/>
              </w:rPr>
              <w:t>your</w:t>
            </w:r>
            <w:r w:rsidR="00B30B8A">
              <w:rPr>
                <w:szCs w:val="22"/>
              </w:rPr>
              <w:t xml:space="preserve"> </w:t>
            </w:r>
            <w:r>
              <w:rPr>
                <w:szCs w:val="22"/>
              </w:rPr>
              <w:t>work.</w:t>
            </w:r>
          </w:p>
          <w:p w14:paraId="583DBD20" w14:textId="3921B5BC" w:rsidR="00923134" w:rsidRDefault="00923134" w:rsidP="00B30B8A">
            <w:pPr>
              <w:textAlignment w:val="baseline"/>
              <w:rPr>
                <w:szCs w:val="22"/>
              </w:rPr>
            </w:pPr>
            <w:r>
              <w:rPr>
                <w:szCs w:val="22"/>
              </w:rPr>
              <w:t xml:space="preserve">This assessment has instructions on </w:t>
            </w:r>
            <w:r w:rsidR="00D30F5D">
              <w:rPr>
                <w:szCs w:val="22"/>
              </w:rPr>
              <w:t>setting up version control and a remote (private) repository. Do not initialise any version control until told to do so.</w:t>
            </w:r>
          </w:p>
          <w:p w14:paraId="027D8CC4" w14:textId="13B35E8D" w:rsidR="00A05E47" w:rsidRDefault="00A05E47" w:rsidP="00B30B8A">
            <w:pPr>
              <w:textAlignment w:val="baseline"/>
              <w:rPr>
                <w:szCs w:val="22"/>
              </w:rPr>
            </w:pPr>
            <w:r>
              <w:rPr>
                <w:szCs w:val="22"/>
              </w:rPr>
              <w:t xml:space="preserve">To ensure you have a recent copy of your code you </w:t>
            </w:r>
            <w:r w:rsidRPr="00013F2C">
              <w:rPr>
                <w:b/>
                <w:bCs w:val="0"/>
                <w:szCs w:val="22"/>
              </w:rPr>
              <w:t>must</w:t>
            </w:r>
            <w:r>
              <w:rPr>
                <w:szCs w:val="22"/>
              </w:rPr>
              <w:t xml:space="preserve"> use </w:t>
            </w:r>
            <w:r w:rsidRPr="00013F2C">
              <w:rPr>
                <w:b/>
                <w:bCs w:val="0"/>
                <w:szCs w:val="22"/>
              </w:rPr>
              <w:t xml:space="preserve">AT LEAST </w:t>
            </w:r>
            <w:del w:id="251" w:author="Adrian Gould" w:date="2023-08-28T14:28:00Z">
              <w:r w:rsidR="00013F2C" w:rsidDel="006458E6">
                <w:rPr>
                  <w:b/>
                  <w:bCs w:val="0"/>
                  <w:szCs w:val="22"/>
                </w:rPr>
                <w:delText>ONE</w:delText>
              </w:r>
              <w:r w:rsidRPr="00013F2C" w:rsidDel="006458E6">
                <w:rPr>
                  <w:b/>
                  <w:bCs w:val="0"/>
                  <w:szCs w:val="22"/>
                </w:rPr>
                <w:delText xml:space="preserve"> </w:delText>
              </w:r>
            </w:del>
            <w:ins w:id="252" w:author="Adrian Gould" w:date="2023-08-28T14:28:00Z">
              <w:r w:rsidR="006458E6">
                <w:rPr>
                  <w:b/>
                  <w:bCs w:val="0"/>
                  <w:szCs w:val="22"/>
                </w:rPr>
                <w:t>TWO</w:t>
              </w:r>
              <w:r w:rsidR="006458E6" w:rsidRPr="00013F2C">
                <w:rPr>
                  <w:b/>
                  <w:bCs w:val="0"/>
                  <w:szCs w:val="22"/>
                </w:rPr>
                <w:t xml:space="preserve"> </w:t>
              </w:r>
            </w:ins>
            <w:r>
              <w:rPr>
                <w:szCs w:val="22"/>
              </w:rPr>
              <w:t>of the following methods</w:t>
            </w:r>
            <w:ins w:id="253" w:author="Adrian Gould" w:date="2023-08-28T14:28:00Z">
              <w:r w:rsidR="006458E6">
                <w:rPr>
                  <w:szCs w:val="22"/>
                </w:rPr>
                <w:t>, of which a version</w:t>
              </w:r>
            </w:ins>
            <w:ins w:id="254" w:author="Adrian Gould" w:date="2023-08-28T16:08:00Z">
              <w:r w:rsidR="00A847C1">
                <w:rPr>
                  <w:szCs w:val="22"/>
                </w:rPr>
                <w:t>-</w:t>
              </w:r>
            </w:ins>
            <w:ins w:id="255" w:author="Adrian Gould" w:date="2023-08-28T14:29:00Z">
              <w:r w:rsidR="006458E6">
                <w:rPr>
                  <w:szCs w:val="22"/>
                </w:rPr>
                <w:t>controlled copy is REQUIRED</w:t>
              </w:r>
            </w:ins>
            <w:r>
              <w:rPr>
                <w:szCs w:val="22"/>
              </w:rPr>
              <w:t>:</w:t>
            </w:r>
          </w:p>
          <w:p w14:paraId="2C88F031" w14:textId="77777777" w:rsidR="006458E6" w:rsidRDefault="00A05E47" w:rsidP="001925B4">
            <w:pPr>
              <w:pStyle w:val="ListParagraph"/>
              <w:numPr>
                <w:ilvl w:val="0"/>
                <w:numId w:val="11"/>
              </w:numPr>
              <w:rPr>
                <w:ins w:id="256" w:author="Adrian Gould" w:date="2023-08-28T14:29:00Z"/>
                <w:sz w:val="20"/>
                <w:szCs w:val="20"/>
              </w:rPr>
            </w:pPr>
            <w:r w:rsidRPr="003355E0">
              <w:rPr>
                <w:sz w:val="20"/>
                <w:szCs w:val="20"/>
              </w:rPr>
              <w:t xml:space="preserve">Private Git repository, </w:t>
            </w:r>
          </w:p>
          <w:p w14:paraId="7EB21607" w14:textId="5AAE7E47" w:rsidR="00A05E47" w:rsidRPr="006458E6" w:rsidRDefault="00A05E47">
            <w:pPr>
              <w:pPrChange w:id="257" w:author="Adrian Gould" w:date="2023-08-28T14:29:00Z">
                <w:pPr>
                  <w:pStyle w:val="ListParagraph"/>
                  <w:numPr>
                    <w:numId w:val="11"/>
                  </w:numPr>
                </w:pPr>
              </w:pPrChange>
            </w:pPr>
            <w:r w:rsidRPr="006458E6">
              <w:t>and</w:t>
            </w:r>
            <w:ins w:id="258" w:author="Adrian Gould" w:date="2023-08-28T14:29:00Z">
              <w:r w:rsidR="006458E6" w:rsidRPr="006458E6">
                <w:t xml:space="preserve"> one of:</w:t>
              </w:r>
            </w:ins>
            <w:del w:id="259" w:author="Adrian Gould" w:date="2023-08-28T14:28:00Z">
              <w:r w:rsidRPr="006458E6" w:rsidDel="006458E6">
                <w:delText>/or</w:delText>
              </w:r>
            </w:del>
          </w:p>
          <w:p w14:paraId="29D11F6A" w14:textId="2DA0FC7E" w:rsidR="00625A23" w:rsidRPr="003355E0" w:rsidRDefault="00A05E47" w:rsidP="001925B4">
            <w:pPr>
              <w:pStyle w:val="ListParagraph"/>
              <w:numPr>
                <w:ilvl w:val="0"/>
                <w:numId w:val="11"/>
              </w:numPr>
              <w:rPr>
                <w:sz w:val="20"/>
                <w:szCs w:val="20"/>
              </w:rPr>
            </w:pPr>
            <w:r w:rsidRPr="003355E0">
              <w:rPr>
                <w:sz w:val="20"/>
                <w:szCs w:val="20"/>
              </w:rPr>
              <w:t>Cloud Storage (</w:t>
            </w:r>
            <w:r w:rsidR="00F32E09" w:rsidRPr="003355E0">
              <w:rPr>
                <w:sz w:val="20"/>
                <w:szCs w:val="20"/>
              </w:rPr>
              <w:t>OneDrive</w:t>
            </w:r>
            <w:r w:rsidR="00B30B8A" w:rsidRPr="003355E0">
              <w:rPr>
                <w:sz w:val="20"/>
                <w:szCs w:val="20"/>
              </w:rPr>
              <w:t xml:space="preserve"> </w:t>
            </w:r>
            <w:r w:rsidR="00F32E09" w:rsidRPr="003355E0">
              <w:rPr>
                <w:sz w:val="20"/>
                <w:szCs w:val="20"/>
              </w:rPr>
              <w:t>within</w:t>
            </w:r>
            <w:r w:rsidR="00B30B8A" w:rsidRPr="003355E0">
              <w:rPr>
                <w:sz w:val="20"/>
                <w:szCs w:val="20"/>
              </w:rPr>
              <w:t xml:space="preserve"> </w:t>
            </w:r>
            <w:r w:rsidR="00F32E09" w:rsidRPr="003355E0">
              <w:rPr>
                <w:sz w:val="20"/>
                <w:szCs w:val="20"/>
              </w:rPr>
              <w:t>your</w:t>
            </w:r>
            <w:r w:rsidR="00B30B8A" w:rsidRPr="003355E0">
              <w:rPr>
                <w:sz w:val="20"/>
                <w:szCs w:val="20"/>
              </w:rPr>
              <w:t xml:space="preserve"> </w:t>
            </w:r>
            <w:r w:rsidR="00F32E09" w:rsidRPr="003355E0">
              <w:rPr>
                <w:sz w:val="20"/>
                <w:szCs w:val="20"/>
              </w:rPr>
              <w:t>college</w:t>
            </w:r>
            <w:r w:rsidR="00B30B8A" w:rsidRPr="003355E0">
              <w:rPr>
                <w:sz w:val="20"/>
                <w:szCs w:val="20"/>
              </w:rPr>
              <w:t xml:space="preserve"> </w:t>
            </w:r>
            <w:r w:rsidR="00F32E09" w:rsidRPr="003355E0">
              <w:rPr>
                <w:sz w:val="20"/>
                <w:szCs w:val="20"/>
              </w:rPr>
              <w:t>Office365</w:t>
            </w:r>
            <w:r w:rsidRPr="003355E0">
              <w:rPr>
                <w:sz w:val="20"/>
                <w:szCs w:val="20"/>
              </w:rPr>
              <w:t>),</w:t>
            </w:r>
            <w:r w:rsidR="00B30B8A" w:rsidRPr="003355E0">
              <w:rPr>
                <w:sz w:val="20"/>
                <w:szCs w:val="20"/>
              </w:rPr>
              <w:t xml:space="preserve"> </w:t>
            </w:r>
            <w:r w:rsidRPr="003355E0">
              <w:rPr>
                <w:sz w:val="20"/>
                <w:szCs w:val="20"/>
              </w:rPr>
              <w:t>and/</w:t>
            </w:r>
            <w:r w:rsidR="00F32E09" w:rsidRPr="003355E0">
              <w:rPr>
                <w:sz w:val="20"/>
                <w:szCs w:val="20"/>
              </w:rPr>
              <w:t>or</w:t>
            </w:r>
            <w:r w:rsidR="00B30B8A" w:rsidRPr="003355E0">
              <w:rPr>
                <w:sz w:val="20"/>
                <w:szCs w:val="20"/>
              </w:rPr>
              <w:t xml:space="preserve"> </w:t>
            </w:r>
          </w:p>
          <w:p w14:paraId="3581DC9B" w14:textId="2C6889FE" w:rsidR="00F32E09" w:rsidRPr="003355E0" w:rsidRDefault="00A05E47" w:rsidP="001925B4">
            <w:pPr>
              <w:pStyle w:val="ListParagraph"/>
              <w:numPr>
                <w:ilvl w:val="0"/>
                <w:numId w:val="11"/>
              </w:numPr>
              <w:rPr>
                <w:sz w:val="20"/>
                <w:szCs w:val="20"/>
              </w:rPr>
            </w:pPr>
            <w:r w:rsidRPr="003355E0">
              <w:rPr>
                <w:sz w:val="20"/>
                <w:szCs w:val="20"/>
              </w:rPr>
              <w:t>K</w:t>
            </w:r>
            <w:r w:rsidR="00F32E09" w:rsidRPr="003355E0">
              <w:rPr>
                <w:sz w:val="20"/>
                <w:szCs w:val="20"/>
              </w:rPr>
              <w:t>eep</w:t>
            </w:r>
            <w:r w:rsidR="00B30B8A" w:rsidRPr="003355E0">
              <w:rPr>
                <w:sz w:val="20"/>
                <w:szCs w:val="20"/>
              </w:rPr>
              <w:t xml:space="preserve"> </w:t>
            </w:r>
            <w:r w:rsidR="00F32E09" w:rsidRPr="003355E0">
              <w:rPr>
                <w:sz w:val="20"/>
                <w:szCs w:val="20"/>
              </w:rPr>
              <w:t>a</w:t>
            </w:r>
            <w:r w:rsidR="00B30B8A" w:rsidRPr="003355E0">
              <w:rPr>
                <w:sz w:val="20"/>
                <w:szCs w:val="20"/>
              </w:rPr>
              <w:t xml:space="preserve"> </w:t>
            </w:r>
            <w:r w:rsidR="00F32E09" w:rsidRPr="003355E0">
              <w:rPr>
                <w:sz w:val="20"/>
                <w:szCs w:val="20"/>
              </w:rPr>
              <w:t>copy</w:t>
            </w:r>
            <w:r w:rsidR="00B30B8A" w:rsidRPr="003355E0">
              <w:rPr>
                <w:sz w:val="20"/>
                <w:szCs w:val="20"/>
              </w:rPr>
              <w:t xml:space="preserve"> </w:t>
            </w:r>
            <w:r w:rsidR="00F32E09" w:rsidRPr="003355E0">
              <w:rPr>
                <w:sz w:val="20"/>
                <w:szCs w:val="20"/>
              </w:rPr>
              <w:t>on</w:t>
            </w:r>
            <w:r w:rsidR="00B30B8A" w:rsidRPr="003355E0">
              <w:rPr>
                <w:sz w:val="20"/>
                <w:szCs w:val="20"/>
              </w:rPr>
              <w:t xml:space="preserve"> </w:t>
            </w:r>
            <w:r w:rsidR="00F32E09" w:rsidRPr="003355E0">
              <w:rPr>
                <w:sz w:val="20"/>
                <w:szCs w:val="20"/>
              </w:rPr>
              <w:t>a</w:t>
            </w:r>
            <w:r w:rsidR="00B30B8A" w:rsidRPr="003355E0">
              <w:rPr>
                <w:sz w:val="20"/>
                <w:szCs w:val="20"/>
              </w:rPr>
              <w:t xml:space="preserve"> </w:t>
            </w:r>
            <w:r w:rsidR="00F32E09" w:rsidRPr="003355E0">
              <w:rPr>
                <w:sz w:val="20"/>
                <w:szCs w:val="20"/>
              </w:rPr>
              <w:t>USB</w:t>
            </w:r>
            <w:r w:rsidR="00B30B8A" w:rsidRPr="003355E0">
              <w:rPr>
                <w:sz w:val="20"/>
                <w:szCs w:val="20"/>
              </w:rPr>
              <w:t xml:space="preserve"> </w:t>
            </w:r>
            <w:r w:rsidR="00F32E09" w:rsidRPr="003355E0">
              <w:rPr>
                <w:sz w:val="20"/>
                <w:szCs w:val="20"/>
              </w:rPr>
              <w:t>thumb</w:t>
            </w:r>
            <w:r w:rsidR="00B30B8A" w:rsidRPr="003355E0">
              <w:rPr>
                <w:sz w:val="20"/>
                <w:szCs w:val="20"/>
              </w:rPr>
              <w:t xml:space="preserve"> </w:t>
            </w:r>
            <w:r w:rsidR="00F32E09" w:rsidRPr="003355E0">
              <w:rPr>
                <w:sz w:val="20"/>
                <w:szCs w:val="20"/>
              </w:rPr>
              <w:t>drive.</w:t>
            </w:r>
            <w:r w:rsidR="00B30B8A" w:rsidRPr="003355E0">
              <w:rPr>
                <w:sz w:val="20"/>
                <w:szCs w:val="20"/>
              </w:rPr>
              <w:t xml:space="preserve"> </w:t>
            </w:r>
          </w:p>
          <w:p w14:paraId="478DBC63" w14:textId="77777777" w:rsidR="00C0201C" w:rsidRDefault="003F3230" w:rsidP="003F3230">
            <w:r>
              <w:t xml:space="preserve">Backing up to One Drive </w:t>
            </w:r>
            <w:r w:rsidR="00625A23">
              <w:t xml:space="preserve">or to USB </w:t>
            </w:r>
            <w:r>
              <w:t>is best done by compressing the proje</w:t>
            </w:r>
            <w:r w:rsidR="00625A23">
              <w:t>c</w:t>
            </w:r>
            <w:r>
              <w:t xml:space="preserve">t folder up before </w:t>
            </w:r>
            <w:r w:rsidR="00625A23">
              <w:t>copying to either OneDrive or USB</w:t>
            </w:r>
            <w:r>
              <w:t>.</w:t>
            </w:r>
          </w:p>
          <w:p w14:paraId="51F8EDCA" w14:textId="4842D90E" w:rsidR="000F4BEF" w:rsidRDefault="000F4BEF" w:rsidP="003F3230"/>
        </w:tc>
      </w:tr>
      <w:tr w:rsidR="00DE66C1" w:rsidRPr="00B30B8A" w14:paraId="687DE932" w14:textId="77777777" w:rsidTr="004602A9">
        <w:trPr>
          <w:gridAfter w:val="1"/>
          <w:wAfter w:w="9" w:type="dxa"/>
          <w:cantSplit/>
        </w:trPr>
        <w:tc>
          <w:tcPr>
            <w:tcW w:w="10179" w:type="dxa"/>
            <w:tcBorders>
              <w:top w:val="single" w:sz="6" w:space="0" w:color="auto"/>
              <w:left w:val="single" w:sz="6" w:space="0" w:color="auto"/>
              <w:bottom w:val="single" w:sz="6" w:space="0" w:color="auto"/>
              <w:right w:val="single" w:sz="6" w:space="0" w:color="auto"/>
            </w:tcBorders>
            <w:shd w:val="clear" w:color="auto" w:fill="C00000"/>
          </w:tcPr>
          <w:p w14:paraId="58CA6B29" w14:textId="77777777" w:rsidR="00DE66C1" w:rsidRPr="00B30B8A" w:rsidRDefault="00DE66C1" w:rsidP="004602A9">
            <w:pPr>
              <w:pStyle w:val="Sectionheading"/>
              <w:rPr>
                <w:rFonts w:ascii="Times New Roman" w:hAnsi="Times New Roman"/>
                <w:bCs w:val="0"/>
                <w:sz w:val="24"/>
              </w:rPr>
            </w:pPr>
            <w:r w:rsidRPr="00B30B8A">
              <w:rPr>
                <w:rFonts w:ascii="Century Gothic" w:hAnsi="Century Gothic"/>
                <w:bCs w:val="0"/>
                <w:szCs w:val="28"/>
              </w:rPr>
              <w:t xml:space="preserve">Code </w:t>
            </w:r>
            <w:r>
              <w:rPr>
                <w:rFonts w:ascii="Century Gothic" w:hAnsi="Century Gothic"/>
                <w:bCs w:val="0"/>
                <w:szCs w:val="28"/>
              </w:rPr>
              <w:t>Style</w:t>
            </w:r>
            <w:r w:rsidRPr="00B30B8A">
              <w:rPr>
                <w:rFonts w:ascii="Century Gothic" w:hAnsi="Century Gothic"/>
                <w:bCs w:val="0"/>
                <w:szCs w:val="28"/>
              </w:rPr>
              <w:t xml:space="preserve"> </w:t>
            </w:r>
          </w:p>
        </w:tc>
      </w:tr>
      <w:tr w:rsidR="00DE66C1" w14:paraId="1A0EBB11" w14:textId="77777777" w:rsidTr="004602A9">
        <w:trPr>
          <w:gridAfter w:val="1"/>
          <w:wAfter w:w="9" w:type="dxa"/>
          <w:cantSplit/>
        </w:trPr>
        <w:tc>
          <w:tcPr>
            <w:tcW w:w="10179" w:type="dxa"/>
            <w:tcBorders>
              <w:top w:val="single" w:sz="6" w:space="0" w:color="auto"/>
              <w:left w:val="single" w:sz="6" w:space="0" w:color="auto"/>
              <w:bottom w:val="single" w:sz="6" w:space="0" w:color="auto"/>
              <w:right w:val="single" w:sz="6" w:space="0" w:color="auto"/>
            </w:tcBorders>
            <w:shd w:val="clear" w:color="auto" w:fill="auto"/>
            <w:hideMark/>
          </w:tcPr>
          <w:p w14:paraId="4168132F" w14:textId="227C8458" w:rsidR="00DE66C1" w:rsidRDefault="00DE66C1" w:rsidP="004602A9">
            <w:pPr>
              <w:rPr>
                <w:szCs w:val="22"/>
              </w:rPr>
            </w:pPr>
            <w:r>
              <w:rPr>
                <w:szCs w:val="22"/>
              </w:rPr>
              <w:t xml:space="preserve">Please see </w:t>
            </w:r>
            <w:r w:rsidRPr="00C0201C">
              <w:rPr>
                <w:b/>
                <w:szCs w:val="22"/>
              </w:rPr>
              <w:fldChar w:fldCharType="begin"/>
            </w:r>
            <w:r w:rsidRPr="00C0201C">
              <w:rPr>
                <w:b/>
                <w:szCs w:val="22"/>
              </w:rPr>
              <w:instrText xml:space="preserve"> REF _Ref82067045 \h </w:instrText>
            </w:r>
            <w:r>
              <w:rPr>
                <w:b/>
                <w:szCs w:val="22"/>
              </w:rPr>
              <w:instrText xml:space="preserve"> \* MERGEFORMAT </w:instrText>
            </w:r>
            <w:r w:rsidRPr="00C0201C">
              <w:rPr>
                <w:b/>
                <w:szCs w:val="22"/>
              </w:rPr>
            </w:r>
            <w:r w:rsidRPr="00C0201C">
              <w:rPr>
                <w:b/>
                <w:szCs w:val="22"/>
              </w:rPr>
              <w:fldChar w:fldCharType="separate"/>
            </w:r>
            <w:r w:rsidR="007827AA" w:rsidRPr="007827AA">
              <w:rPr>
                <w:b/>
              </w:rPr>
              <w:t>Appendix A: Code Style Guidelines</w:t>
            </w:r>
            <w:r w:rsidRPr="00C0201C">
              <w:rPr>
                <w:b/>
                <w:szCs w:val="22"/>
              </w:rPr>
              <w:fldChar w:fldCharType="end"/>
            </w:r>
            <w:r>
              <w:rPr>
                <w:szCs w:val="22"/>
              </w:rPr>
              <w:t xml:space="preserve"> for details on the code style(s) to use for the assessment.</w:t>
            </w:r>
          </w:p>
          <w:p w14:paraId="3659473D" w14:textId="77777777" w:rsidR="00DE66C1" w:rsidRPr="00385534" w:rsidRDefault="00DE66C1" w:rsidP="00DE66C1">
            <w:pPr>
              <w:rPr>
                <w:szCs w:val="22"/>
              </w:rPr>
            </w:pPr>
          </w:p>
        </w:tc>
      </w:tr>
      <w:tr w:rsidR="00346E0A" w:rsidRPr="00B30B8A" w14:paraId="1140DCDB" w14:textId="77777777" w:rsidTr="00E03F71">
        <w:trPr>
          <w:gridAfter w:val="1"/>
          <w:wAfter w:w="9" w:type="dxa"/>
          <w:cantSplit/>
        </w:trPr>
        <w:tc>
          <w:tcPr>
            <w:tcW w:w="10179" w:type="dxa"/>
            <w:tcBorders>
              <w:top w:val="single" w:sz="6" w:space="0" w:color="auto"/>
              <w:left w:val="single" w:sz="6" w:space="0" w:color="auto"/>
              <w:bottom w:val="single" w:sz="6" w:space="0" w:color="auto"/>
              <w:right w:val="single" w:sz="6" w:space="0" w:color="auto"/>
            </w:tcBorders>
            <w:shd w:val="clear" w:color="auto" w:fill="C00000"/>
          </w:tcPr>
          <w:p w14:paraId="49710E5D" w14:textId="47ACC965" w:rsidR="00346E0A" w:rsidRPr="00B30B8A" w:rsidRDefault="00DE66C1" w:rsidP="001B3966">
            <w:pPr>
              <w:pStyle w:val="Sectionheading"/>
              <w:rPr>
                <w:rFonts w:ascii="Times New Roman" w:hAnsi="Times New Roman"/>
                <w:bCs w:val="0"/>
                <w:sz w:val="24"/>
              </w:rPr>
            </w:pPr>
            <w:r w:rsidRPr="00DE66C1">
              <w:rPr>
                <w:rFonts w:ascii="Century Gothic" w:hAnsi="Century Gothic"/>
                <w:bCs w:val="0"/>
                <w:szCs w:val="28"/>
              </w:rPr>
              <w:t>Professional Code and Documentation Requirements</w:t>
            </w:r>
          </w:p>
        </w:tc>
      </w:tr>
      <w:tr w:rsidR="00346E0A" w14:paraId="31FF023A" w14:textId="77777777" w:rsidTr="00E03F71">
        <w:trPr>
          <w:gridAfter w:val="1"/>
          <w:wAfter w:w="9" w:type="dxa"/>
          <w:cantSplit/>
        </w:trPr>
        <w:tc>
          <w:tcPr>
            <w:tcW w:w="10179" w:type="dxa"/>
            <w:tcBorders>
              <w:top w:val="single" w:sz="6" w:space="0" w:color="auto"/>
              <w:left w:val="single" w:sz="6" w:space="0" w:color="auto"/>
              <w:bottom w:val="single" w:sz="6" w:space="0" w:color="auto"/>
              <w:right w:val="single" w:sz="6" w:space="0" w:color="auto"/>
            </w:tcBorders>
            <w:shd w:val="clear" w:color="auto" w:fill="auto"/>
            <w:hideMark/>
          </w:tcPr>
          <w:p w14:paraId="181FF531" w14:textId="77777777" w:rsidR="00DE66C1" w:rsidRDefault="00DE66C1" w:rsidP="00DE66C1">
            <w:r>
              <w:t>This document contains appendices that cover the professional requirements when creating files, code, project structures and more.</w:t>
            </w:r>
          </w:p>
          <w:p w14:paraId="1D0E06F6" w14:textId="77777777" w:rsidR="00DE66C1" w:rsidRDefault="00DE66C1" w:rsidP="00DE66C1">
            <w:r>
              <w:t>These requirements must be adhered to.</w:t>
            </w:r>
          </w:p>
          <w:p w14:paraId="622AA96F" w14:textId="77777777" w:rsidR="005F7699" w:rsidRDefault="00DE66C1" w:rsidP="00DE66C1">
            <w:pPr>
              <w:rPr>
                <w:rStyle w:val="Emphasis"/>
              </w:rPr>
            </w:pPr>
            <w:r w:rsidRPr="007827AA">
              <w:rPr>
                <w:rStyle w:val="Emphasis"/>
              </w:rPr>
              <w:t xml:space="preserve">No external frameworks are allowed in this part of the portfolio. </w:t>
            </w:r>
          </w:p>
          <w:p w14:paraId="3E2DBAA6" w14:textId="2B0B0E27" w:rsidR="00DE66C1" w:rsidRPr="007827AA" w:rsidRDefault="00DE66C1" w:rsidP="00DE66C1">
            <w:pPr>
              <w:rPr>
                <w:rStyle w:val="Emphasis"/>
              </w:rPr>
            </w:pPr>
            <w:r w:rsidRPr="007827AA">
              <w:rPr>
                <w:rStyle w:val="Emphasis"/>
              </w:rPr>
              <w:t>This means that you may not employ frameworks such as Bootstrap, jQuery, Tailwind CSS, et al in your work.</w:t>
            </w:r>
          </w:p>
          <w:p w14:paraId="4F0FF38B" w14:textId="21FCEF21" w:rsidR="00DE66C1" w:rsidRPr="00385534" w:rsidRDefault="00DE66C1" w:rsidP="001B3966">
            <w:pPr>
              <w:rPr>
                <w:szCs w:val="22"/>
              </w:rPr>
            </w:pPr>
          </w:p>
        </w:tc>
      </w:tr>
      <w:tr w:rsidR="00E9505F" w:rsidRPr="00E9505F" w14:paraId="201996AF" w14:textId="77777777" w:rsidTr="004602A9">
        <w:trPr>
          <w:gridAfter w:val="1"/>
          <w:wAfter w:w="9" w:type="dxa"/>
          <w:cantSplit/>
        </w:trPr>
        <w:tc>
          <w:tcPr>
            <w:tcW w:w="10179" w:type="dxa"/>
            <w:tcBorders>
              <w:top w:val="single" w:sz="6" w:space="0" w:color="auto"/>
              <w:left w:val="single" w:sz="6" w:space="0" w:color="auto"/>
              <w:bottom w:val="single" w:sz="6" w:space="0" w:color="auto"/>
              <w:right w:val="single" w:sz="6" w:space="0" w:color="auto"/>
            </w:tcBorders>
            <w:shd w:val="clear" w:color="auto" w:fill="C00000"/>
          </w:tcPr>
          <w:p w14:paraId="459C814F" w14:textId="249BD8CC" w:rsidR="00E9505F" w:rsidRPr="00E9505F" w:rsidRDefault="00026D0F" w:rsidP="00E9505F">
            <w:pPr>
              <w:pStyle w:val="Sectionheading"/>
              <w:rPr>
                <w:rFonts w:ascii="Century Gothic" w:hAnsi="Century Gothic"/>
                <w:bCs w:val="0"/>
                <w:szCs w:val="28"/>
              </w:rPr>
            </w:pPr>
            <w:r>
              <w:rPr>
                <w:rFonts w:ascii="Century Gothic" w:hAnsi="Century Gothic"/>
                <w:bCs w:val="0"/>
                <w:szCs w:val="28"/>
              </w:rPr>
              <w:lastRenderedPageBreak/>
              <w:t>Assessment Structure</w:t>
            </w:r>
          </w:p>
        </w:tc>
      </w:tr>
      <w:tr w:rsidR="00E9505F" w14:paraId="6C59D72E" w14:textId="77777777" w:rsidTr="00E03F71">
        <w:trPr>
          <w:gridAfter w:val="1"/>
          <w:wAfter w:w="9" w:type="dxa"/>
          <w:cantSplit/>
        </w:trPr>
        <w:tc>
          <w:tcPr>
            <w:tcW w:w="10179" w:type="dxa"/>
            <w:tcBorders>
              <w:top w:val="single" w:sz="6" w:space="0" w:color="auto"/>
              <w:left w:val="single" w:sz="6" w:space="0" w:color="auto"/>
              <w:bottom w:val="single" w:sz="6" w:space="0" w:color="auto"/>
              <w:right w:val="single" w:sz="6" w:space="0" w:color="auto"/>
            </w:tcBorders>
            <w:shd w:val="clear" w:color="auto" w:fill="auto"/>
          </w:tcPr>
          <w:p w14:paraId="3478267A" w14:textId="0F70150F" w:rsidR="00E9505F" w:rsidRDefault="00E9505F" w:rsidP="00E9505F">
            <w:r>
              <w:t xml:space="preserve">To complete this </w:t>
            </w:r>
            <w:r w:rsidR="00026D0F">
              <w:t>assessment</w:t>
            </w:r>
            <w:r>
              <w:t xml:space="preserve">, you will be asked to complete </w:t>
            </w:r>
            <w:r w:rsidR="0056568C">
              <w:t>four</w:t>
            </w:r>
            <w:r>
              <w:t xml:space="preserve"> </w:t>
            </w:r>
            <w:r w:rsidR="00026D0F">
              <w:t>parts</w:t>
            </w:r>
            <w:r>
              <w:t xml:space="preserve">. </w:t>
            </w:r>
          </w:p>
          <w:p w14:paraId="0068EBE5" w14:textId="3A78DC52" w:rsidR="00E9505F" w:rsidRPr="003825C5" w:rsidRDefault="00E9505F" w:rsidP="00E9505F">
            <w:pPr>
              <w:rPr>
                <w:rStyle w:val="IntenseEmphasis"/>
              </w:rPr>
            </w:pPr>
            <w:r>
              <w:rPr>
                <w:rStyle w:val="IntenseEmphasis"/>
              </w:rPr>
              <w:t xml:space="preserve">Do not start subsequent </w:t>
            </w:r>
            <w:r w:rsidR="00026D0F">
              <w:rPr>
                <w:rStyle w:val="IntenseEmphasis"/>
              </w:rPr>
              <w:t>parts</w:t>
            </w:r>
            <w:r>
              <w:rPr>
                <w:rStyle w:val="IntenseEmphasis"/>
              </w:rPr>
              <w:t xml:space="preserve"> until completing and submitting previous </w:t>
            </w:r>
            <w:r w:rsidR="00026D0F">
              <w:rPr>
                <w:rStyle w:val="IntenseEmphasis"/>
              </w:rPr>
              <w:t>part</w:t>
            </w:r>
            <w:r>
              <w:rPr>
                <w:rStyle w:val="IntenseEmphasis"/>
              </w:rPr>
              <w:t>.</w:t>
            </w:r>
          </w:p>
          <w:p w14:paraId="542E4DF0" w14:textId="7894D8D0" w:rsidR="00E9505F" w:rsidRDefault="00E9505F" w:rsidP="00E9505F">
            <w:r>
              <w:t xml:space="preserve">These </w:t>
            </w:r>
            <w:r w:rsidR="00026D0F">
              <w:t>parts</w:t>
            </w:r>
            <w:r>
              <w:t xml:space="preserve"> include:</w:t>
            </w:r>
          </w:p>
          <w:p w14:paraId="05515AB9" w14:textId="5531FE34" w:rsidR="00086364" w:rsidRDefault="00086364" w:rsidP="0056568C">
            <w:pPr>
              <w:pStyle w:val="ListParagraph"/>
              <w:numPr>
                <w:ilvl w:val="0"/>
                <w:numId w:val="36"/>
              </w:numPr>
            </w:pPr>
            <w:r>
              <w:t xml:space="preserve">Part 1: </w:t>
            </w:r>
            <w:r w:rsidR="0056568C">
              <w:t>Development</w:t>
            </w:r>
            <w:r>
              <w:t xml:space="preserve"> Phases 0 &amp; 1, Setting up and creating semantic markup</w:t>
            </w:r>
            <w:r w:rsidR="0056568C">
              <w:t>.</w:t>
            </w:r>
          </w:p>
          <w:p w14:paraId="0D67E215" w14:textId="4FF5030C" w:rsidR="00086364" w:rsidRDefault="00086364" w:rsidP="0056568C">
            <w:pPr>
              <w:pStyle w:val="ListParagraph"/>
              <w:numPr>
                <w:ilvl w:val="0"/>
                <w:numId w:val="36"/>
              </w:numPr>
            </w:pPr>
            <w:r>
              <w:t xml:space="preserve">Part 2: </w:t>
            </w:r>
            <w:r w:rsidR="0056568C">
              <w:t xml:space="preserve">Development </w:t>
            </w:r>
            <w:r>
              <w:t xml:space="preserve">Phase 2, Adding basic styling to create desired page </w:t>
            </w:r>
            <w:r w:rsidR="0056568C">
              <w:t>l</w:t>
            </w:r>
            <w:r>
              <w:t>ayout</w:t>
            </w:r>
            <w:r w:rsidR="0056568C">
              <w:t>.</w:t>
            </w:r>
          </w:p>
          <w:p w14:paraId="2B6C6B78" w14:textId="2D078A92" w:rsidR="00086364" w:rsidRDefault="00086364" w:rsidP="0056568C">
            <w:pPr>
              <w:pStyle w:val="ListParagraph"/>
              <w:numPr>
                <w:ilvl w:val="0"/>
                <w:numId w:val="36"/>
              </w:numPr>
            </w:pPr>
            <w:r>
              <w:t xml:space="preserve">Part 3: </w:t>
            </w:r>
            <w:r w:rsidR="0056568C">
              <w:t xml:space="preserve">Development </w:t>
            </w:r>
            <w:r>
              <w:t xml:space="preserve">Phase 3, Adding further style, </w:t>
            </w:r>
            <w:r w:rsidR="0056568C">
              <w:t>content,</w:t>
            </w:r>
            <w:r>
              <w:t xml:space="preserve"> and </w:t>
            </w:r>
            <w:r w:rsidR="0056568C">
              <w:t>imagery</w:t>
            </w:r>
            <w:r>
              <w:t xml:space="preserve"> to enhance page</w:t>
            </w:r>
            <w:r w:rsidR="0056568C">
              <w:t>.</w:t>
            </w:r>
          </w:p>
          <w:p w14:paraId="68B34899" w14:textId="79F1E542" w:rsidR="00086364" w:rsidRDefault="00086364" w:rsidP="0056568C">
            <w:pPr>
              <w:pStyle w:val="ListParagraph"/>
              <w:numPr>
                <w:ilvl w:val="0"/>
                <w:numId w:val="36"/>
              </w:numPr>
            </w:pPr>
            <w:r>
              <w:t>Part 4</w:t>
            </w:r>
            <w:r w:rsidR="0056568C">
              <w:t>: Development Phase 4,</w:t>
            </w:r>
            <w:r>
              <w:t xml:space="preserve"> Adding JavaScript to solve a given problem and display result on page</w:t>
            </w:r>
            <w:r w:rsidR="0056568C">
              <w:t>.</w:t>
            </w:r>
          </w:p>
          <w:p w14:paraId="40C54E4E" w14:textId="77777777" w:rsidR="00E9505F" w:rsidRDefault="00E9505F" w:rsidP="00086364"/>
        </w:tc>
      </w:tr>
      <w:tr w:rsidR="004A4EAB" w:rsidRPr="00E9505F" w14:paraId="4BA3FC71" w14:textId="77777777" w:rsidTr="004602A9">
        <w:trPr>
          <w:gridAfter w:val="1"/>
          <w:wAfter w:w="9" w:type="dxa"/>
          <w:cantSplit/>
        </w:trPr>
        <w:tc>
          <w:tcPr>
            <w:tcW w:w="10179" w:type="dxa"/>
            <w:tcBorders>
              <w:top w:val="single" w:sz="6" w:space="0" w:color="auto"/>
              <w:left w:val="single" w:sz="6" w:space="0" w:color="auto"/>
              <w:bottom w:val="single" w:sz="6" w:space="0" w:color="auto"/>
              <w:right w:val="single" w:sz="6" w:space="0" w:color="auto"/>
            </w:tcBorders>
            <w:shd w:val="clear" w:color="auto" w:fill="C00000"/>
          </w:tcPr>
          <w:p w14:paraId="23C159EF" w14:textId="42FE70C3" w:rsidR="004A4EAB" w:rsidRPr="00E9505F" w:rsidRDefault="0055068A" w:rsidP="004602A9">
            <w:pPr>
              <w:pStyle w:val="Sectionheading"/>
              <w:rPr>
                <w:rFonts w:ascii="Century Gothic" w:hAnsi="Century Gothic"/>
                <w:bCs w:val="0"/>
                <w:szCs w:val="28"/>
              </w:rPr>
            </w:pPr>
            <w:r>
              <w:rPr>
                <w:rFonts w:ascii="Century Gothic" w:hAnsi="Century Gothic"/>
                <w:bCs w:val="0"/>
                <w:szCs w:val="28"/>
              </w:rPr>
              <w:t>Assessment/</w:t>
            </w:r>
            <w:r w:rsidR="004A4EAB" w:rsidRPr="00E9505F">
              <w:rPr>
                <w:rFonts w:ascii="Century Gothic" w:hAnsi="Century Gothic"/>
                <w:bCs w:val="0"/>
                <w:szCs w:val="28"/>
              </w:rPr>
              <w:t>Development Process</w:t>
            </w:r>
          </w:p>
        </w:tc>
      </w:tr>
      <w:tr w:rsidR="004A4EAB" w14:paraId="3CF29315" w14:textId="77777777" w:rsidTr="004A4EAB">
        <w:trPr>
          <w:gridAfter w:val="1"/>
          <w:wAfter w:w="9" w:type="dxa"/>
          <w:cantSplit/>
        </w:trPr>
        <w:tc>
          <w:tcPr>
            <w:tcW w:w="10179" w:type="dxa"/>
            <w:tcBorders>
              <w:top w:val="single" w:sz="6" w:space="0" w:color="auto"/>
              <w:left w:val="single" w:sz="6" w:space="0" w:color="auto"/>
              <w:bottom w:val="single" w:sz="6" w:space="0" w:color="auto"/>
              <w:right w:val="single" w:sz="6" w:space="0" w:color="auto"/>
            </w:tcBorders>
            <w:shd w:val="clear" w:color="auto" w:fill="auto"/>
          </w:tcPr>
          <w:p w14:paraId="5A321D41" w14:textId="4AD36DC0" w:rsidR="004A4EAB" w:rsidRDefault="004A4EAB" w:rsidP="004602A9">
            <w:r>
              <w:t xml:space="preserve">In the steps that are contained </w:t>
            </w:r>
            <w:r w:rsidR="007D60E9">
              <w:t>in this document</w:t>
            </w:r>
            <w:r>
              <w:t xml:space="preserve">, you will </w:t>
            </w:r>
            <w:r w:rsidR="00796D5A">
              <w:t xml:space="preserve">design </w:t>
            </w:r>
            <w:r w:rsidR="00674C55">
              <w:t xml:space="preserve">several pages, </w:t>
            </w:r>
            <w:r w:rsidR="00796D5A">
              <w:t xml:space="preserve">and </w:t>
            </w:r>
            <w:r>
              <w:t>create the layout</w:t>
            </w:r>
            <w:r w:rsidR="00674C55">
              <w:t xml:space="preserve"> for the home page</w:t>
            </w:r>
            <w:r>
              <w:t>, with your code being version controlled as you progress.</w:t>
            </w:r>
            <w:r w:rsidR="00796D5A">
              <w:t xml:space="preserve"> </w:t>
            </w:r>
          </w:p>
          <w:p w14:paraId="4FF7A63F" w14:textId="42DFED83" w:rsidR="00956A2D" w:rsidRPr="003355E0" w:rsidRDefault="004A4EAB" w:rsidP="001925B4">
            <w:pPr>
              <w:pStyle w:val="ListParagraph"/>
              <w:numPr>
                <w:ilvl w:val="0"/>
                <w:numId w:val="20"/>
              </w:numPr>
              <w:rPr>
                <w:sz w:val="20"/>
                <w:szCs w:val="20"/>
              </w:rPr>
            </w:pPr>
            <w:r w:rsidRPr="003355E0">
              <w:rPr>
                <w:sz w:val="20"/>
                <w:szCs w:val="20"/>
              </w:rPr>
              <w:t xml:space="preserve">Step 1: </w:t>
            </w:r>
            <w:r w:rsidR="00956A2D" w:rsidRPr="003355E0">
              <w:rPr>
                <w:sz w:val="20"/>
                <w:szCs w:val="20"/>
              </w:rPr>
              <w:t>Set up</w:t>
            </w:r>
            <w:r w:rsidR="00DB7766">
              <w:rPr>
                <w:sz w:val="20"/>
                <w:szCs w:val="20"/>
              </w:rPr>
              <w:t>.</w:t>
            </w:r>
          </w:p>
          <w:p w14:paraId="04B1B0C3" w14:textId="73C79745" w:rsidR="006D4A2E" w:rsidRDefault="00956A2D" w:rsidP="00866881">
            <w:pPr>
              <w:pStyle w:val="ListParagraph"/>
              <w:numPr>
                <w:ilvl w:val="0"/>
                <w:numId w:val="20"/>
              </w:numPr>
              <w:rPr>
                <w:sz w:val="20"/>
                <w:szCs w:val="20"/>
              </w:rPr>
            </w:pPr>
            <w:r w:rsidRPr="003355E0">
              <w:rPr>
                <w:sz w:val="20"/>
                <w:szCs w:val="20"/>
              </w:rPr>
              <w:t xml:space="preserve">Step 2: </w:t>
            </w:r>
            <w:r w:rsidR="00866881">
              <w:rPr>
                <w:sz w:val="20"/>
                <w:szCs w:val="20"/>
              </w:rPr>
              <w:t>Integrate a CSS reset</w:t>
            </w:r>
            <w:r w:rsidR="006D4A2E">
              <w:rPr>
                <w:sz w:val="20"/>
                <w:szCs w:val="20"/>
              </w:rPr>
              <w:t>/</w:t>
            </w:r>
            <w:r w:rsidR="00561F47">
              <w:rPr>
                <w:sz w:val="20"/>
                <w:szCs w:val="20"/>
              </w:rPr>
              <w:t>normalise file</w:t>
            </w:r>
            <w:r w:rsidR="006D4A2E">
              <w:rPr>
                <w:sz w:val="20"/>
                <w:szCs w:val="20"/>
              </w:rPr>
              <w:t xml:space="preserve"> into the page.</w:t>
            </w:r>
          </w:p>
          <w:p w14:paraId="291218AE" w14:textId="02721D66" w:rsidR="004A4EAB" w:rsidRDefault="006D4A2E" w:rsidP="00866881">
            <w:pPr>
              <w:pStyle w:val="ListParagraph"/>
              <w:numPr>
                <w:ilvl w:val="0"/>
                <w:numId w:val="20"/>
              </w:numPr>
              <w:rPr>
                <w:sz w:val="20"/>
                <w:szCs w:val="20"/>
              </w:rPr>
            </w:pPr>
            <w:r>
              <w:rPr>
                <w:sz w:val="20"/>
                <w:szCs w:val="20"/>
              </w:rPr>
              <w:t>Step 3: Create the required CSS to facilitate</w:t>
            </w:r>
            <w:r w:rsidR="00561F47">
              <w:rPr>
                <w:sz w:val="20"/>
                <w:szCs w:val="20"/>
              </w:rPr>
              <w:t xml:space="preserve"> a layout that is similar to the one provided</w:t>
            </w:r>
            <w:r w:rsidR="00D306B0">
              <w:rPr>
                <w:sz w:val="20"/>
                <w:szCs w:val="20"/>
              </w:rPr>
              <w:t>.</w:t>
            </w:r>
          </w:p>
          <w:p w14:paraId="2D26D15D" w14:textId="58982710" w:rsidR="00561F47" w:rsidRDefault="00561F47" w:rsidP="00866881">
            <w:pPr>
              <w:pStyle w:val="ListParagraph"/>
              <w:numPr>
                <w:ilvl w:val="0"/>
                <w:numId w:val="20"/>
              </w:numPr>
              <w:rPr>
                <w:sz w:val="20"/>
                <w:szCs w:val="20"/>
              </w:rPr>
            </w:pPr>
            <w:r>
              <w:rPr>
                <w:sz w:val="20"/>
                <w:szCs w:val="20"/>
              </w:rPr>
              <w:t>Step 4: Test / Validate your CSS (not the reset/normalise file).</w:t>
            </w:r>
          </w:p>
          <w:p w14:paraId="69C9A32C" w14:textId="04C842BA" w:rsidR="00561F47" w:rsidRPr="003355E0" w:rsidRDefault="00561F47" w:rsidP="00866881">
            <w:pPr>
              <w:pStyle w:val="ListParagraph"/>
              <w:numPr>
                <w:ilvl w:val="0"/>
                <w:numId w:val="20"/>
              </w:numPr>
              <w:rPr>
                <w:sz w:val="20"/>
                <w:szCs w:val="20"/>
              </w:rPr>
            </w:pPr>
            <w:r>
              <w:rPr>
                <w:sz w:val="20"/>
                <w:szCs w:val="20"/>
              </w:rPr>
              <w:t>S</w:t>
            </w:r>
            <w:r w:rsidR="00091BA3">
              <w:rPr>
                <w:sz w:val="20"/>
                <w:szCs w:val="20"/>
              </w:rPr>
              <w:t>t</w:t>
            </w:r>
            <w:r>
              <w:rPr>
                <w:sz w:val="20"/>
                <w:szCs w:val="20"/>
              </w:rPr>
              <w:t>ep 5: Compress and Submit your work.</w:t>
            </w:r>
          </w:p>
          <w:p w14:paraId="3649814F" w14:textId="77777777" w:rsidR="004A4EAB" w:rsidRDefault="004A4EAB" w:rsidP="004602A9"/>
        </w:tc>
      </w:tr>
    </w:tbl>
    <w:p w14:paraId="2593340B" w14:textId="7A7E5930" w:rsidR="00255C34" w:rsidRDefault="00255C34" w:rsidP="00255C34">
      <w:pPr>
        <w:pStyle w:val="Heading1"/>
        <w:rPr>
          <w:lang w:eastAsia="en-AU"/>
        </w:rPr>
      </w:pPr>
      <w:bookmarkStart w:id="260" w:name="_Toc94976383"/>
      <w:bookmarkStart w:id="261" w:name="_Toc144137646"/>
      <w:r>
        <w:rPr>
          <w:lang w:eastAsia="en-AU"/>
        </w:rPr>
        <w:lastRenderedPageBreak/>
        <w:t>Assessment Steps</w:t>
      </w:r>
      <w:bookmarkEnd w:id="260"/>
      <w:bookmarkEnd w:id="261"/>
    </w:p>
    <w:p w14:paraId="29F36830" w14:textId="32E7DF29" w:rsidR="00255C34" w:rsidRDefault="00255C34">
      <w:pPr>
        <w:spacing w:line="240" w:lineRule="auto"/>
        <w:rPr>
          <w:rFonts w:eastAsia="Times New Roman"/>
          <w:bCs w:val="0"/>
          <w:szCs w:val="22"/>
          <w:lang w:eastAsia="en-AU"/>
        </w:rPr>
      </w:pPr>
      <w:r>
        <w:rPr>
          <w:rFonts w:eastAsia="Times New Roman"/>
          <w:bCs w:val="0"/>
          <w:szCs w:val="22"/>
          <w:lang w:eastAsia="en-AU"/>
        </w:rPr>
        <w:t>Complete the steps in the order given.</w:t>
      </w:r>
    </w:p>
    <w:tbl>
      <w:tblPr>
        <w:tblW w:w="5000" w:type="pct"/>
        <w:tblBorders>
          <w:top w:val="single" w:sz="6" w:space="0" w:color="D8262E"/>
          <w:left w:val="single" w:sz="6" w:space="0" w:color="D8262E"/>
          <w:bottom w:val="single" w:sz="6" w:space="0" w:color="D8262E"/>
          <w:right w:val="single" w:sz="6" w:space="0" w:color="D8262E"/>
          <w:insideH w:val="single" w:sz="6" w:space="0" w:color="D8262E"/>
        </w:tblBorders>
        <w:tblLayout w:type="fixed"/>
        <w:tblCellMar>
          <w:top w:w="57" w:type="dxa"/>
          <w:left w:w="85" w:type="dxa"/>
          <w:bottom w:w="57" w:type="dxa"/>
          <w:right w:w="85" w:type="dxa"/>
        </w:tblCellMar>
        <w:tblLook w:val="04A0" w:firstRow="1" w:lastRow="0" w:firstColumn="1" w:lastColumn="0" w:noHBand="0" w:noVBand="1"/>
      </w:tblPr>
      <w:tblGrid>
        <w:gridCol w:w="1693"/>
        <w:gridCol w:w="8495"/>
      </w:tblGrid>
      <w:tr w:rsidR="00E42712" w:rsidRPr="005D58C7" w14:paraId="7FC516E7" w14:textId="77777777" w:rsidTr="0080683D">
        <w:trPr>
          <w:cantSplit/>
          <w:tblHeader/>
        </w:trPr>
        <w:tc>
          <w:tcPr>
            <w:tcW w:w="1693" w:type="dxa"/>
            <w:shd w:val="clear" w:color="auto" w:fill="C00000"/>
            <w:hideMark/>
          </w:tcPr>
          <w:p w14:paraId="1E96C9CB" w14:textId="77777777" w:rsidR="00E42712" w:rsidRPr="00E42712" w:rsidRDefault="00E42712" w:rsidP="00333B81">
            <w:pPr>
              <w:spacing w:line="312" w:lineRule="auto"/>
              <w:textAlignment w:val="baseline"/>
              <w:rPr>
                <w:rFonts w:asciiTheme="majorHAnsi" w:hAnsiTheme="majorHAnsi" w:cstheme="majorHAnsi"/>
                <w:b/>
                <w:sz w:val="24"/>
              </w:rPr>
            </w:pPr>
            <w:r w:rsidRPr="00E42712">
              <w:rPr>
                <w:rFonts w:asciiTheme="majorHAnsi" w:hAnsiTheme="majorHAnsi" w:cstheme="majorHAnsi"/>
                <w:b/>
                <w:sz w:val="24"/>
              </w:rPr>
              <w:t>STEP</w:t>
            </w:r>
          </w:p>
        </w:tc>
        <w:tc>
          <w:tcPr>
            <w:tcW w:w="8495" w:type="dxa"/>
            <w:shd w:val="clear" w:color="auto" w:fill="C00000"/>
            <w:hideMark/>
          </w:tcPr>
          <w:p w14:paraId="2EF17292" w14:textId="7F8454DD" w:rsidR="00E42712" w:rsidRPr="00E42712" w:rsidRDefault="00E42712" w:rsidP="00333B81">
            <w:pPr>
              <w:spacing w:line="312" w:lineRule="auto"/>
              <w:textAlignment w:val="baseline"/>
              <w:rPr>
                <w:rFonts w:asciiTheme="majorHAnsi" w:hAnsiTheme="majorHAnsi" w:cstheme="majorHAnsi"/>
                <w:b/>
                <w:bCs w:val="0"/>
                <w:color w:val="FFFFFF"/>
              </w:rPr>
            </w:pPr>
            <w:r w:rsidRPr="00E42712">
              <w:rPr>
                <w:rFonts w:asciiTheme="majorHAnsi" w:hAnsiTheme="majorHAnsi" w:cstheme="majorHAnsi"/>
                <w:b/>
              </w:rPr>
              <w:t xml:space="preserve">Task to perform </w:t>
            </w:r>
          </w:p>
        </w:tc>
      </w:tr>
      <w:tr w:rsidR="007F362D" w14:paraId="7C994E55" w14:textId="77777777" w:rsidTr="0080683D">
        <w:trPr>
          <w:cantSplit/>
        </w:trPr>
        <w:tc>
          <w:tcPr>
            <w:tcW w:w="1693" w:type="dxa"/>
            <w:shd w:val="clear" w:color="auto" w:fill="D9D9D9"/>
            <w:hideMark/>
          </w:tcPr>
          <w:p w14:paraId="470C8587" w14:textId="77777777" w:rsidR="007F362D" w:rsidRPr="006A4CC7" w:rsidRDefault="007F362D" w:rsidP="00333B81">
            <w:pPr>
              <w:spacing w:line="240" w:lineRule="auto"/>
              <w:ind w:right="170"/>
              <w:textAlignment w:val="baseline"/>
              <w:rPr>
                <w:rFonts w:asciiTheme="majorHAnsi" w:hAnsiTheme="majorHAnsi" w:cstheme="majorHAnsi"/>
                <w:color w:val="FF0000"/>
                <w:sz w:val="48"/>
                <w:szCs w:val="48"/>
              </w:rPr>
            </w:pPr>
            <w:r w:rsidRPr="006A4CC7">
              <w:rPr>
                <w:rFonts w:asciiTheme="majorHAnsi" w:hAnsiTheme="majorHAnsi" w:cstheme="majorHAnsi"/>
                <w:color w:val="FF0000"/>
                <w:sz w:val="48"/>
                <w:szCs w:val="48"/>
              </w:rPr>
              <w:t>00</w:t>
            </w:r>
          </w:p>
        </w:tc>
        <w:tc>
          <w:tcPr>
            <w:tcW w:w="8495" w:type="dxa"/>
            <w:shd w:val="clear" w:color="auto" w:fill="auto"/>
            <w:hideMark/>
          </w:tcPr>
          <w:p w14:paraId="466B79F6" w14:textId="77777777" w:rsidR="007F362D" w:rsidRPr="00F6415D" w:rsidRDefault="007F362D" w:rsidP="00333B81">
            <w:pPr>
              <w:pStyle w:val="Heading2"/>
            </w:pPr>
            <w:bookmarkStart w:id="262" w:name="_Toc144137647"/>
            <w:r w:rsidRPr="00255C34">
              <w:t>Complete</w:t>
            </w:r>
            <w:r w:rsidRPr="00F6415D">
              <w:t xml:space="preserve"> the Front Page</w:t>
            </w:r>
            <w:bookmarkEnd w:id="262"/>
            <w:r w:rsidRPr="00F6415D">
              <w:t xml:space="preserve"> </w:t>
            </w:r>
          </w:p>
          <w:p w14:paraId="2432BE1E" w14:textId="77777777" w:rsidR="007F362D" w:rsidRPr="000D3508" w:rsidRDefault="007F362D" w:rsidP="00333B81">
            <w:pPr>
              <w:spacing w:line="312" w:lineRule="auto"/>
              <w:textAlignment w:val="baseline"/>
            </w:pPr>
            <w:r w:rsidRPr="000D3508">
              <w:t xml:space="preserve">Make sure you have filled out the front page of this document. </w:t>
            </w:r>
          </w:p>
          <w:p w14:paraId="49B44004" w14:textId="77777777" w:rsidR="007F362D" w:rsidRPr="000D3508" w:rsidRDefault="007F362D" w:rsidP="00333B81">
            <w:r w:rsidRPr="000D3508">
              <w:t xml:space="preserve">Familiarise yourself with the content and document your progress in this assessment. </w:t>
            </w:r>
            <w:r>
              <w:t xml:space="preserve">This means, </w:t>
            </w:r>
            <w:r w:rsidRPr="00D65588">
              <w:rPr>
                <w:rStyle w:val="Strong"/>
              </w:rPr>
              <w:t>READ</w:t>
            </w:r>
            <w:r>
              <w:t xml:space="preserve"> the </w:t>
            </w:r>
            <w:r w:rsidRPr="00D65588">
              <w:rPr>
                <w:rStyle w:val="Strong"/>
              </w:rPr>
              <w:t>WHOLE</w:t>
            </w:r>
            <w:r>
              <w:t xml:space="preserve"> assessment </w:t>
            </w:r>
            <w:r w:rsidRPr="00D65588">
              <w:rPr>
                <w:rStyle w:val="Strong"/>
              </w:rPr>
              <w:t>AT LEAST ONCE</w:t>
            </w:r>
            <w:r>
              <w:t xml:space="preserve"> before starting any work.</w:t>
            </w:r>
          </w:p>
          <w:p w14:paraId="2308BF5C" w14:textId="77777777" w:rsidR="007F362D" w:rsidRDefault="007F362D" w:rsidP="00333B81">
            <w:r>
              <w:t xml:space="preserve">Make notes on the requirements of this assessment, as details appear as you progress through and are not given in one location. </w:t>
            </w:r>
          </w:p>
          <w:p w14:paraId="21A1E119" w14:textId="77777777" w:rsidR="007F362D" w:rsidRDefault="007F362D" w:rsidP="00333B81">
            <w:r>
              <w:t>This is very similar to how details emerge during the continuous development interviews and meetings with a client.</w:t>
            </w:r>
          </w:p>
          <w:p w14:paraId="5A454A28" w14:textId="77777777" w:rsidR="007F362D" w:rsidRPr="000D3508" w:rsidRDefault="007F362D" w:rsidP="00333B81">
            <w:pPr>
              <w:spacing w:line="312" w:lineRule="auto"/>
              <w:textAlignment w:val="baseline"/>
            </w:pPr>
            <w:r w:rsidRPr="000D3508">
              <w:t xml:space="preserve">At any stage during this assignment, you may consult the stakeholder(s) or their representative(s).  </w:t>
            </w:r>
          </w:p>
          <w:p w14:paraId="66F66B65" w14:textId="0DA479F5" w:rsidR="007F362D" w:rsidRDefault="007F362D" w:rsidP="00333B81">
            <w:pPr>
              <w:spacing w:line="312" w:lineRule="auto"/>
              <w:textAlignment w:val="baseline"/>
              <w:rPr>
                <w:rStyle w:val="IntenseEmphasis"/>
              </w:rPr>
            </w:pPr>
            <w:r w:rsidRPr="00D826EC">
              <w:rPr>
                <w:rStyle w:val="IntenseEmphasis"/>
              </w:rPr>
              <w:t xml:space="preserve">Max </w:t>
            </w:r>
            <w:r w:rsidR="0027252C">
              <w:rPr>
                <w:rStyle w:val="IntenseEmphasis"/>
              </w:rPr>
              <w:t>Sentences</w:t>
            </w:r>
            <w:r w:rsidRPr="00D826EC">
              <w:rPr>
                <w:rStyle w:val="IntenseEmphasis"/>
              </w:rPr>
              <w:t>: N/A</w:t>
            </w:r>
          </w:p>
          <w:p w14:paraId="2F3AC4B6" w14:textId="4A34CF02" w:rsidR="009739A8" w:rsidRPr="00AA5F6A" w:rsidRDefault="009739A8" w:rsidP="009739A8"/>
        </w:tc>
      </w:tr>
      <w:tr w:rsidR="00E42712" w14:paraId="21E890C8" w14:textId="77777777" w:rsidTr="0080683D">
        <w:trPr>
          <w:cantSplit/>
        </w:trPr>
        <w:tc>
          <w:tcPr>
            <w:tcW w:w="1693" w:type="dxa"/>
            <w:shd w:val="clear" w:color="auto" w:fill="D9D9D9" w:themeFill="background1" w:themeFillShade="D9"/>
          </w:tcPr>
          <w:p w14:paraId="1F0C903A" w14:textId="77777777" w:rsidR="00E42712" w:rsidRPr="006A4CC7" w:rsidRDefault="00E42712" w:rsidP="00333B81">
            <w:pPr>
              <w:spacing w:line="240" w:lineRule="auto"/>
              <w:ind w:right="170"/>
              <w:textAlignment w:val="baseline"/>
              <w:rPr>
                <w:rFonts w:asciiTheme="majorHAnsi" w:hAnsiTheme="majorHAnsi" w:cstheme="majorHAnsi"/>
                <w:color w:val="FF0000"/>
                <w:sz w:val="48"/>
                <w:szCs w:val="48"/>
              </w:rPr>
            </w:pPr>
          </w:p>
        </w:tc>
        <w:tc>
          <w:tcPr>
            <w:tcW w:w="8495" w:type="dxa"/>
            <w:shd w:val="clear" w:color="auto" w:fill="auto"/>
          </w:tcPr>
          <w:p w14:paraId="4005CC13" w14:textId="77777777" w:rsidR="00E42712" w:rsidRDefault="00E42712" w:rsidP="009739A8">
            <w:pPr>
              <w:jc w:val="center"/>
              <w:rPr>
                <w:rStyle w:val="SubtleEmphasis"/>
              </w:rPr>
            </w:pPr>
          </w:p>
          <w:p w14:paraId="63D0FB4F" w14:textId="0CE9936F" w:rsidR="00E42712" w:rsidRDefault="00E42712" w:rsidP="009739A8">
            <w:pPr>
              <w:jc w:val="center"/>
              <w:rPr>
                <w:rStyle w:val="SubtleEmphasis"/>
              </w:rPr>
            </w:pPr>
          </w:p>
          <w:p w14:paraId="77C9CE8E" w14:textId="5F4AE996" w:rsidR="009739A8" w:rsidRDefault="009739A8" w:rsidP="009739A8">
            <w:pPr>
              <w:jc w:val="center"/>
              <w:rPr>
                <w:rStyle w:val="SubtleEmphasis"/>
              </w:rPr>
            </w:pPr>
          </w:p>
          <w:p w14:paraId="57F00EE9" w14:textId="77777777" w:rsidR="009739A8" w:rsidRDefault="009739A8" w:rsidP="009739A8">
            <w:pPr>
              <w:jc w:val="center"/>
              <w:rPr>
                <w:rStyle w:val="SubtleEmphasis"/>
              </w:rPr>
            </w:pPr>
          </w:p>
          <w:p w14:paraId="6345FA49" w14:textId="77777777" w:rsidR="00E42712" w:rsidRDefault="00E42712" w:rsidP="009739A8">
            <w:pPr>
              <w:jc w:val="center"/>
              <w:rPr>
                <w:rStyle w:val="SubtleEmphasis"/>
              </w:rPr>
            </w:pPr>
            <w:r w:rsidRPr="009C3C8A">
              <w:rPr>
                <w:rStyle w:val="SubtleEmphasis"/>
              </w:rPr>
              <w:t>Intentionally left blank</w:t>
            </w:r>
          </w:p>
          <w:p w14:paraId="0E9FB4A3" w14:textId="77777777" w:rsidR="00E42712" w:rsidRDefault="00E42712" w:rsidP="009739A8">
            <w:pPr>
              <w:jc w:val="center"/>
              <w:rPr>
                <w:rStyle w:val="SubtleEmphasis"/>
              </w:rPr>
            </w:pPr>
          </w:p>
          <w:p w14:paraId="2DDCAB18" w14:textId="77777777" w:rsidR="00E42712" w:rsidRDefault="00E42712" w:rsidP="009739A8">
            <w:pPr>
              <w:jc w:val="center"/>
              <w:rPr>
                <w:rStyle w:val="SubtleEmphasis"/>
              </w:rPr>
            </w:pPr>
          </w:p>
          <w:p w14:paraId="059C8D5E" w14:textId="77777777" w:rsidR="00E42712" w:rsidRDefault="00E42712" w:rsidP="009739A8">
            <w:pPr>
              <w:jc w:val="center"/>
              <w:rPr>
                <w:rStyle w:val="SubtleEmphasis"/>
              </w:rPr>
            </w:pPr>
          </w:p>
          <w:p w14:paraId="61E7F3DD" w14:textId="77777777" w:rsidR="00E42712" w:rsidRDefault="00E42712" w:rsidP="009739A8">
            <w:pPr>
              <w:jc w:val="center"/>
              <w:rPr>
                <w:rStyle w:val="SubtleEmphasis"/>
              </w:rPr>
            </w:pPr>
          </w:p>
          <w:p w14:paraId="1A833F47" w14:textId="77777777" w:rsidR="00E42712" w:rsidRDefault="00E42712" w:rsidP="009739A8">
            <w:pPr>
              <w:jc w:val="center"/>
              <w:rPr>
                <w:rStyle w:val="SubtleEmphasis"/>
              </w:rPr>
            </w:pPr>
          </w:p>
          <w:p w14:paraId="381F400A" w14:textId="77777777" w:rsidR="00E42712" w:rsidRPr="009C3C8A" w:rsidRDefault="00E42712" w:rsidP="00333B81">
            <w:pPr>
              <w:jc w:val="center"/>
              <w:rPr>
                <w:rStyle w:val="SubtleEmphasis"/>
              </w:rPr>
            </w:pPr>
          </w:p>
        </w:tc>
      </w:tr>
      <w:tr w:rsidR="00E42712" w14:paraId="16F325EC" w14:textId="77777777" w:rsidTr="0080683D">
        <w:trPr>
          <w:cantSplit/>
        </w:trPr>
        <w:tc>
          <w:tcPr>
            <w:tcW w:w="1693" w:type="dxa"/>
            <w:shd w:val="clear" w:color="auto" w:fill="D9D9D9" w:themeFill="background1" w:themeFillShade="D9"/>
            <w:hideMark/>
          </w:tcPr>
          <w:p w14:paraId="720717A1" w14:textId="4DB7DC96" w:rsidR="00E42712" w:rsidRPr="006A4CC7" w:rsidRDefault="00E42712" w:rsidP="00333B81">
            <w:pPr>
              <w:spacing w:line="240" w:lineRule="auto"/>
              <w:ind w:right="170"/>
              <w:textAlignment w:val="baseline"/>
              <w:rPr>
                <w:rFonts w:asciiTheme="majorHAnsi" w:hAnsiTheme="majorHAnsi" w:cstheme="majorHAnsi"/>
                <w:color w:val="FF0000"/>
                <w:sz w:val="48"/>
                <w:szCs w:val="48"/>
              </w:rPr>
            </w:pPr>
            <w:r w:rsidRPr="006A4CC7">
              <w:rPr>
                <w:rFonts w:asciiTheme="majorHAnsi" w:hAnsiTheme="majorHAnsi" w:cstheme="majorHAnsi"/>
                <w:color w:val="FF0000"/>
                <w:sz w:val="48"/>
                <w:szCs w:val="48"/>
              </w:rPr>
              <w:lastRenderedPageBreak/>
              <w:t>01</w:t>
            </w:r>
          </w:p>
        </w:tc>
        <w:tc>
          <w:tcPr>
            <w:tcW w:w="8495" w:type="dxa"/>
            <w:shd w:val="clear" w:color="auto" w:fill="auto"/>
            <w:hideMark/>
          </w:tcPr>
          <w:p w14:paraId="15226690" w14:textId="46BF5814" w:rsidR="00E42712" w:rsidRPr="00554BF8" w:rsidRDefault="00E42712" w:rsidP="00554BF8">
            <w:pPr>
              <w:pStyle w:val="Heading2"/>
            </w:pPr>
            <w:bookmarkStart w:id="263" w:name="_Toc144137648"/>
            <w:r w:rsidRPr="00554BF8">
              <w:t xml:space="preserve">Setting Up for </w:t>
            </w:r>
            <w:r w:rsidR="00091BA3">
              <w:t>Ph</w:t>
            </w:r>
            <w:r w:rsidR="00B41E5C">
              <w:t>a</w:t>
            </w:r>
            <w:r w:rsidR="00091BA3">
              <w:t xml:space="preserve">se </w:t>
            </w:r>
            <w:del w:id="264" w:author="Adrian Gould" w:date="2023-08-28T16:08:00Z">
              <w:r w:rsidR="00091BA3" w:rsidDel="00A847C1">
                <w:delText>2</w:delText>
              </w:r>
            </w:del>
            <w:ins w:id="265" w:author="Adrian Gould" w:date="2023-08-28T16:08:00Z">
              <w:r w:rsidR="00A847C1">
                <w:t>3</w:t>
              </w:r>
            </w:ins>
            <w:bookmarkEnd w:id="263"/>
          </w:p>
          <w:p w14:paraId="7F9B2664" w14:textId="52F30E4A" w:rsidR="005F4154" w:rsidRDefault="004C3C51" w:rsidP="0056568C">
            <w:r>
              <w:t>In the previous phase of this assessment</w:t>
            </w:r>
            <w:r w:rsidR="004B494B">
              <w:t>, you created suitable semantic and structural HTML to wrap the content provided.</w:t>
            </w:r>
          </w:p>
          <w:p w14:paraId="6E293337" w14:textId="3322595F" w:rsidR="004B494B" w:rsidRDefault="004B494B" w:rsidP="0056568C">
            <w:r>
              <w:t xml:space="preserve">This was saved in a folder named </w:t>
            </w:r>
            <w:del w:id="266" w:author="Adrian Gould" w:date="2023-08-28T16:08:00Z">
              <w:r w:rsidRPr="00B41E5C" w:rsidDel="00A847C1">
                <w:rPr>
                  <w:rStyle w:val="CodeInline"/>
                </w:rPr>
                <w:delText>phase-1</w:delText>
              </w:r>
            </w:del>
            <w:ins w:id="267" w:author="Adrian Gould" w:date="2023-08-28T16:08:00Z">
              <w:r w:rsidR="00A847C1">
                <w:rPr>
                  <w:rStyle w:val="CodeInline"/>
                </w:rPr>
                <w:t>phase-2</w:t>
              </w:r>
            </w:ins>
            <w:r>
              <w:t>.</w:t>
            </w:r>
          </w:p>
          <w:p w14:paraId="2C31A3A8" w14:textId="77777777" w:rsidR="002808DC" w:rsidRDefault="002808DC" w:rsidP="0056568C">
            <w:pPr>
              <w:rPr>
                <w:ins w:id="268" w:author="Adrian Gould" w:date="2023-08-28T13:07:00Z"/>
              </w:rPr>
            </w:pPr>
            <w:ins w:id="269" w:author="Adrian Gould" w:date="2023-08-28T13:07:00Z">
              <w:r>
                <w:t>Either:</w:t>
              </w:r>
            </w:ins>
          </w:p>
          <w:p w14:paraId="55E4E8EA" w14:textId="47CB5A6B" w:rsidR="002808DC" w:rsidRDefault="004B494B">
            <w:pPr>
              <w:pStyle w:val="ListParagraph"/>
              <w:numPr>
                <w:ilvl w:val="0"/>
                <w:numId w:val="45"/>
              </w:numPr>
              <w:rPr>
                <w:ins w:id="270" w:author="Adrian Gould" w:date="2023-08-28T13:07:00Z"/>
              </w:rPr>
              <w:pPrChange w:id="271" w:author="Adrian Gould" w:date="2023-08-28T13:07:00Z">
                <w:pPr/>
              </w:pPrChange>
            </w:pPr>
            <w:r>
              <w:t xml:space="preserve">Duplicate the </w:t>
            </w:r>
            <w:del w:id="272" w:author="Adrian Gould" w:date="2023-08-28T16:08:00Z">
              <w:r w:rsidRPr="00B41E5C" w:rsidDel="00A847C1">
                <w:rPr>
                  <w:rStyle w:val="CodeInline"/>
                </w:rPr>
                <w:delText>phase-1</w:delText>
              </w:r>
            </w:del>
            <w:ins w:id="273" w:author="Adrian Gould" w:date="2023-08-28T16:08:00Z">
              <w:r w:rsidR="00A847C1">
                <w:rPr>
                  <w:rStyle w:val="CodeInline"/>
                </w:rPr>
                <w:t>phase-2</w:t>
              </w:r>
            </w:ins>
            <w:r>
              <w:t xml:space="preserve"> folder and call it </w:t>
            </w:r>
            <w:del w:id="274" w:author="Adrian Gould" w:date="2023-08-28T16:08:00Z">
              <w:r w:rsidRPr="00B41E5C" w:rsidDel="00A847C1">
                <w:rPr>
                  <w:rStyle w:val="CodeInline"/>
                </w:rPr>
                <w:delText>phase-2</w:delText>
              </w:r>
            </w:del>
            <w:ins w:id="275" w:author="Adrian Gould" w:date="2023-08-28T16:08:00Z">
              <w:r w:rsidR="00A847C1">
                <w:rPr>
                  <w:rStyle w:val="CodeInline"/>
                </w:rPr>
                <w:t>phase-3</w:t>
              </w:r>
            </w:ins>
            <w:del w:id="276" w:author="Adrian Gould" w:date="2023-08-28T13:07:00Z">
              <w:r w:rsidDel="002808DC">
                <w:delText>.</w:delText>
              </w:r>
            </w:del>
            <w:ins w:id="277" w:author="Adrian Gould" w:date="2023-08-28T13:07:00Z">
              <w:r w:rsidR="002808DC">
                <w:t>,</w:t>
              </w:r>
            </w:ins>
            <w:r w:rsidR="00B41E5C">
              <w:t xml:space="preserve"> </w:t>
            </w:r>
            <w:ins w:id="278" w:author="Adrian Gould" w:date="2023-08-28T13:07:00Z">
              <w:r w:rsidR="002808DC">
                <w:t>or</w:t>
              </w:r>
            </w:ins>
          </w:p>
          <w:p w14:paraId="11FC49B3" w14:textId="380857F0" w:rsidR="004B494B" w:rsidRDefault="00B41E5C">
            <w:pPr>
              <w:pStyle w:val="ListParagraph"/>
              <w:numPr>
                <w:ilvl w:val="0"/>
                <w:numId w:val="44"/>
              </w:numPr>
              <w:pPrChange w:id="279" w:author="Adrian Gould" w:date="2023-08-28T13:07:00Z">
                <w:pPr/>
              </w:pPrChange>
            </w:pPr>
            <w:del w:id="280" w:author="Adrian Gould" w:date="2023-08-28T13:07:00Z">
              <w:r w:rsidDel="002808DC">
                <w:delText>(Alternativ</w:delText>
              </w:r>
              <w:r w:rsidR="000E152B" w:rsidDel="002808DC">
                <w:delText xml:space="preserve">ely, </w:delText>
              </w:r>
            </w:del>
            <w:ins w:id="281" w:author="Adrian Gould" w:date="2023-08-28T13:08:00Z">
              <w:r w:rsidR="002808DC">
                <w:t>C</w:t>
              </w:r>
            </w:ins>
            <w:del w:id="282" w:author="Adrian Gould" w:date="2023-08-28T13:08:00Z">
              <w:r w:rsidR="000E152B" w:rsidDel="002808DC">
                <w:delText>c</w:delText>
              </w:r>
            </w:del>
            <w:r w:rsidR="000E152B">
              <w:t xml:space="preserve">opy the contents from the </w:t>
            </w:r>
            <w:del w:id="283" w:author="Adrian Gould" w:date="2023-08-28T16:08:00Z">
              <w:r w:rsidR="000E152B" w:rsidRPr="00B41E5C" w:rsidDel="00A847C1">
                <w:rPr>
                  <w:rStyle w:val="CodeInline"/>
                </w:rPr>
                <w:delText>phase-1</w:delText>
              </w:r>
            </w:del>
            <w:ins w:id="284" w:author="Adrian Gould" w:date="2023-08-28T16:08:00Z">
              <w:r w:rsidR="00A847C1">
                <w:rPr>
                  <w:rStyle w:val="CodeInline"/>
                </w:rPr>
                <w:t>phase-2</w:t>
              </w:r>
            </w:ins>
            <w:r w:rsidR="000E152B">
              <w:t xml:space="preserve"> folder into an existing </w:t>
            </w:r>
            <w:del w:id="285" w:author="Adrian Gould" w:date="2023-08-28T16:08:00Z">
              <w:r w:rsidR="000E152B" w:rsidRPr="00B41E5C" w:rsidDel="00A847C1">
                <w:rPr>
                  <w:rStyle w:val="CodeInline"/>
                </w:rPr>
                <w:delText>phase-2</w:delText>
              </w:r>
            </w:del>
            <w:ins w:id="286" w:author="Adrian Gould" w:date="2023-08-28T16:08:00Z">
              <w:r w:rsidR="00A847C1">
                <w:rPr>
                  <w:rStyle w:val="CodeInline"/>
                </w:rPr>
                <w:t>phase-3</w:t>
              </w:r>
            </w:ins>
            <w:r w:rsidR="000E152B">
              <w:t xml:space="preserve"> folder.</w:t>
            </w:r>
            <w:del w:id="287" w:author="Adrian Gould" w:date="2023-08-28T13:08:00Z">
              <w:r w:rsidR="000E152B" w:rsidDel="002808DC">
                <w:delText>)</w:delText>
              </w:r>
            </w:del>
          </w:p>
          <w:p w14:paraId="0F7B21AA" w14:textId="2B18C2A1" w:rsidR="002808DC" w:rsidRDefault="002808DC" w:rsidP="0056568C">
            <w:pPr>
              <w:rPr>
                <w:ins w:id="288" w:author="Adrian Gould" w:date="2023-08-28T13:08:00Z"/>
              </w:rPr>
            </w:pPr>
            <w:ins w:id="289" w:author="Adrian Gould" w:date="2023-08-28T13:08:00Z">
              <w:r>
                <w:t>Using version control</w:t>
              </w:r>
            </w:ins>
            <w:ins w:id="290" w:author="Adrian Gould" w:date="2023-08-28T13:09:00Z">
              <w:r>
                <w:t>,</w:t>
              </w:r>
            </w:ins>
            <w:ins w:id="291" w:author="Adrian Gould" w:date="2023-08-28T13:08:00Z">
              <w:r>
                <w:t xml:space="preserve"> you will now add the new code to version control, and commit to the local repository:</w:t>
              </w:r>
            </w:ins>
          </w:p>
          <w:p w14:paraId="2A6C4020" w14:textId="77777777" w:rsidR="002808DC" w:rsidRDefault="004B494B" w:rsidP="002808DC">
            <w:pPr>
              <w:pStyle w:val="ListParagraph"/>
              <w:numPr>
                <w:ilvl w:val="0"/>
                <w:numId w:val="44"/>
              </w:numPr>
              <w:rPr>
                <w:ins w:id="292" w:author="Adrian Gould" w:date="2023-08-28T13:09:00Z"/>
              </w:rPr>
            </w:pPr>
            <w:del w:id="293" w:author="Adrian Gould" w:date="2023-08-28T13:08:00Z">
              <w:r w:rsidDel="002808DC">
                <w:delText xml:space="preserve">Check </w:delText>
              </w:r>
            </w:del>
            <w:ins w:id="294" w:author="Adrian Gould" w:date="2023-08-28T13:08:00Z">
              <w:r w:rsidR="002808DC">
                <w:t xml:space="preserve">Add the duplicated files to </w:t>
              </w:r>
            </w:ins>
            <w:ins w:id="295" w:author="Adrian Gould" w:date="2023-08-28T13:09:00Z">
              <w:r w:rsidR="002808DC">
                <w:t>version control.</w:t>
              </w:r>
            </w:ins>
          </w:p>
          <w:p w14:paraId="0C1D942D" w14:textId="6E936310" w:rsidR="000E152B" w:rsidRDefault="004B494B">
            <w:pPr>
              <w:pStyle w:val="ListParagraph"/>
              <w:numPr>
                <w:ilvl w:val="0"/>
                <w:numId w:val="44"/>
              </w:numPr>
              <w:pPrChange w:id="296" w:author="Adrian Gould" w:date="2023-08-28T13:08:00Z">
                <w:pPr/>
              </w:pPrChange>
            </w:pPr>
            <w:del w:id="297" w:author="Adrian Gould" w:date="2023-08-28T13:09:00Z">
              <w:r w:rsidDel="002808DC">
                <w:delText xml:space="preserve">the new code in, and </w:delText>
              </w:r>
            </w:del>
            <w:ins w:id="298" w:author="Adrian Gould" w:date="2023-08-28T13:09:00Z">
              <w:r w:rsidR="002808DC">
                <w:t>C</w:t>
              </w:r>
            </w:ins>
            <w:del w:id="299" w:author="Adrian Gould" w:date="2023-08-28T13:09:00Z">
              <w:r w:rsidDel="002808DC">
                <w:delText>c</w:delText>
              </w:r>
            </w:del>
            <w:r>
              <w:t>ommit th</w:t>
            </w:r>
            <w:ins w:id="300" w:author="Adrian Gould" w:date="2023-08-28T13:09:00Z">
              <w:r w:rsidR="002808DC">
                <w:t>ese</w:t>
              </w:r>
            </w:ins>
            <w:del w:id="301" w:author="Adrian Gould" w:date="2023-08-28T13:09:00Z">
              <w:r w:rsidDel="002808DC">
                <w:delText>is</w:delText>
              </w:r>
            </w:del>
            <w:r>
              <w:t xml:space="preserve"> </w:t>
            </w:r>
            <w:del w:id="302" w:author="Adrian Gould" w:date="2023-08-28T13:09:00Z">
              <w:r w:rsidDel="002808DC">
                <w:delText>added code</w:delText>
              </w:r>
            </w:del>
            <w:ins w:id="303" w:author="Adrian Gould" w:date="2023-08-28T13:09:00Z">
              <w:r w:rsidR="002808DC">
                <w:t>files</w:t>
              </w:r>
            </w:ins>
            <w:r>
              <w:t xml:space="preserve"> to your local repository with </w:t>
            </w:r>
            <w:r w:rsidR="000E152B">
              <w:t xml:space="preserve">a commit message </w:t>
            </w:r>
            <w:r w:rsidR="005526D3">
              <w:t>based on the one below</w:t>
            </w:r>
            <w:r w:rsidR="000E152B">
              <w:t>:</w:t>
            </w:r>
          </w:p>
          <w:p w14:paraId="76EA5EA8" w14:textId="7506879E" w:rsidR="000E152B" w:rsidRDefault="000E152B" w:rsidP="005526D3">
            <w:pPr>
              <w:pStyle w:val="ListParagraph"/>
              <w:numPr>
                <w:ilvl w:val="0"/>
                <w:numId w:val="37"/>
              </w:numPr>
            </w:pPr>
            <w:r>
              <w:t>“</w:t>
            </w:r>
            <w:r w:rsidR="005526D3">
              <w:t xml:space="preserve">feat: </w:t>
            </w:r>
            <w:del w:id="304" w:author="Adrian Gould" w:date="2023-08-28T16:09:00Z">
              <w:r w:rsidR="005526D3" w:rsidDel="00A847C1">
                <w:delText xml:space="preserve">start of site </w:delText>
              </w:r>
            </w:del>
            <w:del w:id="305" w:author="Adrian Gould" w:date="2023-08-28T16:08:00Z">
              <w:r w:rsidR="005526D3" w:rsidDel="00A847C1">
                <w:delText>phase-2</w:delText>
              </w:r>
            </w:del>
            <w:ins w:id="306" w:author="Adrian Gould" w:date="2023-08-28T16:09:00Z">
              <w:r w:rsidR="00A847C1">
                <w:t>Phase 3</w:t>
              </w:r>
            </w:ins>
            <w:r w:rsidR="005526D3">
              <w:t>”</w:t>
            </w:r>
          </w:p>
          <w:p w14:paraId="2996A2BF" w14:textId="5FF8882B" w:rsidR="005526D3" w:rsidRDefault="005526D3" w:rsidP="005526D3">
            <w:r>
              <w:t>Push the code to your private remote repository.</w:t>
            </w:r>
          </w:p>
          <w:p w14:paraId="2D86E536" w14:textId="77777777" w:rsidR="005526D3" w:rsidRDefault="005526D3" w:rsidP="005526D3">
            <w:pPr>
              <w:rPr>
                <w:ins w:id="307" w:author="Adrian Gould" w:date="2023-08-28T17:21:00Z"/>
              </w:rPr>
            </w:pPr>
          </w:p>
          <w:p w14:paraId="16B7F2AC" w14:textId="3555A9E2" w:rsidR="00254098" w:rsidRDefault="00254098">
            <w:pPr>
              <w:pStyle w:val="SectionSubheading"/>
              <w:rPr>
                <w:ins w:id="308" w:author="Adrian Gould" w:date="2023-08-28T17:21:00Z"/>
              </w:rPr>
              <w:pPrChange w:id="309" w:author="Adrian Gould" w:date="2023-08-28T17:22:00Z">
                <w:pPr/>
              </w:pPrChange>
            </w:pPr>
            <w:ins w:id="310" w:author="Adrian Gould" w:date="2023-08-28T17:21:00Z">
              <w:r>
                <w:t>Open and Read the Additional Content</w:t>
              </w:r>
            </w:ins>
          </w:p>
          <w:p w14:paraId="1FE6F4E3" w14:textId="405528D9" w:rsidR="00254098" w:rsidRDefault="00254098" w:rsidP="005526D3">
            <w:pPr>
              <w:rPr>
                <w:ins w:id="311" w:author="Adrian Gould" w:date="2023-08-28T17:22:00Z"/>
              </w:rPr>
            </w:pPr>
            <w:ins w:id="312" w:author="Adrian Gould" w:date="2023-08-28T17:22:00Z">
              <w:r>
                <w:t>You are provided with additional content for this stage.</w:t>
              </w:r>
            </w:ins>
          </w:p>
          <w:p w14:paraId="6D81C29B" w14:textId="15C80A59" w:rsidR="00254098" w:rsidRDefault="00254098" w:rsidP="005526D3">
            <w:pPr>
              <w:rPr>
                <w:ins w:id="313" w:author="Adrian Gould" w:date="2023-08-28T17:22:00Z"/>
              </w:rPr>
            </w:pPr>
            <w:ins w:id="314" w:author="Adrian Gould" w:date="2023-08-28T17:22:00Z">
              <w:r>
                <w:t xml:space="preserve">A </w:t>
              </w:r>
            </w:ins>
            <w:ins w:id="315" w:author="Adrian Gould" w:date="2023-08-28T17:30:00Z">
              <w:r w:rsidR="00AA5DF3">
                <w:t>c</w:t>
              </w:r>
            </w:ins>
            <w:ins w:id="316" w:author="Adrian Gould" w:date="2023-08-28T17:22:00Z">
              <w:r>
                <w:t>opy of this content is added to the appendices</w:t>
              </w:r>
            </w:ins>
            <w:ins w:id="317" w:author="Adrian Gould" w:date="2023-08-28T17:31:00Z">
              <w:r w:rsidR="00AA5DF3">
                <w:t xml:space="preserve"> (</w:t>
              </w:r>
              <w:r w:rsidR="00AA5DF3">
                <w:fldChar w:fldCharType="begin"/>
              </w:r>
              <w:r w:rsidR="00AA5DF3">
                <w:instrText xml:space="preserve"> REF _Ref144136020 \h </w:instrText>
              </w:r>
            </w:ins>
            <w:r w:rsidR="00AA5DF3">
              <w:fldChar w:fldCharType="separate"/>
            </w:r>
            <w:ins w:id="318" w:author="Adrian Gould" w:date="2023-08-28T17:31:00Z">
              <w:r w:rsidR="00AA5DF3">
                <w:t>Appendix E: Content for Phase 3</w:t>
              </w:r>
              <w:r w:rsidR="00AA5DF3">
                <w:fldChar w:fldCharType="end"/>
              </w:r>
              <w:r w:rsidR="00AA5DF3">
                <w:t>)</w:t>
              </w:r>
            </w:ins>
            <w:ins w:id="319" w:author="Adrian Gould" w:date="2023-08-28T17:22:00Z">
              <w:r>
                <w:t xml:space="preserve"> at the end o</w:t>
              </w:r>
            </w:ins>
            <w:ins w:id="320" w:author="Adrian Gould" w:date="2023-08-28T17:30:00Z">
              <w:r w:rsidR="00AA5DF3">
                <w:t>f</w:t>
              </w:r>
            </w:ins>
            <w:ins w:id="321" w:author="Adrian Gould" w:date="2023-08-28T17:22:00Z">
              <w:r>
                <w:t xml:space="preserve"> this document</w:t>
              </w:r>
            </w:ins>
            <w:ins w:id="322" w:author="Adrian Gould" w:date="2023-08-28T17:30:00Z">
              <w:r w:rsidR="00AA5DF3">
                <w:t xml:space="preserve"> and is available in t</w:t>
              </w:r>
            </w:ins>
            <w:ins w:id="323" w:author="Adrian Gould" w:date="2023-08-28T17:31:00Z">
              <w:r w:rsidR="00AA5DF3">
                <w:t xml:space="preserve">he file </w:t>
              </w:r>
              <w:r w:rsidR="00AA5DF3" w:rsidRPr="00AA5DF3">
                <w:rPr>
                  <w:rStyle w:val="CodeInline"/>
                  <w:rPrChange w:id="324" w:author="Adrian Gould" w:date="2023-08-28T17:31:00Z">
                    <w:rPr/>
                  </w:rPrChange>
                </w:rPr>
                <w:t>phase-3.txt</w:t>
              </w:r>
              <w:r w:rsidR="00AA5DF3">
                <w:t xml:space="preserve"> in the provided </w:t>
              </w:r>
            </w:ins>
            <w:ins w:id="325" w:author="Adrian Gould" w:date="2023-08-28T17:32:00Z">
              <w:r w:rsidR="00AA5DF3">
                <w:t xml:space="preserve">compressed file that contains the starter structure for the </w:t>
              </w:r>
            </w:ins>
            <w:ins w:id="326" w:author="Adrian Gould" w:date="2023-08-28T17:31:00Z">
              <w:r w:rsidR="00AA5DF3">
                <w:t>sit</w:t>
              </w:r>
            </w:ins>
            <w:ins w:id="327" w:author="Adrian Gould" w:date="2023-08-28T17:32:00Z">
              <w:r w:rsidR="00AA5DF3">
                <w:t>e</w:t>
              </w:r>
            </w:ins>
            <w:ins w:id="328" w:author="Adrian Gould" w:date="2023-08-28T17:31:00Z">
              <w:r w:rsidR="00AA5DF3">
                <w:t>.</w:t>
              </w:r>
            </w:ins>
          </w:p>
          <w:p w14:paraId="1A3105B6" w14:textId="77777777" w:rsidR="00254098" w:rsidRDefault="00254098" w:rsidP="005526D3">
            <w:pPr>
              <w:rPr>
                <w:ins w:id="329" w:author="Adrian Gould" w:date="2023-08-28T17:22:00Z"/>
              </w:rPr>
            </w:pPr>
          </w:p>
          <w:p w14:paraId="65E96293" w14:textId="77777777" w:rsidR="00254098" w:rsidRDefault="00254098" w:rsidP="005526D3"/>
          <w:p w14:paraId="593F69D0" w14:textId="70B0F3A4" w:rsidR="0063138B" w:rsidRDefault="0063138B" w:rsidP="0056568C">
            <w:pPr>
              <w:spacing w:line="312" w:lineRule="auto"/>
              <w:textAlignment w:val="baseline"/>
              <w:rPr>
                <w:rStyle w:val="IntenseEmphasis"/>
              </w:rPr>
            </w:pPr>
            <w:r w:rsidRPr="00D826EC">
              <w:rPr>
                <w:rStyle w:val="IntenseEmphasis"/>
              </w:rPr>
              <w:t>Max Words: N/A</w:t>
            </w:r>
          </w:p>
          <w:p w14:paraId="5C6F6261" w14:textId="77777777" w:rsidR="004B494B" w:rsidRDefault="004B494B" w:rsidP="00333B81">
            <w:pPr>
              <w:spacing w:line="312" w:lineRule="auto"/>
              <w:textAlignment w:val="baseline"/>
            </w:pPr>
          </w:p>
          <w:p w14:paraId="47801003" w14:textId="3A3219F0" w:rsidR="004B494B" w:rsidRPr="000D3508" w:rsidRDefault="004B494B" w:rsidP="00333B81">
            <w:pPr>
              <w:spacing w:line="312" w:lineRule="auto"/>
              <w:textAlignment w:val="baseline"/>
            </w:pPr>
          </w:p>
        </w:tc>
      </w:tr>
      <w:tr w:rsidR="00A847C1" w14:paraId="13605921" w14:textId="77777777" w:rsidTr="00366910">
        <w:trPr>
          <w:cantSplit/>
          <w:ins w:id="330" w:author="Adrian Gould" w:date="2023-08-28T16:10:00Z"/>
        </w:trPr>
        <w:tc>
          <w:tcPr>
            <w:tcW w:w="1693" w:type="dxa"/>
            <w:shd w:val="clear" w:color="auto" w:fill="D9D9D9" w:themeFill="background1" w:themeFillShade="D9"/>
          </w:tcPr>
          <w:p w14:paraId="1E83807B" w14:textId="77777777" w:rsidR="00A847C1" w:rsidRPr="006A4CC7" w:rsidRDefault="00A847C1" w:rsidP="00366910">
            <w:pPr>
              <w:spacing w:line="240" w:lineRule="auto"/>
              <w:ind w:right="170"/>
              <w:textAlignment w:val="baseline"/>
              <w:rPr>
                <w:ins w:id="331" w:author="Adrian Gould" w:date="2023-08-28T16:10:00Z"/>
                <w:rFonts w:asciiTheme="majorHAnsi" w:hAnsiTheme="majorHAnsi" w:cstheme="majorHAnsi"/>
                <w:color w:val="FF0000"/>
                <w:sz w:val="48"/>
                <w:szCs w:val="48"/>
              </w:rPr>
            </w:pPr>
            <w:ins w:id="332" w:author="Adrian Gould" w:date="2023-08-28T16:10:00Z">
              <w:r w:rsidRPr="006A4CC7">
                <w:rPr>
                  <w:rFonts w:asciiTheme="majorHAnsi" w:hAnsiTheme="majorHAnsi" w:cstheme="majorHAnsi"/>
                  <w:color w:val="FF0000"/>
                  <w:sz w:val="48"/>
                  <w:szCs w:val="48"/>
                </w:rPr>
                <w:lastRenderedPageBreak/>
                <w:t>0</w:t>
              </w:r>
              <w:r>
                <w:rPr>
                  <w:rFonts w:asciiTheme="majorHAnsi" w:hAnsiTheme="majorHAnsi" w:cstheme="majorHAnsi"/>
                  <w:color w:val="FF0000"/>
                  <w:sz w:val="48"/>
                  <w:szCs w:val="48"/>
                </w:rPr>
                <w:t>2</w:t>
              </w:r>
            </w:ins>
          </w:p>
        </w:tc>
        <w:tc>
          <w:tcPr>
            <w:tcW w:w="8495" w:type="dxa"/>
            <w:shd w:val="clear" w:color="auto" w:fill="auto"/>
          </w:tcPr>
          <w:p w14:paraId="35E4B1BF" w14:textId="77777777" w:rsidR="00A847C1" w:rsidRDefault="00A847C1" w:rsidP="00366910">
            <w:pPr>
              <w:pStyle w:val="Heading2"/>
              <w:rPr>
                <w:ins w:id="333" w:author="Adrian Gould" w:date="2023-08-28T16:10:00Z"/>
              </w:rPr>
            </w:pPr>
            <w:bookmarkStart w:id="334" w:name="_Toc144137649"/>
            <w:bookmarkStart w:id="335" w:name="_Toc143586967"/>
            <w:ins w:id="336" w:author="Adrian Gould" w:date="2023-08-28T16:10:00Z">
              <w:r>
                <w:t>Determine your Site Colour Scheme</w:t>
              </w:r>
              <w:bookmarkEnd w:id="334"/>
            </w:ins>
          </w:p>
          <w:bookmarkEnd w:id="335"/>
          <w:p w14:paraId="2183B5AB" w14:textId="77777777" w:rsidR="00A847C1" w:rsidRDefault="00A847C1" w:rsidP="00366910">
            <w:pPr>
              <w:rPr>
                <w:ins w:id="337" w:author="Adrian Gould" w:date="2023-08-28T16:10:00Z"/>
              </w:rPr>
            </w:pPr>
            <w:ins w:id="338" w:author="Adrian Gould" w:date="2023-08-28T16:10:00Z">
              <w:r>
                <w:t xml:space="preserve">Determine your colours for the site. </w:t>
              </w:r>
            </w:ins>
          </w:p>
          <w:p w14:paraId="54DD2D52" w14:textId="77777777" w:rsidR="00A847C1" w:rsidRDefault="00A847C1" w:rsidP="00366910">
            <w:pPr>
              <w:rPr>
                <w:ins w:id="339" w:author="Adrian Gould" w:date="2023-08-28T16:10:00Z"/>
              </w:rPr>
            </w:pPr>
            <w:ins w:id="340" w:author="Adrian Gould" w:date="2023-08-28T16:10:00Z">
              <w:r>
                <w:t xml:space="preserve">You are allowed up to 4 additional colours besides </w:t>
              </w:r>
              <w:r w:rsidRPr="00515291">
                <w:rPr>
                  <w:rStyle w:val="CodeInline"/>
                </w:rPr>
                <w:t>#000000</w:t>
              </w:r>
              <w:r>
                <w:t xml:space="preserve">, and </w:t>
              </w:r>
              <w:r w:rsidRPr="00515291">
                <w:rPr>
                  <w:rStyle w:val="CodeInline"/>
                </w:rPr>
                <w:t>#ffffff</w:t>
              </w:r>
              <w:r>
                <w:t>.</w:t>
              </w:r>
            </w:ins>
          </w:p>
          <w:p w14:paraId="44209894" w14:textId="77777777" w:rsidR="00A847C1" w:rsidRDefault="00A847C1" w:rsidP="00366910">
            <w:pPr>
              <w:rPr>
                <w:ins w:id="341" w:author="Adrian Gould" w:date="2023-08-28T16:10:00Z"/>
              </w:rPr>
            </w:pPr>
            <w:ins w:id="342" w:author="Adrian Gould" w:date="2023-08-28T16:10:00Z">
              <w:r>
                <w:t>You may use a web application such as the ones listed below to create tints and shades of the 4 base colours you have selected.</w:t>
              </w:r>
            </w:ins>
          </w:p>
          <w:p w14:paraId="318A2DEC" w14:textId="11E8A908" w:rsidR="00A847C1" w:rsidRPr="00286885" w:rsidRDefault="00286885" w:rsidP="00286885">
            <w:pPr>
              <w:rPr>
                <w:ins w:id="343" w:author="Adrian Gould" w:date="2023-08-28T16:10:00Z"/>
              </w:rPr>
            </w:pPr>
            <w:ins w:id="344" w:author="Adrian Gould" w:date="2023-08-28T16:43:00Z">
              <w:r>
                <w:t xml:space="preserve">Colour, </w:t>
              </w:r>
            </w:ins>
            <w:ins w:id="345" w:author="Adrian Gould" w:date="2023-08-28T16:10:00Z">
              <w:r w:rsidR="00A847C1">
                <w:t xml:space="preserve">Tint &amp; Shade </w:t>
              </w:r>
              <w:r w:rsidR="00A847C1" w:rsidRPr="00286885">
                <w:t>Schemer</w:t>
              </w:r>
              <w:r w:rsidR="00A847C1">
                <w:t xml:space="preserve"> Apps</w:t>
              </w:r>
            </w:ins>
            <w:ins w:id="346" w:author="Adrian Gould" w:date="2023-08-28T16:43:00Z">
              <w:r>
                <w:t xml:space="preserve"> (all retrieved 28/8/23)</w:t>
              </w:r>
            </w:ins>
            <w:ins w:id="347" w:author="Adrian Gould" w:date="2023-08-28T16:10:00Z">
              <w:r w:rsidR="00A847C1">
                <w:t>:</w:t>
              </w:r>
            </w:ins>
          </w:p>
          <w:p w14:paraId="1D108D81" w14:textId="0D5D9073" w:rsidR="00A847C1" w:rsidRDefault="00286885" w:rsidP="00286885">
            <w:pPr>
              <w:pStyle w:val="ListParagraph"/>
              <w:numPr>
                <w:ilvl w:val="0"/>
                <w:numId w:val="37"/>
              </w:numPr>
              <w:rPr>
                <w:ins w:id="348" w:author="Adrian Gould" w:date="2023-08-28T16:43:00Z"/>
              </w:rPr>
            </w:pPr>
            <w:ins w:id="349" w:author="Adrian Gould" w:date="2023-08-28T16:43:00Z">
              <w:r>
                <w:fldChar w:fldCharType="begin"/>
              </w:r>
              <w:r>
                <w:instrText>HYPERLINK "</w:instrText>
              </w:r>
              <w:r w:rsidRPr="00286885">
                <w:instrText>https://coolors.co/</w:instrText>
              </w:r>
              <w:r>
                <w:instrText>"</w:instrText>
              </w:r>
              <w:r>
                <w:fldChar w:fldCharType="separate"/>
              </w:r>
              <w:r w:rsidRPr="00695B32">
                <w:rPr>
                  <w:rStyle w:val="Hyperlink"/>
                </w:rPr>
                <w:t>https://coolors.co/</w:t>
              </w:r>
              <w:r>
                <w:fldChar w:fldCharType="end"/>
              </w:r>
            </w:ins>
          </w:p>
          <w:p w14:paraId="67C52366" w14:textId="7EF16641" w:rsidR="00286885" w:rsidRDefault="00286885" w:rsidP="00286885">
            <w:pPr>
              <w:pStyle w:val="ListParagraph"/>
              <w:numPr>
                <w:ilvl w:val="0"/>
                <w:numId w:val="37"/>
              </w:numPr>
              <w:rPr>
                <w:ins w:id="350" w:author="Adrian Gould" w:date="2023-08-28T16:50:00Z"/>
              </w:rPr>
            </w:pPr>
            <w:ins w:id="351" w:author="Adrian Gould" w:date="2023-08-28T16:50:00Z">
              <w:r>
                <w:fldChar w:fldCharType="begin"/>
              </w:r>
              <w:r>
                <w:instrText>HYPERLINK "</w:instrText>
              </w:r>
              <w:r w:rsidRPr="00286885">
                <w:instrText>https://uicolors.app/create</w:instrText>
              </w:r>
              <w:r>
                <w:instrText>"</w:instrText>
              </w:r>
              <w:r>
                <w:fldChar w:fldCharType="separate"/>
              </w:r>
              <w:r w:rsidRPr="00695B32">
                <w:rPr>
                  <w:rStyle w:val="Hyperlink"/>
                </w:rPr>
                <w:t>https://uicolors.app/create</w:t>
              </w:r>
              <w:r>
                <w:fldChar w:fldCharType="end"/>
              </w:r>
            </w:ins>
          </w:p>
          <w:p w14:paraId="491A5497" w14:textId="52DFE64A" w:rsidR="00286885" w:rsidRDefault="00286885" w:rsidP="00286885">
            <w:pPr>
              <w:pStyle w:val="ListParagraph"/>
              <w:numPr>
                <w:ilvl w:val="0"/>
                <w:numId w:val="37"/>
              </w:numPr>
              <w:rPr>
                <w:ins w:id="352" w:author="Adrian Gould" w:date="2023-08-28T16:50:00Z"/>
              </w:rPr>
            </w:pPr>
            <w:ins w:id="353" w:author="Adrian Gould" w:date="2023-08-28T16:50:00Z">
              <w:r>
                <w:fldChar w:fldCharType="begin"/>
              </w:r>
              <w:r>
                <w:instrText>HYPERLINK "</w:instrText>
              </w:r>
              <w:r w:rsidRPr="00286885">
                <w:instrText>https://www.tailwindshades.com/</w:instrText>
              </w:r>
              <w:r>
                <w:instrText>"</w:instrText>
              </w:r>
              <w:r>
                <w:fldChar w:fldCharType="separate"/>
              </w:r>
              <w:r w:rsidRPr="00695B32">
                <w:rPr>
                  <w:rStyle w:val="Hyperlink"/>
                </w:rPr>
                <w:t>https://www.tailwindshades.com/</w:t>
              </w:r>
              <w:r>
                <w:fldChar w:fldCharType="end"/>
              </w:r>
            </w:ins>
          </w:p>
          <w:p w14:paraId="5A88E385" w14:textId="33664AD6" w:rsidR="00286885" w:rsidRDefault="00286885" w:rsidP="00286885">
            <w:pPr>
              <w:pStyle w:val="ListParagraph"/>
              <w:numPr>
                <w:ilvl w:val="0"/>
                <w:numId w:val="37"/>
              </w:numPr>
              <w:rPr>
                <w:ins w:id="354" w:author="Adrian Gould" w:date="2023-08-28T16:50:00Z"/>
              </w:rPr>
            </w:pPr>
            <w:ins w:id="355" w:author="Adrian Gould" w:date="2023-08-28T16:50:00Z">
              <w:r>
                <w:fldChar w:fldCharType="begin"/>
              </w:r>
              <w:r>
                <w:instrText>HYPERLINK "</w:instrText>
              </w:r>
              <w:r w:rsidRPr="00286885">
                <w:instrText>https://www.flatuicolorpicker.com/</w:instrText>
              </w:r>
              <w:r>
                <w:instrText>"</w:instrText>
              </w:r>
              <w:r>
                <w:fldChar w:fldCharType="separate"/>
              </w:r>
              <w:r w:rsidRPr="00695B32">
                <w:rPr>
                  <w:rStyle w:val="Hyperlink"/>
                </w:rPr>
                <w:t>https://www.flatuicolorpicker.com/</w:t>
              </w:r>
              <w:r>
                <w:fldChar w:fldCharType="end"/>
              </w:r>
            </w:ins>
          </w:p>
          <w:p w14:paraId="69D1E455" w14:textId="636CAD68" w:rsidR="00286885" w:rsidRDefault="00286885" w:rsidP="00286885">
            <w:pPr>
              <w:pStyle w:val="ListParagraph"/>
              <w:numPr>
                <w:ilvl w:val="0"/>
                <w:numId w:val="37"/>
              </w:numPr>
              <w:rPr>
                <w:ins w:id="356" w:author="Adrian Gould" w:date="2023-08-28T16:50:00Z"/>
              </w:rPr>
            </w:pPr>
            <w:ins w:id="357" w:author="Adrian Gould" w:date="2023-08-28T16:50:00Z">
              <w:r>
                <w:fldChar w:fldCharType="begin"/>
              </w:r>
              <w:r>
                <w:instrText>HYPERLINK "</w:instrText>
              </w:r>
              <w:r w:rsidRPr="00286885">
                <w:instrText>https://colorswall.com/</w:instrText>
              </w:r>
              <w:r>
                <w:instrText>"</w:instrText>
              </w:r>
              <w:r>
                <w:fldChar w:fldCharType="separate"/>
              </w:r>
              <w:r w:rsidRPr="00695B32">
                <w:rPr>
                  <w:rStyle w:val="Hyperlink"/>
                </w:rPr>
                <w:t>https://colorswall.com/</w:t>
              </w:r>
              <w:r>
                <w:fldChar w:fldCharType="end"/>
              </w:r>
            </w:ins>
          </w:p>
          <w:p w14:paraId="2DFEB721" w14:textId="0EB0FF04" w:rsidR="00286885" w:rsidRDefault="00286885">
            <w:pPr>
              <w:pStyle w:val="ListParagraph"/>
              <w:numPr>
                <w:ilvl w:val="0"/>
                <w:numId w:val="37"/>
              </w:numPr>
              <w:rPr>
                <w:ins w:id="358" w:author="Adrian Gould" w:date="2023-08-28T16:16:00Z"/>
              </w:rPr>
              <w:pPrChange w:id="359" w:author="Adrian Gould" w:date="2023-08-28T16:43:00Z">
                <w:pPr/>
              </w:pPrChange>
            </w:pPr>
            <w:ins w:id="360" w:author="Adrian Gould" w:date="2023-08-28T16:51:00Z">
              <w:r>
                <w:fldChar w:fldCharType="begin"/>
              </w:r>
              <w:r>
                <w:instrText>HYPERLINK "</w:instrText>
              </w:r>
              <w:r w:rsidRPr="00286885">
                <w:instrText>https://www.colourlovers.com/</w:instrText>
              </w:r>
              <w:r>
                <w:instrText>"</w:instrText>
              </w:r>
              <w:r>
                <w:fldChar w:fldCharType="separate"/>
              </w:r>
              <w:r w:rsidRPr="00695B32">
                <w:rPr>
                  <w:rStyle w:val="Hyperlink"/>
                </w:rPr>
                <w:t>https://www.colourlovers.com/</w:t>
              </w:r>
              <w:r>
                <w:fldChar w:fldCharType="end"/>
              </w:r>
              <w:r>
                <w:t xml:space="preserve"> </w:t>
              </w:r>
            </w:ins>
          </w:p>
          <w:p w14:paraId="04F030B3" w14:textId="100874FC" w:rsidR="00A847C1" w:rsidRDefault="00286885" w:rsidP="00366910">
            <w:pPr>
              <w:rPr>
                <w:ins w:id="361" w:author="Adrian Gould" w:date="2023-08-28T16:44:00Z"/>
              </w:rPr>
            </w:pPr>
            <w:ins w:id="362" w:author="Adrian Gould" w:date="2023-08-28T16:43:00Z">
              <w:r>
                <w:t>Also see the fo</w:t>
              </w:r>
            </w:ins>
            <w:ins w:id="363" w:author="Adrian Gould" w:date="2023-08-28T16:44:00Z">
              <w:r>
                <w:t>llowing link for more choices:</w:t>
              </w:r>
            </w:ins>
          </w:p>
          <w:p w14:paraId="58DB77CB" w14:textId="7D361ED9" w:rsidR="00286885" w:rsidRDefault="00286885">
            <w:pPr>
              <w:pStyle w:val="ListParagraph"/>
              <w:numPr>
                <w:ilvl w:val="0"/>
                <w:numId w:val="48"/>
              </w:numPr>
              <w:rPr>
                <w:ins w:id="364" w:author="Adrian Gould" w:date="2023-08-28T16:10:00Z"/>
              </w:rPr>
              <w:pPrChange w:id="365" w:author="Adrian Gould" w:date="2023-08-28T16:44:00Z">
                <w:pPr/>
              </w:pPrChange>
            </w:pPr>
            <w:ins w:id="366" w:author="Adrian Gould" w:date="2023-08-28T16:51:00Z">
              <w:r>
                <w:fldChar w:fldCharType="begin"/>
              </w:r>
              <w:r>
                <w:instrText>HYPERLINK "</w:instrText>
              </w:r>
            </w:ins>
            <w:ins w:id="367" w:author="Adrian Gould" w:date="2023-08-28T16:44:00Z">
              <w:r w:rsidRPr="00286885">
                <w:instrText>https://www.diigo.com/user/ady_gould?query=colour+scheme</w:instrText>
              </w:r>
            </w:ins>
            <w:ins w:id="368" w:author="Adrian Gould" w:date="2023-08-28T16:51:00Z">
              <w:r>
                <w:instrText>"</w:instrText>
              </w:r>
              <w:r>
                <w:fldChar w:fldCharType="separate"/>
              </w:r>
            </w:ins>
            <w:ins w:id="369" w:author="Adrian Gould" w:date="2023-08-28T16:44:00Z">
              <w:r w:rsidRPr="00695B32">
                <w:rPr>
                  <w:rStyle w:val="Hyperlink"/>
                </w:rPr>
                <w:t>https://www.diigo.com/user/ady_gould?query=colour+scheme</w:t>
              </w:r>
            </w:ins>
            <w:ins w:id="370" w:author="Adrian Gould" w:date="2023-08-28T16:51:00Z">
              <w:r>
                <w:fldChar w:fldCharType="end"/>
              </w:r>
              <w:r>
                <w:t xml:space="preserve"> </w:t>
              </w:r>
            </w:ins>
          </w:p>
          <w:p w14:paraId="1F114E61" w14:textId="77777777" w:rsidR="00A847C1" w:rsidRDefault="00A847C1" w:rsidP="00366910">
            <w:pPr>
              <w:rPr>
                <w:ins w:id="371" w:author="Adrian Gould" w:date="2023-08-28T16:10:00Z"/>
              </w:rPr>
            </w:pPr>
            <w:ins w:id="372" w:author="Adrian Gould" w:date="2023-08-28T16:10:00Z">
              <w:r>
                <w:t>Edit the ReadMe.md file and add the colour details to a new section:</w:t>
              </w:r>
            </w:ins>
          </w:p>
          <w:p w14:paraId="75F8A1C6" w14:textId="77777777" w:rsidR="00A847C1" w:rsidRPr="00A847C1" w:rsidRDefault="00A847C1">
            <w:pPr>
              <w:ind w:left="720"/>
              <w:rPr>
                <w:ins w:id="373" w:author="Adrian Gould" w:date="2023-08-28T16:13:00Z"/>
                <w:rStyle w:val="IntenseEmphasis"/>
                <w:rPrChange w:id="374" w:author="Adrian Gould" w:date="2023-08-28T16:16:00Z">
                  <w:rPr>
                    <w:ins w:id="375" w:author="Adrian Gould" w:date="2023-08-28T16:13:00Z"/>
                  </w:rPr>
                </w:rPrChange>
              </w:rPr>
              <w:pPrChange w:id="376" w:author="Adrian Gould" w:date="2023-08-28T16:16:00Z">
                <w:pPr/>
              </w:pPrChange>
            </w:pPr>
            <w:ins w:id="377" w:author="Adrian Gould" w:date="2023-08-28T16:10:00Z">
              <w:r w:rsidRPr="00A847C1">
                <w:rPr>
                  <w:rStyle w:val="IntenseEmphasis"/>
                  <w:rPrChange w:id="378" w:author="Adrian Gould" w:date="2023-08-28T16:16:00Z">
                    <w:rPr/>
                  </w:rPrChange>
                </w:rPr>
                <w:t>Colour Scheme</w:t>
              </w:r>
            </w:ins>
          </w:p>
          <w:p w14:paraId="531C2F0E" w14:textId="03DAA34C" w:rsidR="00A847C1" w:rsidRDefault="00A847C1" w:rsidP="00366910">
            <w:pPr>
              <w:rPr>
                <w:ins w:id="379" w:author="Adrian Gould" w:date="2023-08-28T16:14:00Z"/>
              </w:rPr>
            </w:pPr>
            <w:ins w:id="380" w:author="Adrian Gould" w:date="2023-08-28T16:13:00Z">
              <w:r>
                <w:t xml:space="preserve">Create </w:t>
              </w:r>
            </w:ins>
            <w:ins w:id="381" w:author="Adrian Gould" w:date="2023-08-28T16:14:00Z">
              <w:r>
                <w:t>a table in</w:t>
              </w:r>
            </w:ins>
            <w:ins w:id="382" w:author="Adrian Gould" w:date="2023-08-28T16:15:00Z">
              <w:r>
                <w:t xml:space="preserve"> </w:t>
              </w:r>
            </w:ins>
            <w:ins w:id="383" w:author="Adrian Gould" w:date="2023-08-28T16:14:00Z">
              <w:r>
                <w:t>th</w:t>
              </w:r>
            </w:ins>
            <w:ins w:id="384" w:author="Adrian Gould" w:date="2023-08-28T16:15:00Z">
              <w:r>
                <w:t>e</w:t>
              </w:r>
            </w:ins>
            <w:ins w:id="385" w:author="Adrian Gould" w:date="2023-08-28T16:14:00Z">
              <w:r>
                <w:t xml:space="preserve"> readme using the following basic pattern</w:t>
              </w:r>
            </w:ins>
            <w:ins w:id="386" w:author="Adrian Gould" w:date="2023-08-28T16:16:00Z">
              <w:r>
                <w:t xml:space="preserve"> (Copy this text into your ReadMe for a head-start).</w:t>
              </w:r>
            </w:ins>
          </w:p>
          <w:p w14:paraId="2125514D" w14:textId="4D66ACC1" w:rsidR="00A847C1" w:rsidRDefault="00A847C1">
            <w:pPr>
              <w:pStyle w:val="Code"/>
              <w:rPr>
                <w:ins w:id="387" w:author="Adrian Gould" w:date="2023-08-28T16:15:00Z"/>
              </w:rPr>
              <w:pPrChange w:id="388" w:author="Adrian Gould" w:date="2023-08-28T16:15:00Z">
                <w:pPr/>
              </w:pPrChange>
            </w:pPr>
            <w:ins w:id="389" w:author="Adrian Gould" w:date="2023-08-28T16:15:00Z">
              <w:r>
                <w:t xml:space="preserve">| Name     | RGB    </w:t>
              </w:r>
            </w:ins>
            <w:ins w:id="390" w:author="Adrian Gould" w:date="2023-08-28T16:16:00Z">
              <w:r>
                <w:t xml:space="preserve">      </w:t>
              </w:r>
            </w:ins>
            <w:ins w:id="391" w:author="Adrian Gould" w:date="2023-08-28T16:15:00Z">
              <w:r>
                <w:t xml:space="preserve">  | HEX      |</w:t>
              </w:r>
            </w:ins>
          </w:p>
          <w:p w14:paraId="56FE48EF" w14:textId="42C4B1AD" w:rsidR="00A847C1" w:rsidRDefault="00A847C1">
            <w:pPr>
              <w:pStyle w:val="Code"/>
              <w:rPr>
                <w:ins w:id="392" w:author="Adrian Gould" w:date="2023-08-28T16:14:00Z"/>
              </w:rPr>
              <w:pPrChange w:id="393" w:author="Adrian Gould" w:date="2023-08-28T16:15:00Z">
                <w:pPr/>
              </w:pPrChange>
            </w:pPr>
            <w:ins w:id="394" w:author="Adrian Gould" w:date="2023-08-28T16:14:00Z">
              <w:r>
                <w:t>|----------|---------</w:t>
              </w:r>
            </w:ins>
            <w:ins w:id="395" w:author="Adrian Gould" w:date="2023-08-28T16:16:00Z">
              <w:r>
                <w:t>------</w:t>
              </w:r>
            </w:ins>
            <w:ins w:id="396" w:author="Adrian Gould" w:date="2023-08-28T16:14:00Z">
              <w:r>
                <w:t>-|----------|</w:t>
              </w:r>
            </w:ins>
          </w:p>
          <w:p w14:paraId="3AB57190" w14:textId="3328CD25" w:rsidR="00A847C1" w:rsidRDefault="00A847C1">
            <w:pPr>
              <w:pStyle w:val="Code"/>
              <w:rPr>
                <w:ins w:id="397" w:author="Adrian Gould" w:date="2023-08-28T16:14:00Z"/>
              </w:rPr>
              <w:pPrChange w:id="398" w:author="Adrian Gould" w:date="2023-08-28T16:15:00Z">
                <w:pPr/>
              </w:pPrChange>
            </w:pPr>
            <w:ins w:id="399" w:author="Adrian Gould" w:date="2023-08-28T16:14:00Z">
              <w:r>
                <w:t xml:space="preserve">| black </w:t>
              </w:r>
            </w:ins>
            <w:ins w:id="400" w:author="Adrian Gould" w:date="2023-08-28T16:15:00Z">
              <w:r>
                <w:t xml:space="preserve">   </w:t>
              </w:r>
            </w:ins>
            <w:ins w:id="401" w:author="Adrian Gould" w:date="2023-08-28T16:14:00Z">
              <w:r>
                <w:t xml:space="preserve">| 0, 0, 0 </w:t>
              </w:r>
            </w:ins>
            <w:ins w:id="402" w:author="Adrian Gould" w:date="2023-08-28T16:15:00Z">
              <w:r>
                <w:t xml:space="preserve"> </w:t>
              </w:r>
            </w:ins>
            <w:ins w:id="403" w:author="Adrian Gould" w:date="2023-08-28T16:16:00Z">
              <w:r>
                <w:t xml:space="preserve">      </w:t>
              </w:r>
            </w:ins>
            <w:ins w:id="404" w:author="Adrian Gould" w:date="2023-08-28T16:14:00Z">
              <w:r>
                <w:t>| #000000 |</w:t>
              </w:r>
            </w:ins>
          </w:p>
          <w:p w14:paraId="1BDE6F80" w14:textId="0DBA7656" w:rsidR="00A847C1" w:rsidRDefault="00A847C1">
            <w:pPr>
              <w:pStyle w:val="Code"/>
              <w:rPr>
                <w:ins w:id="405" w:author="Adrian Gould" w:date="2023-08-28T16:10:00Z"/>
              </w:rPr>
              <w:pPrChange w:id="406" w:author="Adrian Gould" w:date="2023-08-28T16:15:00Z">
                <w:pPr/>
              </w:pPrChange>
            </w:pPr>
            <w:ins w:id="407" w:author="Adrian Gould" w:date="2023-08-28T16:14:00Z">
              <w:r>
                <w:t xml:space="preserve">| white </w:t>
              </w:r>
            </w:ins>
            <w:ins w:id="408" w:author="Adrian Gould" w:date="2023-08-28T16:15:00Z">
              <w:r>
                <w:t xml:space="preserve">   </w:t>
              </w:r>
            </w:ins>
            <w:ins w:id="409" w:author="Adrian Gould" w:date="2023-08-28T16:14:00Z">
              <w:r>
                <w:t>| 255, 2</w:t>
              </w:r>
            </w:ins>
            <w:ins w:id="410" w:author="Adrian Gould" w:date="2023-08-28T16:15:00Z">
              <w:r>
                <w:t>55, 255</w:t>
              </w:r>
            </w:ins>
            <w:ins w:id="411" w:author="Adrian Gould" w:date="2023-08-28T16:16:00Z">
              <w:r>
                <w:t xml:space="preserve"> </w:t>
              </w:r>
            </w:ins>
            <w:ins w:id="412" w:author="Adrian Gould" w:date="2023-08-28T16:15:00Z">
              <w:r>
                <w:t xml:space="preserve"> | #FFFFFF |</w:t>
              </w:r>
            </w:ins>
          </w:p>
          <w:p w14:paraId="1922FDA9" w14:textId="12057DC5" w:rsidR="00A847C1" w:rsidRDefault="00A847C1" w:rsidP="00366910">
            <w:pPr>
              <w:rPr>
                <w:ins w:id="413" w:author="Adrian Gould" w:date="2023-08-28T16:10:00Z"/>
              </w:rPr>
            </w:pPr>
            <w:ins w:id="414" w:author="Adrian Gould" w:date="2023-08-28T16:10:00Z">
              <w:r>
                <w:t xml:space="preserve">The section should have a table that shows the </w:t>
              </w:r>
            </w:ins>
            <w:ins w:id="415" w:author="Adrian Gould" w:date="2023-08-28T16:17:00Z">
              <w:r>
                <w:t>name (as you are giving it, the RGB value and the HEX value).</w:t>
              </w:r>
            </w:ins>
          </w:p>
          <w:p w14:paraId="6E69E9CC" w14:textId="77777777" w:rsidR="00A847C1" w:rsidRDefault="00A847C1" w:rsidP="00366910">
            <w:pPr>
              <w:rPr>
                <w:ins w:id="416" w:author="Adrian Gould" w:date="2023-08-28T16:52:00Z"/>
              </w:rPr>
            </w:pPr>
            <w:ins w:id="417" w:author="Adrian Gould" w:date="2023-08-28T16:10:00Z">
              <w:r>
                <w:t>Add the changed/added files to version control.</w:t>
              </w:r>
            </w:ins>
          </w:p>
          <w:p w14:paraId="63370D4F" w14:textId="35D0DA1D" w:rsidR="003608DC" w:rsidRDefault="003608DC" w:rsidP="00366910">
            <w:pPr>
              <w:rPr>
                <w:ins w:id="418" w:author="Adrian Gould" w:date="2023-08-28T16:10:00Z"/>
              </w:rPr>
            </w:pPr>
            <w:ins w:id="419" w:author="Adrian Gould" w:date="2023-08-28T16:52:00Z">
              <w:r>
                <w:t>Add the colours to the table on the next page.</w:t>
              </w:r>
            </w:ins>
          </w:p>
          <w:p w14:paraId="703B3A28" w14:textId="77777777" w:rsidR="00A847C1" w:rsidRDefault="00A847C1" w:rsidP="00366910">
            <w:pPr>
              <w:rPr>
                <w:ins w:id="420" w:author="Adrian Gould" w:date="2023-08-28T16:10:00Z"/>
              </w:rPr>
            </w:pPr>
            <w:ins w:id="421" w:author="Adrian Gould" w:date="2023-08-28T16:10:00Z">
              <w:r>
                <w:t>Use a commit message based on the one below (note this is incomplete):</w:t>
              </w:r>
            </w:ins>
          </w:p>
          <w:p w14:paraId="2B3304E6" w14:textId="3646B87A" w:rsidR="00A847C1" w:rsidRPr="009F210C" w:rsidRDefault="00A847C1" w:rsidP="00A847C1">
            <w:pPr>
              <w:pStyle w:val="ListParagraph"/>
              <w:numPr>
                <w:ilvl w:val="0"/>
                <w:numId w:val="37"/>
              </w:numPr>
              <w:ind w:left="720"/>
              <w:rPr>
                <w:ins w:id="422" w:author="Adrian Gould" w:date="2023-08-28T16:10:00Z"/>
                <w:rStyle w:val="IntenseEmphasis"/>
                <w:rPrChange w:id="423" w:author="Adrian Gould" w:date="2023-08-28T16:58:00Z">
                  <w:rPr>
                    <w:ins w:id="424" w:author="Adrian Gould" w:date="2023-08-28T16:10:00Z"/>
                  </w:rPr>
                </w:rPrChange>
              </w:rPr>
            </w:pPr>
            <w:ins w:id="425" w:author="Adrian Gould" w:date="2023-08-28T16:10:00Z">
              <w:r w:rsidRPr="009F210C">
                <w:rPr>
                  <w:rStyle w:val="IntenseEmphasis"/>
                  <w:rPrChange w:id="426" w:author="Adrian Gould" w:date="2023-08-28T16:58:00Z">
                    <w:rPr/>
                  </w:rPrChange>
                </w:rPr>
                <w:t>“feat: add colour scheme</w:t>
              </w:r>
            </w:ins>
            <w:ins w:id="427" w:author="Adrian Gould" w:date="2023-08-28T16:58:00Z">
              <w:r w:rsidR="009F210C">
                <w:rPr>
                  <w:rStyle w:val="IntenseEmphasis"/>
                </w:rPr>
                <w:t xml:space="preserve"> for site</w:t>
              </w:r>
            </w:ins>
            <w:ins w:id="428" w:author="Adrian Gould" w:date="2023-08-28T16:10:00Z">
              <w:r w:rsidRPr="009F210C">
                <w:rPr>
                  <w:rStyle w:val="IntenseEmphasis"/>
                  <w:rPrChange w:id="429" w:author="Adrian Gould" w:date="2023-08-28T16:58:00Z">
                    <w:rPr/>
                  </w:rPrChange>
                </w:rPr>
                <w:t>”</w:t>
              </w:r>
            </w:ins>
          </w:p>
          <w:p w14:paraId="5F4FA27A" w14:textId="77777777" w:rsidR="00A847C1" w:rsidRDefault="00A847C1" w:rsidP="00366910">
            <w:pPr>
              <w:rPr>
                <w:ins w:id="430" w:author="Adrian Gould" w:date="2023-08-28T16:10:00Z"/>
              </w:rPr>
            </w:pPr>
            <w:ins w:id="431" w:author="Adrian Gould" w:date="2023-08-28T16:10:00Z">
              <w:r>
                <w:t>Push the code to your private remote repository.</w:t>
              </w:r>
            </w:ins>
          </w:p>
          <w:p w14:paraId="0D1901A2" w14:textId="77777777" w:rsidR="00A847C1" w:rsidRDefault="00A847C1" w:rsidP="00366910">
            <w:pPr>
              <w:rPr>
                <w:ins w:id="432" w:author="Adrian Gould" w:date="2023-08-28T16:10:00Z"/>
              </w:rPr>
            </w:pPr>
          </w:p>
        </w:tc>
      </w:tr>
      <w:tr w:rsidR="00A847C1" w14:paraId="00A61E0D" w14:textId="77777777" w:rsidTr="00366910">
        <w:trPr>
          <w:cantSplit/>
          <w:ins w:id="433" w:author="Adrian Gould" w:date="2023-08-28T16:10:00Z"/>
        </w:trPr>
        <w:tc>
          <w:tcPr>
            <w:tcW w:w="1693" w:type="dxa"/>
            <w:shd w:val="clear" w:color="auto" w:fill="D9D9D9" w:themeFill="background1" w:themeFillShade="D9"/>
          </w:tcPr>
          <w:p w14:paraId="72480015" w14:textId="77777777" w:rsidR="00A847C1" w:rsidRPr="006A4CC7" w:rsidRDefault="00A847C1" w:rsidP="00366910">
            <w:pPr>
              <w:spacing w:line="240" w:lineRule="auto"/>
              <w:ind w:right="170"/>
              <w:textAlignment w:val="baseline"/>
              <w:rPr>
                <w:ins w:id="434" w:author="Adrian Gould" w:date="2023-08-28T16:10:00Z"/>
                <w:rFonts w:asciiTheme="majorHAnsi" w:hAnsiTheme="majorHAnsi" w:cstheme="majorHAnsi"/>
                <w:color w:val="FF0000"/>
                <w:sz w:val="48"/>
                <w:szCs w:val="48"/>
              </w:rPr>
            </w:pPr>
            <w:ins w:id="435" w:author="Adrian Gould" w:date="2023-08-28T16:10:00Z">
              <w:r>
                <w:rPr>
                  <w:rFonts w:asciiTheme="majorHAnsi" w:hAnsiTheme="majorHAnsi" w:cstheme="majorHAnsi"/>
                  <w:color w:val="FF0000"/>
                  <w:sz w:val="48"/>
                  <w:szCs w:val="48"/>
                </w:rPr>
                <w:lastRenderedPageBreak/>
                <w:t>A02</w:t>
              </w:r>
            </w:ins>
          </w:p>
        </w:tc>
        <w:tc>
          <w:tcPr>
            <w:tcW w:w="8495" w:type="dxa"/>
            <w:shd w:val="clear" w:color="auto" w:fill="auto"/>
          </w:tcPr>
          <w:p w14:paraId="3E8669CC" w14:textId="77777777" w:rsidR="00A847C1" w:rsidRDefault="00A847C1" w:rsidP="00366910">
            <w:pPr>
              <w:pStyle w:val="Heading2"/>
              <w:rPr>
                <w:ins w:id="436" w:author="Adrian Gould" w:date="2023-08-28T16:10:00Z"/>
              </w:rPr>
            </w:pPr>
            <w:bookmarkStart w:id="437" w:name="_Toc144137650"/>
            <w:bookmarkStart w:id="438" w:name="_Toc143586968"/>
            <w:ins w:id="439" w:author="Adrian Gould" w:date="2023-08-28T16:10:00Z">
              <w:r>
                <w:t>What are your selected colours?</w:t>
              </w:r>
              <w:bookmarkEnd w:id="437"/>
              <w:r>
                <w:t xml:space="preserve"> </w:t>
              </w:r>
            </w:ins>
          </w:p>
          <w:p w14:paraId="4F380F34" w14:textId="30FEEAE7" w:rsidR="00A847C1" w:rsidRDefault="00A847C1">
            <w:pPr>
              <w:rPr>
                <w:ins w:id="440" w:author="Adrian Gould" w:date="2023-08-28T16:10:00Z"/>
              </w:rPr>
              <w:pPrChange w:id="441" w:author="Adrian Gould" w:date="2023-08-28T16:10:00Z">
                <w:pPr>
                  <w:pStyle w:val="Heading2"/>
                </w:pPr>
              </w:pPrChange>
            </w:pPr>
            <w:ins w:id="442" w:author="Adrian Gould" w:date="2023-08-28T16:10:00Z">
              <w:r>
                <w:t>Provide the RGB and HEX versions of the colours.</w:t>
              </w:r>
            </w:ins>
          </w:p>
          <w:tbl>
            <w:tblPr>
              <w:tblStyle w:val="TableGrid"/>
              <w:tblW w:w="5000" w:type="pct"/>
              <w:tblLayout w:type="fixed"/>
              <w:tblLook w:val="04A0" w:firstRow="1" w:lastRow="0" w:firstColumn="1" w:lastColumn="0" w:noHBand="0" w:noVBand="1"/>
            </w:tblPr>
            <w:tblGrid>
              <w:gridCol w:w="2890"/>
              <w:gridCol w:w="2552"/>
              <w:gridCol w:w="1842"/>
              <w:gridCol w:w="1031"/>
              <w:tblGridChange w:id="443">
                <w:tblGrid>
                  <w:gridCol w:w="2890"/>
                  <w:gridCol w:w="2552"/>
                  <w:gridCol w:w="1842"/>
                  <w:gridCol w:w="1031"/>
                </w:tblGrid>
              </w:tblGridChange>
            </w:tblGrid>
            <w:tr w:rsidR="009F210C" w:rsidRPr="009F210C" w14:paraId="5294ECDD" w14:textId="77777777" w:rsidTr="009F210C">
              <w:trPr>
                <w:ins w:id="444" w:author="Adrian Gould" w:date="2023-08-28T16:11:00Z"/>
              </w:trPr>
              <w:tc>
                <w:tcPr>
                  <w:tcW w:w="2890" w:type="dxa"/>
                  <w:shd w:val="clear" w:color="auto" w:fill="000000" w:themeFill="text1"/>
                </w:tcPr>
                <w:bookmarkEnd w:id="438"/>
                <w:p w14:paraId="61BE3E46" w14:textId="29A494BB" w:rsidR="003608DC" w:rsidRPr="009F210C" w:rsidRDefault="003608DC">
                  <w:pPr>
                    <w:spacing w:before="0" w:after="0" w:line="240" w:lineRule="auto"/>
                    <w:jc w:val="center"/>
                    <w:rPr>
                      <w:ins w:id="445" w:author="Adrian Gould" w:date="2023-08-28T16:11:00Z"/>
                      <w:b/>
                      <w:bCs w:val="0"/>
                      <w:color w:val="F2F2F2" w:themeColor="background1" w:themeShade="F2"/>
                      <w:rPrChange w:id="446" w:author="Adrian Gould" w:date="2023-08-28T16:57:00Z">
                        <w:rPr>
                          <w:ins w:id="447" w:author="Adrian Gould" w:date="2023-08-28T16:11:00Z"/>
                        </w:rPr>
                      </w:rPrChange>
                    </w:rPr>
                    <w:pPrChange w:id="448" w:author="Adrian Gould" w:date="2023-08-28T16:58:00Z">
                      <w:pPr/>
                    </w:pPrChange>
                  </w:pPr>
                  <w:ins w:id="449" w:author="Adrian Gould" w:date="2023-08-28T16:11:00Z">
                    <w:r w:rsidRPr="009F210C">
                      <w:rPr>
                        <w:b/>
                        <w:bCs w:val="0"/>
                        <w:color w:val="F2F2F2" w:themeColor="background1" w:themeShade="F2"/>
                        <w:rPrChange w:id="450" w:author="Adrian Gould" w:date="2023-08-28T16:57:00Z">
                          <w:rPr/>
                        </w:rPrChange>
                      </w:rPr>
                      <w:t>Name for Colour</w:t>
                    </w:r>
                  </w:ins>
                </w:p>
              </w:tc>
              <w:tc>
                <w:tcPr>
                  <w:tcW w:w="2552" w:type="dxa"/>
                  <w:shd w:val="clear" w:color="auto" w:fill="000000" w:themeFill="text1"/>
                </w:tcPr>
                <w:p w14:paraId="5A67E728" w14:textId="4B2DF2B6" w:rsidR="003608DC" w:rsidRPr="009F210C" w:rsidRDefault="003608DC">
                  <w:pPr>
                    <w:spacing w:before="0" w:after="0" w:line="240" w:lineRule="auto"/>
                    <w:jc w:val="center"/>
                    <w:rPr>
                      <w:ins w:id="451" w:author="Adrian Gould" w:date="2023-08-28T16:11:00Z"/>
                      <w:b/>
                      <w:bCs w:val="0"/>
                      <w:color w:val="F2F2F2" w:themeColor="background1" w:themeShade="F2"/>
                      <w:rPrChange w:id="452" w:author="Adrian Gould" w:date="2023-08-28T16:57:00Z">
                        <w:rPr>
                          <w:ins w:id="453" w:author="Adrian Gould" w:date="2023-08-28T16:11:00Z"/>
                        </w:rPr>
                      </w:rPrChange>
                    </w:rPr>
                    <w:pPrChange w:id="454" w:author="Adrian Gould" w:date="2023-08-28T16:58:00Z">
                      <w:pPr/>
                    </w:pPrChange>
                  </w:pPr>
                  <w:ins w:id="455" w:author="Adrian Gould" w:date="2023-08-28T16:11:00Z">
                    <w:r w:rsidRPr="009F210C">
                      <w:rPr>
                        <w:b/>
                        <w:bCs w:val="0"/>
                        <w:color w:val="F2F2F2" w:themeColor="background1" w:themeShade="F2"/>
                        <w:rPrChange w:id="456" w:author="Adrian Gould" w:date="2023-08-28T16:57:00Z">
                          <w:rPr/>
                        </w:rPrChange>
                      </w:rPr>
                      <w:t>RGB</w:t>
                    </w:r>
                  </w:ins>
                  <w:ins w:id="457" w:author="Adrian Gould" w:date="2023-08-28T16:12:00Z">
                    <w:r w:rsidRPr="009F210C">
                      <w:rPr>
                        <w:b/>
                        <w:bCs w:val="0"/>
                        <w:color w:val="F2F2F2" w:themeColor="background1" w:themeShade="F2"/>
                        <w:rPrChange w:id="458" w:author="Adrian Gould" w:date="2023-08-28T16:57:00Z">
                          <w:rPr/>
                        </w:rPrChange>
                      </w:rPr>
                      <w:t xml:space="preserve"> </w:t>
                    </w:r>
                  </w:ins>
                  <w:ins w:id="459" w:author="Adrian Gould" w:date="2023-08-28T16:11:00Z">
                    <w:r w:rsidRPr="009F210C">
                      <w:rPr>
                        <w:b/>
                        <w:bCs w:val="0"/>
                        <w:color w:val="F2F2F2" w:themeColor="background1" w:themeShade="F2"/>
                        <w:rPrChange w:id="460" w:author="Adrian Gould" w:date="2023-08-28T16:57:00Z">
                          <w:rPr/>
                        </w:rPrChange>
                      </w:rPr>
                      <w:t>(rrr, ggg, bbb)</w:t>
                    </w:r>
                  </w:ins>
                </w:p>
              </w:tc>
              <w:tc>
                <w:tcPr>
                  <w:tcW w:w="1842" w:type="dxa"/>
                  <w:shd w:val="clear" w:color="auto" w:fill="000000" w:themeFill="text1"/>
                </w:tcPr>
                <w:p w14:paraId="14F51724" w14:textId="4E8E03FB" w:rsidR="003608DC" w:rsidRPr="009F210C" w:rsidRDefault="003608DC">
                  <w:pPr>
                    <w:spacing w:before="0" w:after="0" w:line="240" w:lineRule="auto"/>
                    <w:jc w:val="center"/>
                    <w:rPr>
                      <w:ins w:id="461" w:author="Adrian Gould" w:date="2023-08-28T16:52:00Z"/>
                      <w:b/>
                      <w:bCs w:val="0"/>
                      <w:color w:val="F2F2F2" w:themeColor="background1" w:themeShade="F2"/>
                      <w:rPrChange w:id="462" w:author="Adrian Gould" w:date="2023-08-28T16:57:00Z">
                        <w:rPr>
                          <w:ins w:id="463" w:author="Adrian Gould" w:date="2023-08-28T16:52:00Z"/>
                        </w:rPr>
                      </w:rPrChange>
                    </w:rPr>
                    <w:pPrChange w:id="464" w:author="Adrian Gould" w:date="2023-08-28T16:58:00Z">
                      <w:pPr>
                        <w:jc w:val="center"/>
                      </w:pPr>
                    </w:pPrChange>
                  </w:pPr>
                  <w:ins w:id="465" w:author="Adrian Gould" w:date="2023-08-28T16:53:00Z">
                    <w:r w:rsidRPr="009F210C">
                      <w:rPr>
                        <w:b/>
                        <w:bCs w:val="0"/>
                        <w:color w:val="F2F2F2" w:themeColor="background1" w:themeShade="F2"/>
                        <w:rPrChange w:id="466" w:author="Adrian Gould" w:date="2023-08-28T16:57:00Z">
                          <w:rPr/>
                        </w:rPrChange>
                      </w:rPr>
                      <w:t>HEX (#rrggbb)</w:t>
                    </w:r>
                  </w:ins>
                </w:p>
              </w:tc>
              <w:tc>
                <w:tcPr>
                  <w:tcW w:w="1031" w:type="dxa"/>
                  <w:shd w:val="clear" w:color="auto" w:fill="000000" w:themeFill="text1"/>
                </w:tcPr>
                <w:p w14:paraId="5F1BE0AA" w14:textId="665A12F5" w:rsidR="003608DC" w:rsidRPr="009F210C" w:rsidRDefault="003608DC">
                  <w:pPr>
                    <w:spacing w:before="0" w:after="0" w:line="240" w:lineRule="auto"/>
                    <w:jc w:val="center"/>
                    <w:rPr>
                      <w:ins w:id="467" w:author="Adrian Gould" w:date="2023-08-28T16:11:00Z"/>
                      <w:b/>
                      <w:bCs w:val="0"/>
                      <w:color w:val="F2F2F2" w:themeColor="background1" w:themeShade="F2"/>
                      <w:rPrChange w:id="468" w:author="Adrian Gould" w:date="2023-08-28T16:57:00Z">
                        <w:rPr>
                          <w:ins w:id="469" w:author="Adrian Gould" w:date="2023-08-28T16:11:00Z"/>
                        </w:rPr>
                      </w:rPrChange>
                    </w:rPr>
                    <w:pPrChange w:id="470" w:author="Adrian Gould" w:date="2023-08-28T16:58:00Z">
                      <w:pPr/>
                    </w:pPrChange>
                  </w:pPr>
                  <w:ins w:id="471" w:author="Adrian Gould" w:date="2023-08-28T16:53:00Z">
                    <w:r w:rsidRPr="009F210C">
                      <w:rPr>
                        <w:b/>
                        <w:bCs w:val="0"/>
                        <w:color w:val="F2F2F2" w:themeColor="background1" w:themeShade="F2"/>
                        <w:rPrChange w:id="472" w:author="Adrian Gould" w:date="2023-08-28T16:57:00Z">
                          <w:rPr/>
                        </w:rPrChange>
                      </w:rPr>
                      <w:t>Sample</w:t>
                    </w:r>
                  </w:ins>
                </w:p>
              </w:tc>
            </w:tr>
            <w:tr w:rsidR="003608DC" w14:paraId="158C897F" w14:textId="77777777" w:rsidTr="009F210C">
              <w:tblPrEx>
                <w:tblW w:w="5000" w:type="pct"/>
                <w:tblLayout w:type="fixed"/>
                <w:tblPrExChange w:id="473" w:author="Adrian Gould" w:date="2023-08-28T16:57:00Z">
                  <w:tblPrEx>
                    <w:tblW w:w="5000" w:type="pct"/>
                    <w:tblLayout w:type="fixed"/>
                  </w:tblPrEx>
                </w:tblPrExChange>
              </w:tblPrEx>
              <w:trPr>
                <w:ins w:id="474" w:author="Adrian Gould" w:date="2023-08-28T16:54:00Z"/>
              </w:trPr>
              <w:tc>
                <w:tcPr>
                  <w:tcW w:w="2890" w:type="dxa"/>
                  <w:tcPrChange w:id="475" w:author="Adrian Gould" w:date="2023-08-28T16:57:00Z">
                    <w:tcPr>
                      <w:tcW w:w="2890" w:type="dxa"/>
                    </w:tcPr>
                  </w:tcPrChange>
                </w:tcPr>
                <w:p w14:paraId="2F2E0C5D" w14:textId="2690FA1D" w:rsidR="003608DC" w:rsidRDefault="003608DC">
                  <w:pPr>
                    <w:pStyle w:val="Code"/>
                    <w:spacing w:before="0" w:after="0" w:line="240" w:lineRule="auto"/>
                    <w:rPr>
                      <w:ins w:id="476" w:author="Adrian Gould" w:date="2023-08-28T16:54:00Z"/>
                    </w:rPr>
                    <w:pPrChange w:id="477" w:author="Adrian Gould" w:date="2023-08-28T16:58:00Z">
                      <w:pPr>
                        <w:pStyle w:val="Code"/>
                      </w:pPr>
                    </w:pPrChange>
                  </w:pPr>
                </w:p>
              </w:tc>
              <w:tc>
                <w:tcPr>
                  <w:tcW w:w="2552" w:type="dxa"/>
                  <w:tcPrChange w:id="478" w:author="Adrian Gould" w:date="2023-08-28T16:57:00Z">
                    <w:tcPr>
                      <w:tcW w:w="2552" w:type="dxa"/>
                    </w:tcPr>
                  </w:tcPrChange>
                </w:tcPr>
                <w:p w14:paraId="149D148B" w14:textId="4B2A0865" w:rsidR="003608DC" w:rsidRDefault="003608DC">
                  <w:pPr>
                    <w:pStyle w:val="Code"/>
                    <w:spacing w:before="0" w:after="0" w:line="240" w:lineRule="auto"/>
                    <w:rPr>
                      <w:ins w:id="479" w:author="Adrian Gould" w:date="2023-08-28T16:54:00Z"/>
                    </w:rPr>
                    <w:pPrChange w:id="480" w:author="Adrian Gould" w:date="2023-08-28T16:58:00Z">
                      <w:pPr>
                        <w:pStyle w:val="Code"/>
                      </w:pPr>
                    </w:pPrChange>
                  </w:pPr>
                </w:p>
              </w:tc>
              <w:tc>
                <w:tcPr>
                  <w:tcW w:w="1842" w:type="dxa"/>
                  <w:tcPrChange w:id="481" w:author="Adrian Gould" w:date="2023-08-28T16:57:00Z">
                    <w:tcPr>
                      <w:tcW w:w="1842" w:type="dxa"/>
                    </w:tcPr>
                  </w:tcPrChange>
                </w:tcPr>
                <w:p w14:paraId="6929DA48" w14:textId="73A2E4A2" w:rsidR="003608DC" w:rsidRDefault="003608DC">
                  <w:pPr>
                    <w:pStyle w:val="Code"/>
                    <w:spacing w:before="0" w:after="0" w:line="240" w:lineRule="auto"/>
                    <w:rPr>
                      <w:ins w:id="482" w:author="Adrian Gould" w:date="2023-08-28T16:54:00Z"/>
                    </w:rPr>
                    <w:pPrChange w:id="483" w:author="Adrian Gould" w:date="2023-08-28T16:58:00Z">
                      <w:pPr>
                        <w:pStyle w:val="Code"/>
                      </w:pPr>
                    </w:pPrChange>
                  </w:pPr>
                </w:p>
              </w:tc>
              <w:tc>
                <w:tcPr>
                  <w:tcW w:w="1031" w:type="dxa"/>
                  <w:shd w:val="clear" w:color="auto" w:fill="6B0666"/>
                  <w:tcPrChange w:id="484" w:author="Adrian Gould" w:date="2023-08-28T16:57:00Z">
                    <w:tcPr>
                      <w:tcW w:w="1031" w:type="dxa"/>
                      <w:shd w:val="clear" w:color="auto" w:fill="FFFFFF" w:themeFill="background1"/>
                    </w:tcPr>
                  </w:tcPrChange>
                </w:tcPr>
                <w:p w14:paraId="05A7E86E" w14:textId="77777777" w:rsidR="003608DC" w:rsidRDefault="003608DC">
                  <w:pPr>
                    <w:spacing w:before="0" w:after="0" w:line="240" w:lineRule="auto"/>
                    <w:rPr>
                      <w:ins w:id="485" w:author="Adrian Gould" w:date="2023-08-28T16:54:00Z"/>
                    </w:rPr>
                    <w:pPrChange w:id="486" w:author="Adrian Gould" w:date="2023-08-28T16:58:00Z">
                      <w:pPr/>
                    </w:pPrChange>
                  </w:pPr>
                </w:p>
              </w:tc>
            </w:tr>
            <w:tr w:rsidR="003608DC" w14:paraId="4B4BC85F" w14:textId="77777777" w:rsidTr="003608DC">
              <w:tblPrEx>
                <w:tblW w:w="5000" w:type="pct"/>
                <w:tblLayout w:type="fixed"/>
                <w:tblPrExChange w:id="487" w:author="Adrian Gould" w:date="2023-08-28T16:54:00Z">
                  <w:tblPrEx>
                    <w:tblW w:w="5000" w:type="pct"/>
                    <w:tblLayout w:type="fixed"/>
                  </w:tblPrEx>
                </w:tblPrExChange>
              </w:tblPrEx>
              <w:trPr>
                <w:ins w:id="488" w:author="Adrian Gould" w:date="2023-08-28T16:11:00Z"/>
              </w:trPr>
              <w:tc>
                <w:tcPr>
                  <w:tcW w:w="2890" w:type="dxa"/>
                  <w:tcPrChange w:id="489" w:author="Adrian Gould" w:date="2023-08-28T16:54:00Z">
                    <w:tcPr>
                      <w:tcW w:w="2890" w:type="dxa"/>
                    </w:tcPr>
                  </w:tcPrChange>
                </w:tcPr>
                <w:p w14:paraId="0E4AD0B7" w14:textId="5BCC9608" w:rsidR="003608DC" w:rsidRDefault="007E7E63">
                  <w:pPr>
                    <w:pStyle w:val="Code"/>
                    <w:spacing w:before="0" w:after="0" w:line="240" w:lineRule="auto"/>
                    <w:rPr>
                      <w:ins w:id="490" w:author="Adrian Gould" w:date="2023-08-28T16:11:00Z"/>
                    </w:rPr>
                    <w:pPrChange w:id="491" w:author="Adrian Gould" w:date="2023-08-28T16:58:00Z">
                      <w:pPr/>
                    </w:pPrChange>
                  </w:pPr>
                  <w:r w:rsidRPr="007E7E63">
                    <w:t>Champagne Pink</w:t>
                  </w:r>
                </w:p>
              </w:tc>
              <w:tc>
                <w:tcPr>
                  <w:tcW w:w="2552" w:type="dxa"/>
                  <w:tcPrChange w:id="492" w:author="Adrian Gould" w:date="2023-08-28T16:54:00Z">
                    <w:tcPr>
                      <w:tcW w:w="2552" w:type="dxa"/>
                    </w:tcPr>
                  </w:tcPrChange>
                </w:tcPr>
                <w:p w14:paraId="6735C3BC" w14:textId="0AB76E0C" w:rsidR="003608DC" w:rsidRDefault="009D320B">
                  <w:pPr>
                    <w:pStyle w:val="Code"/>
                    <w:spacing w:before="0" w:after="0" w:line="240" w:lineRule="auto"/>
                    <w:rPr>
                      <w:ins w:id="493" w:author="Adrian Gould" w:date="2023-08-28T16:11:00Z"/>
                    </w:rPr>
                    <w:pPrChange w:id="494" w:author="Adrian Gould" w:date="2023-08-28T16:58:00Z">
                      <w:pPr/>
                    </w:pPrChange>
                  </w:pPr>
                  <w:r w:rsidRPr="009D320B">
                    <w:t>238, 215, 197</w:t>
                  </w:r>
                </w:p>
              </w:tc>
              <w:tc>
                <w:tcPr>
                  <w:tcW w:w="1842" w:type="dxa"/>
                  <w:tcPrChange w:id="495" w:author="Adrian Gould" w:date="2023-08-28T16:54:00Z">
                    <w:tcPr>
                      <w:tcW w:w="1842" w:type="dxa"/>
                    </w:tcPr>
                  </w:tcPrChange>
                </w:tcPr>
                <w:p w14:paraId="3038DA0D" w14:textId="5C9281CF" w:rsidR="003608DC" w:rsidRDefault="00CB3C38">
                  <w:pPr>
                    <w:pStyle w:val="Code"/>
                    <w:spacing w:before="0" w:after="0" w:line="240" w:lineRule="auto"/>
                    <w:rPr>
                      <w:ins w:id="496" w:author="Adrian Gould" w:date="2023-08-28T16:52:00Z"/>
                    </w:rPr>
                    <w:pPrChange w:id="497" w:author="Adrian Gould" w:date="2023-08-28T16:58:00Z">
                      <w:pPr>
                        <w:pStyle w:val="Code"/>
                      </w:pPr>
                    </w:pPrChange>
                  </w:pPr>
                  <w:r w:rsidRPr="00CB3C38">
                    <w:t>#EED7C5</w:t>
                  </w:r>
                </w:p>
              </w:tc>
              <w:tc>
                <w:tcPr>
                  <w:tcW w:w="1031" w:type="dxa"/>
                  <w:shd w:val="clear" w:color="auto" w:fill="FFFFFF" w:themeFill="background1"/>
                  <w:tcPrChange w:id="498" w:author="Adrian Gould" w:date="2023-08-28T16:54:00Z">
                    <w:tcPr>
                      <w:tcW w:w="1031" w:type="dxa"/>
                    </w:tcPr>
                  </w:tcPrChange>
                </w:tcPr>
                <w:p w14:paraId="14A2F989" w14:textId="7D88B10A" w:rsidR="003608DC" w:rsidRDefault="003608DC">
                  <w:pPr>
                    <w:spacing w:before="0" w:after="0" w:line="240" w:lineRule="auto"/>
                    <w:rPr>
                      <w:ins w:id="499" w:author="Adrian Gould" w:date="2023-08-28T16:11:00Z"/>
                    </w:rPr>
                    <w:pPrChange w:id="500" w:author="Adrian Gould" w:date="2023-08-28T16:58:00Z">
                      <w:pPr/>
                    </w:pPrChange>
                  </w:pPr>
                </w:p>
              </w:tc>
            </w:tr>
            <w:tr w:rsidR="003608DC" w14:paraId="72B76FF2" w14:textId="77777777" w:rsidTr="003608DC">
              <w:tblPrEx>
                <w:tblW w:w="5000" w:type="pct"/>
                <w:tblLayout w:type="fixed"/>
                <w:tblPrExChange w:id="501" w:author="Adrian Gould" w:date="2023-08-28T16:54:00Z">
                  <w:tblPrEx>
                    <w:tblW w:w="5000" w:type="pct"/>
                    <w:tblLayout w:type="fixed"/>
                  </w:tblPrEx>
                </w:tblPrExChange>
              </w:tblPrEx>
              <w:trPr>
                <w:ins w:id="502" w:author="Adrian Gould" w:date="2023-08-28T16:11:00Z"/>
              </w:trPr>
              <w:tc>
                <w:tcPr>
                  <w:tcW w:w="2890" w:type="dxa"/>
                  <w:tcPrChange w:id="503" w:author="Adrian Gould" w:date="2023-08-28T16:54:00Z">
                    <w:tcPr>
                      <w:tcW w:w="2890" w:type="dxa"/>
                    </w:tcPr>
                  </w:tcPrChange>
                </w:tcPr>
                <w:p w14:paraId="3552C8EB" w14:textId="19543553" w:rsidR="003608DC" w:rsidRDefault="009D320B">
                  <w:pPr>
                    <w:pStyle w:val="Code"/>
                    <w:spacing w:before="0" w:after="0" w:line="240" w:lineRule="auto"/>
                    <w:rPr>
                      <w:ins w:id="504" w:author="Adrian Gould" w:date="2023-08-28T16:11:00Z"/>
                    </w:rPr>
                    <w:pPrChange w:id="505" w:author="Adrian Gould" w:date="2023-08-28T16:58:00Z">
                      <w:pPr/>
                    </w:pPrChange>
                  </w:pPr>
                  <w:r w:rsidRPr="009D320B">
                    <w:t>African Violet</w:t>
                  </w:r>
                </w:p>
              </w:tc>
              <w:tc>
                <w:tcPr>
                  <w:tcW w:w="2552" w:type="dxa"/>
                  <w:tcPrChange w:id="506" w:author="Adrian Gould" w:date="2023-08-28T16:54:00Z">
                    <w:tcPr>
                      <w:tcW w:w="2552" w:type="dxa"/>
                    </w:tcPr>
                  </w:tcPrChange>
                </w:tcPr>
                <w:p w14:paraId="43F2A222" w14:textId="3A53277F" w:rsidR="003608DC" w:rsidRDefault="00417869">
                  <w:pPr>
                    <w:pStyle w:val="Code"/>
                    <w:spacing w:before="0" w:after="0" w:line="240" w:lineRule="auto"/>
                    <w:rPr>
                      <w:ins w:id="507" w:author="Adrian Gould" w:date="2023-08-28T16:11:00Z"/>
                    </w:rPr>
                    <w:pPrChange w:id="508" w:author="Adrian Gould" w:date="2023-08-28T16:58:00Z">
                      <w:pPr/>
                    </w:pPrChange>
                  </w:pPr>
                  <w:r w:rsidRPr="00417869">
                    <w:t>177, 143, 207</w:t>
                  </w:r>
                </w:p>
              </w:tc>
              <w:tc>
                <w:tcPr>
                  <w:tcW w:w="1842" w:type="dxa"/>
                  <w:tcPrChange w:id="509" w:author="Adrian Gould" w:date="2023-08-28T16:54:00Z">
                    <w:tcPr>
                      <w:tcW w:w="1842" w:type="dxa"/>
                    </w:tcPr>
                  </w:tcPrChange>
                </w:tcPr>
                <w:p w14:paraId="1C68771C" w14:textId="353286F7" w:rsidR="003608DC" w:rsidRDefault="00CB3C38">
                  <w:pPr>
                    <w:pStyle w:val="Code"/>
                    <w:spacing w:before="0" w:after="0" w:line="240" w:lineRule="auto"/>
                    <w:rPr>
                      <w:ins w:id="510" w:author="Adrian Gould" w:date="2023-08-28T16:52:00Z"/>
                    </w:rPr>
                    <w:pPrChange w:id="511" w:author="Adrian Gould" w:date="2023-08-28T16:58:00Z">
                      <w:pPr>
                        <w:pStyle w:val="Code"/>
                      </w:pPr>
                    </w:pPrChange>
                  </w:pPr>
                  <w:r w:rsidRPr="00CB3C38">
                    <w:t>#B18FCF</w:t>
                  </w:r>
                </w:p>
              </w:tc>
              <w:tc>
                <w:tcPr>
                  <w:tcW w:w="1031" w:type="dxa"/>
                  <w:shd w:val="clear" w:color="auto" w:fill="000000" w:themeFill="text1"/>
                  <w:tcPrChange w:id="512" w:author="Adrian Gould" w:date="2023-08-28T16:54:00Z">
                    <w:tcPr>
                      <w:tcW w:w="1031" w:type="dxa"/>
                    </w:tcPr>
                  </w:tcPrChange>
                </w:tcPr>
                <w:p w14:paraId="4E42C61F" w14:textId="36855B7A" w:rsidR="003608DC" w:rsidRDefault="003608DC">
                  <w:pPr>
                    <w:spacing w:before="0" w:after="0" w:line="240" w:lineRule="auto"/>
                    <w:rPr>
                      <w:ins w:id="513" w:author="Adrian Gould" w:date="2023-08-28T16:11:00Z"/>
                    </w:rPr>
                    <w:pPrChange w:id="514" w:author="Adrian Gould" w:date="2023-08-28T16:58:00Z">
                      <w:pPr/>
                    </w:pPrChange>
                  </w:pPr>
                </w:p>
              </w:tc>
            </w:tr>
            <w:tr w:rsidR="003608DC" w14:paraId="3119E5F3" w14:textId="77777777" w:rsidTr="003608DC">
              <w:trPr>
                <w:ins w:id="515" w:author="Adrian Gould" w:date="2023-08-28T16:11:00Z"/>
              </w:trPr>
              <w:tc>
                <w:tcPr>
                  <w:tcW w:w="2890" w:type="dxa"/>
                </w:tcPr>
                <w:p w14:paraId="024E8B35" w14:textId="37E151A8" w:rsidR="003608DC" w:rsidRDefault="009D320B">
                  <w:pPr>
                    <w:pStyle w:val="Code"/>
                    <w:spacing w:before="0" w:after="0" w:line="240" w:lineRule="auto"/>
                    <w:rPr>
                      <w:ins w:id="516" w:author="Adrian Gould" w:date="2023-08-28T16:11:00Z"/>
                    </w:rPr>
                    <w:pPrChange w:id="517" w:author="Adrian Gould" w:date="2023-08-28T16:58:00Z">
                      <w:pPr/>
                    </w:pPrChange>
                  </w:pPr>
                  <w:r w:rsidRPr="009D320B">
                    <w:t>Rebecca Purple</w:t>
                  </w:r>
                </w:p>
              </w:tc>
              <w:tc>
                <w:tcPr>
                  <w:tcW w:w="2552" w:type="dxa"/>
                </w:tcPr>
                <w:p w14:paraId="1A3F2023" w14:textId="0EDFE867" w:rsidR="003608DC" w:rsidRDefault="00417869">
                  <w:pPr>
                    <w:pStyle w:val="Code"/>
                    <w:spacing w:before="0" w:after="0" w:line="240" w:lineRule="auto"/>
                    <w:rPr>
                      <w:ins w:id="518" w:author="Adrian Gould" w:date="2023-08-28T16:11:00Z"/>
                    </w:rPr>
                    <w:pPrChange w:id="519" w:author="Adrian Gould" w:date="2023-08-28T16:58:00Z">
                      <w:pPr/>
                    </w:pPrChange>
                  </w:pPr>
                  <w:r w:rsidRPr="00417869">
                    <w:t>89, 65, 169</w:t>
                  </w:r>
                </w:p>
              </w:tc>
              <w:tc>
                <w:tcPr>
                  <w:tcW w:w="1842" w:type="dxa"/>
                </w:tcPr>
                <w:p w14:paraId="2A74C2FA" w14:textId="411A536A" w:rsidR="003608DC" w:rsidRDefault="004569B8">
                  <w:pPr>
                    <w:pStyle w:val="Code"/>
                    <w:spacing w:before="0" w:after="0" w:line="240" w:lineRule="auto"/>
                    <w:rPr>
                      <w:ins w:id="520" w:author="Adrian Gould" w:date="2023-08-28T16:52:00Z"/>
                    </w:rPr>
                    <w:pPrChange w:id="521" w:author="Adrian Gould" w:date="2023-08-28T16:58:00Z">
                      <w:pPr>
                        <w:pStyle w:val="Code"/>
                      </w:pPr>
                    </w:pPrChange>
                  </w:pPr>
                  <w:r w:rsidRPr="004569B8">
                    <w:t>#5941A9</w:t>
                  </w:r>
                </w:p>
              </w:tc>
              <w:tc>
                <w:tcPr>
                  <w:tcW w:w="1031" w:type="dxa"/>
                </w:tcPr>
                <w:p w14:paraId="02C094D2" w14:textId="6EAE2956" w:rsidR="003608DC" w:rsidRDefault="003608DC">
                  <w:pPr>
                    <w:spacing w:before="0" w:after="0" w:line="240" w:lineRule="auto"/>
                    <w:rPr>
                      <w:ins w:id="522" w:author="Adrian Gould" w:date="2023-08-28T16:11:00Z"/>
                    </w:rPr>
                    <w:pPrChange w:id="523" w:author="Adrian Gould" w:date="2023-08-28T16:58:00Z">
                      <w:pPr/>
                    </w:pPrChange>
                  </w:pPr>
                </w:p>
              </w:tc>
            </w:tr>
            <w:tr w:rsidR="003608DC" w14:paraId="3A9BB0CF" w14:textId="77777777" w:rsidTr="003608DC">
              <w:trPr>
                <w:ins w:id="524" w:author="Adrian Gould" w:date="2023-08-28T16:11:00Z"/>
              </w:trPr>
              <w:tc>
                <w:tcPr>
                  <w:tcW w:w="2890" w:type="dxa"/>
                </w:tcPr>
                <w:p w14:paraId="499774D2" w14:textId="1FC96D4A" w:rsidR="003608DC" w:rsidRDefault="00A35397" w:rsidP="004569B8">
                  <w:pPr>
                    <w:pStyle w:val="Code"/>
                    <w:spacing w:before="0" w:after="0" w:line="240" w:lineRule="auto"/>
                    <w:rPr>
                      <w:ins w:id="525" w:author="Adrian Gould" w:date="2023-08-28T16:11:00Z"/>
                    </w:rPr>
                    <w:pPrChange w:id="526" w:author="Adrian Gould" w:date="2023-08-28T16:58:00Z">
                      <w:pPr/>
                    </w:pPrChange>
                  </w:pPr>
                  <w:r>
                    <w:t>Viridian</w:t>
                  </w:r>
                </w:p>
              </w:tc>
              <w:tc>
                <w:tcPr>
                  <w:tcW w:w="2552" w:type="dxa"/>
                </w:tcPr>
                <w:p w14:paraId="52696917" w14:textId="6847BAE0" w:rsidR="003608DC" w:rsidRDefault="00A35397" w:rsidP="004569B8">
                  <w:pPr>
                    <w:pStyle w:val="Code"/>
                    <w:spacing w:before="0" w:after="0" w:line="240" w:lineRule="auto"/>
                    <w:rPr>
                      <w:ins w:id="527" w:author="Adrian Gould" w:date="2023-08-28T16:11:00Z"/>
                    </w:rPr>
                    <w:pPrChange w:id="528" w:author="Adrian Gould" w:date="2023-08-28T16:58:00Z">
                      <w:pPr/>
                    </w:pPrChange>
                  </w:pPr>
                  <w:r w:rsidRPr="00A35397">
                    <w:t>102, 143, 128</w:t>
                  </w:r>
                </w:p>
              </w:tc>
              <w:tc>
                <w:tcPr>
                  <w:tcW w:w="1842" w:type="dxa"/>
                </w:tcPr>
                <w:p w14:paraId="3881A61B" w14:textId="6CA3CFA5" w:rsidR="003608DC" w:rsidRDefault="004569B8" w:rsidP="004569B8">
                  <w:pPr>
                    <w:pStyle w:val="Code"/>
                    <w:tabs>
                      <w:tab w:val="left" w:pos="693"/>
                    </w:tabs>
                    <w:spacing w:before="0" w:after="0" w:line="240" w:lineRule="auto"/>
                    <w:rPr>
                      <w:ins w:id="529" w:author="Adrian Gould" w:date="2023-08-28T16:52:00Z"/>
                    </w:rPr>
                    <w:pPrChange w:id="530" w:author="Adrian Gould" w:date="2023-08-28T16:58:00Z">
                      <w:pPr>
                        <w:pStyle w:val="Code"/>
                      </w:pPr>
                    </w:pPrChange>
                  </w:pPr>
                  <w:r w:rsidRPr="004569B8">
                    <w:t>#</w:t>
                  </w:r>
                  <w:r w:rsidR="00A35397" w:rsidRPr="00A35397">
                    <w:t>668F80</w:t>
                  </w:r>
                </w:p>
              </w:tc>
              <w:tc>
                <w:tcPr>
                  <w:tcW w:w="1031" w:type="dxa"/>
                </w:tcPr>
                <w:p w14:paraId="30F1782A" w14:textId="5C68B8AD" w:rsidR="003608DC" w:rsidRDefault="003608DC">
                  <w:pPr>
                    <w:spacing w:before="0" w:after="0" w:line="240" w:lineRule="auto"/>
                    <w:rPr>
                      <w:ins w:id="531" w:author="Adrian Gould" w:date="2023-08-28T16:11:00Z"/>
                    </w:rPr>
                    <w:pPrChange w:id="532" w:author="Adrian Gould" w:date="2023-08-28T16:58:00Z">
                      <w:pPr/>
                    </w:pPrChange>
                  </w:pPr>
                </w:p>
              </w:tc>
            </w:tr>
            <w:tr w:rsidR="003608DC" w14:paraId="45108207" w14:textId="77777777" w:rsidTr="003608DC">
              <w:trPr>
                <w:ins w:id="533" w:author="Adrian Gould" w:date="2023-08-28T16:12:00Z"/>
              </w:trPr>
              <w:tc>
                <w:tcPr>
                  <w:tcW w:w="2890" w:type="dxa"/>
                </w:tcPr>
                <w:p w14:paraId="21F77B38" w14:textId="77777777" w:rsidR="003608DC" w:rsidRDefault="003608DC">
                  <w:pPr>
                    <w:pStyle w:val="Code"/>
                    <w:spacing w:before="0" w:after="0" w:line="240" w:lineRule="auto"/>
                    <w:rPr>
                      <w:ins w:id="534" w:author="Adrian Gould" w:date="2023-08-28T16:12:00Z"/>
                    </w:rPr>
                    <w:pPrChange w:id="535" w:author="Adrian Gould" w:date="2023-08-28T16:58:00Z">
                      <w:pPr/>
                    </w:pPrChange>
                  </w:pPr>
                </w:p>
              </w:tc>
              <w:tc>
                <w:tcPr>
                  <w:tcW w:w="2552" w:type="dxa"/>
                </w:tcPr>
                <w:p w14:paraId="2E3ECD7D" w14:textId="77777777" w:rsidR="003608DC" w:rsidRDefault="003608DC">
                  <w:pPr>
                    <w:pStyle w:val="Code"/>
                    <w:spacing w:before="0" w:after="0" w:line="240" w:lineRule="auto"/>
                    <w:rPr>
                      <w:ins w:id="536" w:author="Adrian Gould" w:date="2023-08-28T16:12:00Z"/>
                    </w:rPr>
                    <w:pPrChange w:id="537" w:author="Adrian Gould" w:date="2023-08-28T16:58:00Z">
                      <w:pPr/>
                    </w:pPrChange>
                  </w:pPr>
                </w:p>
              </w:tc>
              <w:tc>
                <w:tcPr>
                  <w:tcW w:w="1842" w:type="dxa"/>
                </w:tcPr>
                <w:p w14:paraId="604D083C" w14:textId="77777777" w:rsidR="003608DC" w:rsidRDefault="003608DC">
                  <w:pPr>
                    <w:pStyle w:val="Code"/>
                    <w:spacing w:before="0" w:after="0" w:line="240" w:lineRule="auto"/>
                    <w:rPr>
                      <w:ins w:id="538" w:author="Adrian Gould" w:date="2023-08-28T16:52:00Z"/>
                    </w:rPr>
                    <w:pPrChange w:id="539" w:author="Adrian Gould" w:date="2023-08-28T16:58:00Z">
                      <w:pPr>
                        <w:pStyle w:val="Code"/>
                      </w:pPr>
                    </w:pPrChange>
                  </w:pPr>
                </w:p>
              </w:tc>
              <w:tc>
                <w:tcPr>
                  <w:tcW w:w="1031" w:type="dxa"/>
                </w:tcPr>
                <w:p w14:paraId="3A5E0C74" w14:textId="60CE2ACE" w:rsidR="003608DC" w:rsidRDefault="003608DC">
                  <w:pPr>
                    <w:spacing w:before="0" w:after="0" w:line="240" w:lineRule="auto"/>
                    <w:rPr>
                      <w:ins w:id="540" w:author="Adrian Gould" w:date="2023-08-28T16:12:00Z"/>
                    </w:rPr>
                    <w:pPrChange w:id="541" w:author="Adrian Gould" w:date="2023-08-28T16:58:00Z">
                      <w:pPr/>
                    </w:pPrChange>
                  </w:pPr>
                </w:p>
              </w:tc>
            </w:tr>
            <w:tr w:rsidR="003608DC" w14:paraId="6D3B773D" w14:textId="77777777" w:rsidTr="003608DC">
              <w:trPr>
                <w:ins w:id="542" w:author="Adrian Gould" w:date="2023-08-28T16:12:00Z"/>
              </w:trPr>
              <w:tc>
                <w:tcPr>
                  <w:tcW w:w="2890" w:type="dxa"/>
                </w:tcPr>
                <w:p w14:paraId="57DCDCF0" w14:textId="77777777" w:rsidR="003608DC" w:rsidRDefault="003608DC">
                  <w:pPr>
                    <w:pStyle w:val="Code"/>
                    <w:spacing w:before="0" w:after="0" w:line="240" w:lineRule="auto"/>
                    <w:rPr>
                      <w:ins w:id="543" w:author="Adrian Gould" w:date="2023-08-28T16:12:00Z"/>
                    </w:rPr>
                    <w:pPrChange w:id="544" w:author="Adrian Gould" w:date="2023-08-28T16:58:00Z">
                      <w:pPr/>
                    </w:pPrChange>
                  </w:pPr>
                </w:p>
              </w:tc>
              <w:tc>
                <w:tcPr>
                  <w:tcW w:w="2552" w:type="dxa"/>
                </w:tcPr>
                <w:p w14:paraId="4F14D3BB" w14:textId="77777777" w:rsidR="003608DC" w:rsidRDefault="003608DC">
                  <w:pPr>
                    <w:pStyle w:val="Code"/>
                    <w:spacing w:before="0" w:after="0" w:line="240" w:lineRule="auto"/>
                    <w:rPr>
                      <w:ins w:id="545" w:author="Adrian Gould" w:date="2023-08-28T16:12:00Z"/>
                    </w:rPr>
                    <w:pPrChange w:id="546" w:author="Adrian Gould" w:date="2023-08-28T16:58:00Z">
                      <w:pPr/>
                    </w:pPrChange>
                  </w:pPr>
                </w:p>
              </w:tc>
              <w:tc>
                <w:tcPr>
                  <w:tcW w:w="1842" w:type="dxa"/>
                </w:tcPr>
                <w:p w14:paraId="2732F5EB" w14:textId="77777777" w:rsidR="003608DC" w:rsidRDefault="003608DC">
                  <w:pPr>
                    <w:pStyle w:val="Code"/>
                    <w:spacing w:before="0" w:after="0" w:line="240" w:lineRule="auto"/>
                    <w:rPr>
                      <w:ins w:id="547" w:author="Adrian Gould" w:date="2023-08-28T16:52:00Z"/>
                    </w:rPr>
                    <w:pPrChange w:id="548" w:author="Adrian Gould" w:date="2023-08-28T16:58:00Z">
                      <w:pPr>
                        <w:pStyle w:val="Code"/>
                      </w:pPr>
                    </w:pPrChange>
                  </w:pPr>
                </w:p>
              </w:tc>
              <w:tc>
                <w:tcPr>
                  <w:tcW w:w="1031" w:type="dxa"/>
                </w:tcPr>
                <w:p w14:paraId="6D0B8007" w14:textId="0641D91E" w:rsidR="003608DC" w:rsidRDefault="003608DC">
                  <w:pPr>
                    <w:spacing w:before="0" w:after="0" w:line="240" w:lineRule="auto"/>
                    <w:rPr>
                      <w:ins w:id="549" w:author="Adrian Gould" w:date="2023-08-28T16:12:00Z"/>
                    </w:rPr>
                    <w:pPrChange w:id="550" w:author="Adrian Gould" w:date="2023-08-28T16:58:00Z">
                      <w:pPr/>
                    </w:pPrChange>
                  </w:pPr>
                </w:p>
              </w:tc>
            </w:tr>
            <w:tr w:rsidR="003608DC" w14:paraId="3E71CC70" w14:textId="77777777" w:rsidTr="003608DC">
              <w:trPr>
                <w:ins w:id="551" w:author="Adrian Gould" w:date="2023-08-28T16:54:00Z"/>
              </w:trPr>
              <w:tc>
                <w:tcPr>
                  <w:tcW w:w="2890" w:type="dxa"/>
                </w:tcPr>
                <w:p w14:paraId="6443E6F7" w14:textId="77777777" w:rsidR="003608DC" w:rsidRDefault="003608DC">
                  <w:pPr>
                    <w:pStyle w:val="Code"/>
                    <w:spacing w:before="0" w:after="0" w:line="240" w:lineRule="auto"/>
                    <w:rPr>
                      <w:ins w:id="552" w:author="Adrian Gould" w:date="2023-08-28T16:54:00Z"/>
                    </w:rPr>
                    <w:pPrChange w:id="553" w:author="Adrian Gould" w:date="2023-08-28T16:58:00Z">
                      <w:pPr>
                        <w:pStyle w:val="Code"/>
                      </w:pPr>
                    </w:pPrChange>
                  </w:pPr>
                </w:p>
              </w:tc>
              <w:tc>
                <w:tcPr>
                  <w:tcW w:w="2552" w:type="dxa"/>
                </w:tcPr>
                <w:p w14:paraId="1C008BB7" w14:textId="77777777" w:rsidR="003608DC" w:rsidRDefault="003608DC">
                  <w:pPr>
                    <w:pStyle w:val="Code"/>
                    <w:spacing w:before="0" w:after="0" w:line="240" w:lineRule="auto"/>
                    <w:rPr>
                      <w:ins w:id="554" w:author="Adrian Gould" w:date="2023-08-28T16:54:00Z"/>
                    </w:rPr>
                    <w:pPrChange w:id="555" w:author="Adrian Gould" w:date="2023-08-28T16:58:00Z">
                      <w:pPr>
                        <w:pStyle w:val="Code"/>
                      </w:pPr>
                    </w:pPrChange>
                  </w:pPr>
                </w:p>
              </w:tc>
              <w:tc>
                <w:tcPr>
                  <w:tcW w:w="1842" w:type="dxa"/>
                </w:tcPr>
                <w:p w14:paraId="5BFCBA3B" w14:textId="77777777" w:rsidR="003608DC" w:rsidRDefault="003608DC">
                  <w:pPr>
                    <w:pStyle w:val="Code"/>
                    <w:spacing w:before="0" w:after="0" w:line="240" w:lineRule="auto"/>
                    <w:rPr>
                      <w:ins w:id="556" w:author="Adrian Gould" w:date="2023-08-28T16:54:00Z"/>
                    </w:rPr>
                    <w:pPrChange w:id="557" w:author="Adrian Gould" w:date="2023-08-28T16:58:00Z">
                      <w:pPr>
                        <w:pStyle w:val="Code"/>
                      </w:pPr>
                    </w:pPrChange>
                  </w:pPr>
                </w:p>
              </w:tc>
              <w:tc>
                <w:tcPr>
                  <w:tcW w:w="1031" w:type="dxa"/>
                </w:tcPr>
                <w:p w14:paraId="09813F9B" w14:textId="77777777" w:rsidR="003608DC" w:rsidRDefault="003608DC">
                  <w:pPr>
                    <w:spacing w:before="0" w:after="0" w:line="240" w:lineRule="auto"/>
                    <w:rPr>
                      <w:ins w:id="558" w:author="Adrian Gould" w:date="2023-08-28T16:54:00Z"/>
                    </w:rPr>
                    <w:pPrChange w:id="559" w:author="Adrian Gould" w:date="2023-08-28T16:58:00Z">
                      <w:pPr/>
                    </w:pPrChange>
                  </w:pPr>
                </w:p>
              </w:tc>
            </w:tr>
            <w:tr w:rsidR="009F210C" w14:paraId="70E58941" w14:textId="77777777" w:rsidTr="003608DC">
              <w:trPr>
                <w:ins w:id="560" w:author="Adrian Gould" w:date="2023-08-28T16:58:00Z"/>
              </w:trPr>
              <w:tc>
                <w:tcPr>
                  <w:tcW w:w="2890" w:type="dxa"/>
                </w:tcPr>
                <w:p w14:paraId="3DED58F7" w14:textId="77777777" w:rsidR="009F210C" w:rsidRDefault="009F210C" w:rsidP="009F210C">
                  <w:pPr>
                    <w:pStyle w:val="Code"/>
                    <w:spacing w:before="0" w:after="0" w:line="240" w:lineRule="auto"/>
                    <w:rPr>
                      <w:ins w:id="561" w:author="Adrian Gould" w:date="2023-08-28T16:58:00Z"/>
                    </w:rPr>
                  </w:pPr>
                </w:p>
              </w:tc>
              <w:tc>
                <w:tcPr>
                  <w:tcW w:w="2552" w:type="dxa"/>
                </w:tcPr>
                <w:p w14:paraId="557AD053" w14:textId="77777777" w:rsidR="009F210C" w:rsidRDefault="009F210C" w:rsidP="009F210C">
                  <w:pPr>
                    <w:pStyle w:val="Code"/>
                    <w:spacing w:before="0" w:after="0" w:line="240" w:lineRule="auto"/>
                    <w:rPr>
                      <w:ins w:id="562" w:author="Adrian Gould" w:date="2023-08-28T16:58:00Z"/>
                    </w:rPr>
                  </w:pPr>
                </w:p>
              </w:tc>
              <w:tc>
                <w:tcPr>
                  <w:tcW w:w="1842" w:type="dxa"/>
                </w:tcPr>
                <w:p w14:paraId="6396DCC3" w14:textId="77777777" w:rsidR="009F210C" w:rsidRDefault="009F210C" w:rsidP="009F210C">
                  <w:pPr>
                    <w:pStyle w:val="Code"/>
                    <w:spacing w:before="0" w:after="0" w:line="240" w:lineRule="auto"/>
                    <w:rPr>
                      <w:ins w:id="563" w:author="Adrian Gould" w:date="2023-08-28T16:58:00Z"/>
                    </w:rPr>
                  </w:pPr>
                </w:p>
              </w:tc>
              <w:tc>
                <w:tcPr>
                  <w:tcW w:w="1031" w:type="dxa"/>
                </w:tcPr>
                <w:p w14:paraId="2DA01229" w14:textId="77777777" w:rsidR="009F210C" w:rsidRDefault="009F210C" w:rsidP="009F210C">
                  <w:pPr>
                    <w:spacing w:before="0" w:after="0" w:line="240" w:lineRule="auto"/>
                    <w:rPr>
                      <w:ins w:id="564" w:author="Adrian Gould" w:date="2023-08-28T16:58:00Z"/>
                    </w:rPr>
                  </w:pPr>
                </w:p>
              </w:tc>
            </w:tr>
            <w:tr w:rsidR="009F210C" w14:paraId="2D2BB3F7" w14:textId="77777777" w:rsidTr="003608DC">
              <w:trPr>
                <w:ins w:id="565" w:author="Adrian Gould" w:date="2023-08-28T16:58:00Z"/>
              </w:trPr>
              <w:tc>
                <w:tcPr>
                  <w:tcW w:w="2890" w:type="dxa"/>
                </w:tcPr>
                <w:p w14:paraId="1C25BFAD" w14:textId="77777777" w:rsidR="009F210C" w:rsidRDefault="009F210C" w:rsidP="009F210C">
                  <w:pPr>
                    <w:pStyle w:val="Code"/>
                    <w:spacing w:before="0" w:after="0" w:line="240" w:lineRule="auto"/>
                    <w:rPr>
                      <w:ins w:id="566" w:author="Adrian Gould" w:date="2023-08-28T16:58:00Z"/>
                    </w:rPr>
                  </w:pPr>
                </w:p>
              </w:tc>
              <w:tc>
                <w:tcPr>
                  <w:tcW w:w="2552" w:type="dxa"/>
                </w:tcPr>
                <w:p w14:paraId="6F371AEC" w14:textId="77777777" w:rsidR="009F210C" w:rsidRDefault="009F210C" w:rsidP="009F210C">
                  <w:pPr>
                    <w:pStyle w:val="Code"/>
                    <w:spacing w:before="0" w:after="0" w:line="240" w:lineRule="auto"/>
                    <w:rPr>
                      <w:ins w:id="567" w:author="Adrian Gould" w:date="2023-08-28T16:58:00Z"/>
                    </w:rPr>
                  </w:pPr>
                </w:p>
              </w:tc>
              <w:tc>
                <w:tcPr>
                  <w:tcW w:w="1842" w:type="dxa"/>
                </w:tcPr>
                <w:p w14:paraId="3010D016" w14:textId="77777777" w:rsidR="009F210C" w:rsidRDefault="009F210C" w:rsidP="009F210C">
                  <w:pPr>
                    <w:pStyle w:val="Code"/>
                    <w:spacing w:before="0" w:after="0" w:line="240" w:lineRule="auto"/>
                    <w:rPr>
                      <w:ins w:id="568" w:author="Adrian Gould" w:date="2023-08-28T16:58:00Z"/>
                    </w:rPr>
                  </w:pPr>
                </w:p>
              </w:tc>
              <w:tc>
                <w:tcPr>
                  <w:tcW w:w="1031" w:type="dxa"/>
                </w:tcPr>
                <w:p w14:paraId="100BBBAE" w14:textId="77777777" w:rsidR="009F210C" w:rsidRDefault="009F210C" w:rsidP="009F210C">
                  <w:pPr>
                    <w:spacing w:before="0" w:after="0" w:line="240" w:lineRule="auto"/>
                    <w:rPr>
                      <w:ins w:id="569" w:author="Adrian Gould" w:date="2023-08-28T16:58:00Z"/>
                    </w:rPr>
                  </w:pPr>
                </w:p>
              </w:tc>
            </w:tr>
            <w:tr w:rsidR="009F210C" w14:paraId="5A9B7FC3" w14:textId="77777777" w:rsidTr="003608DC">
              <w:trPr>
                <w:ins w:id="570" w:author="Adrian Gould" w:date="2023-08-28T16:58:00Z"/>
              </w:trPr>
              <w:tc>
                <w:tcPr>
                  <w:tcW w:w="2890" w:type="dxa"/>
                </w:tcPr>
                <w:p w14:paraId="7669A23D" w14:textId="77777777" w:rsidR="009F210C" w:rsidRDefault="009F210C" w:rsidP="009F210C">
                  <w:pPr>
                    <w:pStyle w:val="Code"/>
                    <w:spacing w:before="0" w:after="0" w:line="240" w:lineRule="auto"/>
                    <w:rPr>
                      <w:ins w:id="571" w:author="Adrian Gould" w:date="2023-08-28T16:58:00Z"/>
                    </w:rPr>
                  </w:pPr>
                </w:p>
              </w:tc>
              <w:tc>
                <w:tcPr>
                  <w:tcW w:w="2552" w:type="dxa"/>
                </w:tcPr>
                <w:p w14:paraId="4D820119" w14:textId="77777777" w:rsidR="009F210C" w:rsidRDefault="009F210C" w:rsidP="009F210C">
                  <w:pPr>
                    <w:pStyle w:val="Code"/>
                    <w:spacing w:before="0" w:after="0" w:line="240" w:lineRule="auto"/>
                    <w:rPr>
                      <w:ins w:id="572" w:author="Adrian Gould" w:date="2023-08-28T16:58:00Z"/>
                    </w:rPr>
                  </w:pPr>
                </w:p>
              </w:tc>
              <w:tc>
                <w:tcPr>
                  <w:tcW w:w="1842" w:type="dxa"/>
                </w:tcPr>
                <w:p w14:paraId="0F70F2C7" w14:textId="77777777" w:rsidR="009F210C" w:rsidRDefault="009F210C" w:rsidP="009F210C">
                  <w:pPr>
                    <w:pStyle w:val="Code"/>
                    <w:spacing w:before="0" w:after="0" w:line="240" w:lineRule="auto"/>
                    <w:rPr>
                      <w:ins w:id="573" w:author="Adrian Gould" w:date="2023-08-28T16:58:00Z"/>
                    </w:rPr>
                  </w:pPr>
                </w:p>
              </w:tc>
              <w:tc>
                <w:tcPr>
                  <w:tcW w:w="1031" w:type="dxa"/>
                </w:tcPr>
                <w:p w14:paraId="7B1E75D6" w14:textId="77777777" w:rsidR="009F210C" w:rsidRDefault="009F210C" w:rsidP="009F210C">
                  <w:pPr>
                    <w:spacing w:before="0" w:after="0" w:line="240" w:lineRule="auto"/>
                    <w:rPr>
                      <w:ins w:id="574" w:author="Adrian Gould" w:date="2023-08-28T16:58:00Z"/>
                    </w:rPr>
                  </w:pPr>
                </w:p>
              </w:tc>
            </w:tr>
            <w:tr w:rsidR="009F210C" w14:paraId="2677DDE2" w14:textId="77777777" w:rsidTr="003608DC">
              <w:trPr>
                <w:ins w:id="575" w:author="Adrian Gould" w:date="2023-08-28T16:58:00Z"/>
              </w:trPr>
              <w:tc>
                <w:tcPr>
                  <w:tcW w:w="2890" w:type="dxa"/>
                </w:tcPr>
                <w:p w14:paraId="7229863B" w14:textId="77777777" w:rsidR="009F210C" w:rsidRDefault="009F210C" w:rsidP="009F210C">
                  <w:pPr>
                    <w:pStyle w:val="Code"/>
                    <w:spacing w:before="0" w:after="0" w:line="240" w:lineRule="auto"/>
                    <w:rPr>
                      <w:ins w:id="576" w:author="Adrian Gould" w:date="2023-08-28T16:58:00Z"/>
                    </w:rPr>
                  </w:pPr>
                </w:p>
              </w:tc>
              <w:tc>
                <w:tcPr>
                  <w:tcW w:w="2552" w:type="dxa"/>
                </w:tcPr>
                <w:p w14:paraId="3E0F8723" w14:textId="77777777" w:rsidR="009F210C" w:rsidRDefault="009F210C" w:rsidP="009F210C">
                  <w:pPr>
                    <w:pStyle w:val="Code"/>
                    <w:spacing w:before="0" w:after="0" w:line="240" w:lineRule="auto"/>
                    <w:rPr>
                      <w:ins w:id="577" w:author="Adrian Gould" w:date="2023-08-28T16:58:00Z"/>
                    </w:rPr>
                  </w:pPr>
                </w:p>
              </w:tc>
              <w:tc>
                <w:tcPr>
                  <w:tcW w:w="1842" w:type="dxa"/>
                </w:tcPr>
                <w:p w14:paraId="74C00D5F" w14:textId="77777777" w:rsidR="009F210C" w:rsidRDefault="009F210C" w:rsidP="009F210C">
                  <w:pPr>
                    <w:pStyle w:val="Code"/>
                    <w:spacing w:before="0" w:after="0" w:line="240" w:lineRule="auto"/>
                    <w:rPr>
                      <w:ins w:id="578" w:author="Adrian Gould" w:date="2023-08-28T16:58:00Z"/>
                    </w:rPr>
                  </w:pPr>
                </w:p>
              </w:tc>
              <w:tc>
                <w:tcPr>
                  <w:tcW w:w="1031" w:type="dxa"/>
                </w:tcPr>
                <w:p w14:paraId="06CDF68B" w14:textId="77777777" w:rsidR="009F210C" w:rsidRDefault="009F210C" w:rsidP="009F210C">
                  <w:pPr>
                    <w:spacing w:before="0" w:after="0" w:line="240" w:lineRule="auto"/>
                    <w:rPr>
                      <w:ins w:id="579" w:author="Adrian Gould" w:date="2023-08-28T16:58:00Z"/>
                    </w:rPr>
                  </w:pPr>
                </w:p>
              </w:tc>
            </w:tr>
            <w:tr w:rsidR="009F210C" w14:paraId="53EE33EA" w14:textId="77777777" w:rsidTr="003608DC">
              <w:trPr>
                <w:ins w:id="580" w:author="Adrian Gould" w:date="2023-08-28T16:58:00Z"/>
              </w:trPr>
              <w:tc>
                <w:tcPr>
                  <w:tcW w:w="2890" w:type="dxa"/>
                </w:tcPr>
                <w:p w14:paraId="04587EA2" w14:textId="77777777" w:rsidR="009F210C" w:rsidRDefault="009F210C" w:rsidP="009F210C">
                  <w:pPr>
                    <w:pStyle w:val="Code"/>
                    <w:spacing w:before="0" w:after="0" w:line="240" w:lineRule="auto"/>
                    <w:rPr>
                      <w:ins w:id="581" w:author="Adrian Gould" w:date="2023-08-28T16:58:00Z"/>
                    </w:rPr>
                  </w:pPr>
                </w:p>
              </w:tc>
              <w:tc>
                <w:tcPr>
                  <w:tcW w:w="2552" w:type="dxa"/>
                </w:tcPr>
                <w:p w14:paraId="51FEBCE1" w14:textId="77777777" w:rsidR="009F210C" w:rsidRDefault="009F210C" w:rsidP="009F210C">
                  <w:pPr>
                    <w:pStyle w:val="Code"/>
                    <w:spacing w:before="0" w:after="0" w:line="240" w:lineRule="auto"/>
                    <w:rPr>
                      <w:ins w:id="582" w:author="Adrian Gould" w:date="2023-08-28T16:58:00Z"/>
                    </w:rPr>
                  </w:pPr>
                </w:p>
              </w:tc>
              <w:tc>
                <w:tcPr>
                  <w:tcW w:w="1842" w:type="dxa"/>
                </w:tcPr>
                <w:p w14:paraId="34A0EE23" w14:textId="77777777" w:rsidR="009F210C" w:rsidRDefault="009F210C" w:rsidP="009F210C">
                  <w:pPr>
                    <w:pStyle w:val="Code"/>
                    <w:spacing w:before="0" w:after="0" w:line="240" w:lineRule="auto"/>
                    <w:rPr>
                      <w:ins w:id="583" w:author="Adrian Gould" w:date="2023-08-28T16:58:00Z"/>
                    </w:rPr>
                  </w:pPr>
                </w:p>
              </w:tc>
              <w:tc>
                <w:tcPr>
                  <w:tcW w:w="1031" w:type="dxa"/>
                </w:tcPr>
                <w:p w14:paraId="1CDC8BDC" w14:textId="77777777" w:rsidR="009F210C" w:rsidRDefault="009F210C" w:rsidP="009F210C">
                  <w:pPr>
                    <w:spacing w:before="0" w:after="0" w:line="240" w:lineRule="auto"/>
                    <w:rPr>
                      <w:ins w:id="584" w:author="Adrian Gould" w:date="2023-08-28T16:58:00Z"/>
                    </w:rPr>
                  </w:pPr>
                </w:p>
              </w:tc>
            </w:tr>
            <w:tr w:rsidR="009F210C" w14:paraId="29ED38C2" w14:textId="77777777" w:rsidTr="003608DC">
              <w:trPr>
                <w:ins w:id="585" w:author="Adrian Gould" w:date="2023-08-28T16:58:00Z"/>
              </w:trPr>
              <w:tc>
                <w:tcPr>
                  <w:tcW w:w="2890" w:type="dxa"/>
                </w:tcPr>
                <w:p w14:paraId="475F4206" w14:textId="77777777" w:rsidR="009F210C" w:rsidRDefault="009F210C" w:rsidP="009F210C">
                  <w:pPr>
                    <w:pStyle w:val="Code"/>
                    <w:spacing w:before="0" w:after="0" w:line="240" w:lineRule="auto"/>
                    <w:rPr>
                      <w:ins w:id="586" w:author="Adrian Gould" w:date="2023-08-28T16:58:00Z"/>
                    </w:rPr>
                  </w:pPr>
                </w:p>
              </w:tc>
              <w:tc>
                <w:tcPr>
                  <w:tcW w:w="2552" w:type="dxa"/>
                </w:tcPr>
                <w:p w14:paraId="2C74C110" w14:textId="77777777" w:rsidR="009F210C" w:rsidRDefault="009F210C" w:rsidP="009F210C">
                  <w:pPr>
                    <w:pStyle w:val="Code"/>
                    <w:spacing w:before="0" w:after="0" w:line="240" w:lineRule="auto"/>
                    <w:rPr>
                      <w:ins w:id="587" w:author="Adrian Gould" w:date="2023-08-28T16:58:00Z"/>
                    </w:rPr>
                  </w:pPr>
                </w:p>
              </w:tc>
              <w:tc>
                <w:tcPr>
                  <w:tcW w:w="1842" w:type="dxa"/>
                </w:tcPr>
                <w:p w14:paraId="161F5756" w14:textId="77777777" w:rsidR="009F210C" w:rsidRDefault="009F210C" w:rsidP="009F210C">
                  <w:pPr>
                    <w:pStyle w:val="Code"/>
                    <w:spacing w:before="0" w:after="0" w:line="240" w:lineRule="auto"/>
                    <w:rPr>
                      <w:ins w:id="588" w:author="Adrian Gould" w:date="2023-08-28T16:58:00Z"/>
                    </w:rPr>
                  </w:pPr>
                </w:p>
              </w:tc>
              <w:tc>
                <w:tcPr>
                  <w:tcW w:w="1031" w:type="dxa"/>
                </w:tcPr>
                <w:p w14:paraId="4B662D86" w14:textId="77777777" w:rsidR="009F210C" w:rsidRDefault="009F210C" w:rsidP="009F210C">
                  <w:pPr>
                    <w:spacing w:before="0" w:after="0" w:line="240" w:lineRule="auto"/>
                    <w:rPr>
                      <w:ins w:id="589" w:author="Adrian Gould" w:date="2023-08-28T16:58:00Z"/>
                    </w:rPr>
                  </w:pPr>
                </w:p>
              </w:tc>
            </w:tr>
            <w:tr w:rsidR="00C1444B" w14:paraId="7F1A8278" w14:textId="77777777" w:rsidTr="003608DC">
              <w:trPr>
                <w:ins w:id="590" w:author="Adrian Gould" w:date="2023-08-28T17:43:00Z"/>
              </w:trPr>
              <w:tc>
                <w:tcPr>
                  <w:tcW w:w="2890" w:type="dxa"/>
                </w:tcPr>
                <w:p w14:paraId="2569F571" w14:textId="77777777" w:rsidR="00C1444B" w:rsidRDefault="00C1444B" w:rsidP="009F210C">
                  <w:pPr>
                    <w:pStyle w:val="Code"/>
                    <w:spacing w:before="0" w:after="0" w:line="240" w:lineRule="auto"/>
                    <w:rPr>
                      <w:ins w:id="591" w:author="Adrian Gould" w:date="2023-08-28T17:43:00Z"/>
                    </w:rPr>
                  </w:pPr>
                </w:p>
              </w:tc>
              <w:tc>
                <w:tcPr>
                  <w:tcW w:w="2552" w:type="dxa"/>
                </w:tcPr>
                <w:p w14:paraId="6CF9BA27" w14:textId="77777777" w:rsidR="00C1444B" w:rsidRDefault="00C1444B" w:rsidP="009F210C">
                  <w:pPr>
                    <w:pStyle w:val="Code"/>
                    <w:spacing w:before="0" w:after="0" w:line="240" w:lineRule="auto"/>
                    <w:rPr>
                      <w:ins w:id="592" w:author="Adrian Gould" w:date="2023-08-28T17:43:00Z"/>
                    </w:rPr>
                  </w:pPr>
                </w:p>
              </w:tc>
              <w:tc>
                <w:tcPr>
                  <w:tcW w:w="1842" w:type="dxa"/>
                </w:tcPr>
                <w:p w14:paraId="43675CA9" w14:textId="77777777" w:rsidR="00C1444B" w:rsidRDefault="00C1444B" w:rsidP="009F210C">
                  <w:pPr>
                    <w:pStyle w:val="Code"/>
                    <w:spacing w:before="0" w:after="0" w:line="240" w:lineRule="auto"/>
                    <w:rPr>
                      <w:ins w:id="593" w:author="Adrian Gould" w:date="2023-08-28T17:43:00Z"/>
                    </w:rPr>
                  </w:pPr>
                </w:p>
              </w:tc>
              <w:tc>
                <w:tcPr>
                  <w:tcW w:w="1031" w:type="dxa"/>
                </w:tcPr>
                <w:p w14:paraId="6F5A87D9" w14:textId="77777777" w:rsidR="00C1444B" w:rsidRDefault="00C1444B" w:rsidP="009F210C">
                  <w:pPr>
                    <w:spacing w:before="0" w:after="0" w:line="240" w:lineRule="auto"/>
                    <w:rPr>
                      <w:ins w:id="594" w:author="Adrian Gould" w:date="2023-08-28T17:43:00Z"/>
                    </w:rPr>
                  </w:pPr>
                </w:p>
              </w:tc>
            </w:tr>
          </w:tbl>
          <w:p w14:paraId="34AC152F" w14:textId="5DF92FC1" w:rsidR="00A847C1" w:rsidRPr="00A847C1" w:rsidRDefault="00A847C1">
            <w:pPr>
              <w:jc w:val="center"/>
              <w:rPr>
                <w:ins w:id="595" w:author="Adrian Gould" w:date="2023-08-28T16:10:00Z"/>
                <w:rStyle w:val="SubtleEmphasis"/>
                <w:rPrChange w:id="596" w:author="Adrian Gould" w:date="2023-08-28T16:12:00Z">
                  <w:rPr>
                    <w:ins w:id="597" w:author="Adrian Gould" w:date="2023-08-28T16:10:00Z"/>
                  </w:rPr>
                </w:rPrChange>
              </w:rPr>
              <w:pPrChange w:id="598" w:author="Adrian Gould" w:date="2023-08-28T16:12:00Z">
                <w:pPr/>
              </w:pPrChange>
            </w:pPr>
            <w:ins w:id="599" w:author="Adrian Gould" w:date="2023-08-28T16:12:00Z">
              <w:r w:rsidRPr="00A847C1">
                <w:rPr>
                  <w:rStyle w:val="SubtleEmphasis"/>
                  <w:rPrChange w:id="600" w:author="Adrian Gould" w:date="2023-08-28T16:12:00Z">
                    <w:rPr/>
                  </w:rPrChange>
                </w:rPr>
                <w:t>Tab between cells, and tab on last cell to add new row.</w:t>
              </w:r>
            </w:ins>
            <w:ins w:id="601" w:author="Adrian Gould" w:date="2023-08-28T16:57:00Z">
              <w:r w:rsidR="009F210C">
                <w:rPr>
                  <w:rStyle w:val="SubtleEmphasis"/>
                </w:rPr>
                <w:br/>
                <w:t>Use the fill tool to color final column.</w:t>
              </w:r>
            </w:ins>
          </w:p>
          <w:p w14:paraId="59E350F8" w14:textId="77777777" w:rsidR="00A847C1" w:rsidRPr="00B35ECA" w:rsidRDefault="00A847C1" w:rsidP="00366910">
            <w:pPr>
              <w:rPr>
                <w:ins w:id="602" w:author="Adrian Gould" w:date="2023-08-28T16:10:00Z"/>
              </w:rPr>
            </w:pPr>
          </w:p>
        </w:tc>
      </w:tr>
      <w:tr w:rsidR="0053068C" w:rsidDel="00A847C1" w14:paraId="29A00B7E" w14:textId="20D3DEFC" w:rsidTr="0080683D">
        <w:trPr>
          <w:cantSplit/>
          <w:del w:id="603" w:author="Adrian Gould" w:date="2023-08-28T16:10:00Z"/>
        </w:trPr>
        <w:tc>
          <w:tcPr>
            <w:tcW w:w="1693" w:type="dxa"/>
            <w:shd w:val="clear" w:color="auto" w:fill="D9D9D9" w:themeFill="background1" w:themeFillShade="D9"/>
          </w:tcPr>
          <w:p w14:paraId="0DACFF1C" w14:textId="6FC42063" w:rsidR="0053068C" w:rsidRPr="006A4CC7" w:rsidDel="00A847C1" w:rsidRDefault="0053068C" w:rsidP="0053068C">
            <w:pPr>
              <w:spacing w:line="240" w:lineRule="auto"/>
              <w:ind w:right="170"/>
              <w:textAlignment w:val="baseline"/>
              <w:rPr>
                <w:del w:id="604" w:author="Adrian Gould" w:date="2023-08-28T16:10:00Z"/>
                <w:rFonts w:asciiTheme="majorHAnsi" w:hAnsiTheme="majorHAnsi" w:cstheme="majorHAnsi"/>
                <w:color w:val="FF0000"/>
                <w:sz w:val="48"/>
                <w:szCs w:val="48"/>
              </w:rPr>
            </w:pPr>
            <w:del w:id="605" w:author="Adrian Gould" w:date="2023-08-28T16:10:00Z">
              <w:r w:rsidRPr="006A4CC7" w:rsidDel="00A847C1">
                <w:rPr>
                  <w:rFonts w:asciiTheme="majorHAnsi" w:hAnsiTheme="majorHAnsi" w:cstheme="majorHAnsi"/>
                  <w:color w:val="FF0000"/>
                  <w:sz w:val="48"/>
                  <w:szCs w:val="48"/>
                </w:rPr>
                <w:lastRenderedPageBreak/>
                <w:delText>0</w:delText>
              </w:r>
              <w:r w:rsidR="00C94E43" w:rsidDel="00A847C1">
                <w:rPr>
                  <w:rFonts w:asciiTheme="majorHAnsi" w:hAnsiTheme="majorHAnsi" w:cstheme="majorHAnsi"/>
                  <w:color w:val="FF0000"/>
                  <w:sz w:val="48"/>
                  <w:szCs w:val="48"/>
                </w:rPr>
                <w:delText>2</w:delText>
              </w:r>
            </w:del>
          </w:p>
        </w:tc>
        <w:tc>
          <w:tcPr>
            <w:tcW w:w="8495" w:type="dxa"/>
            <w:shd w:val="clear" w:color="auto" w:fill="auto"/>
          </w:tcPr>
          <w:p w14:paraId="54C8FC70" w14:textId="297D12D5" w:rsidR="00AB04D4" w:rsidDel="00A847C1" w:rsidRDefault="00BF1FC3" w:rsidP="00AB04D4">
            <w:pPr>
              <w:pStyle w:val="Heading2"/>
              <w:rPr>
                <w:del w:id="606" w:author="Adrian Gould" w:date="2023-08-28T16:10:00Z"/>
              </w:rPr>
            </w:pPr>
            <w:del w:id="607" w:author="Adrian Gould" w:date="2023-08-28T16:10:00Z">
              <w:r w:rsidDel="00A847C1">
                <w:delText xml:space="preserve">Implement </w:delText>
              </w:r>
              <w:r w:rsidR="0082475E" w:rsidDel="00A847C1">
                <w:delText xml:space="preserve">Reset/Normalise CSS </w:delText>
              </w:r>
              <w:r w:rsidR="00B41E5C" w:rsidDel="00A847C1">
                <w:delText>on</w:delText>
              </w:r>
              <w:r w:rsidR="0082475E" w:rsidDel="00A847C1">
                <w:delText xml:space="preserve"> the Page</w:delText>
              </w:r>
            </w:del>
          </w:p>
          <w:p w14:paraId="2F6174B5" w14:textId="44B479F1" w:rsidR="00F20230" w:rsidDel="00A847C1" w:rsidRDefault="002847BB" w:rsidP="002847BB">
            <w:pPr>
              <w:rPr>
                <w:del w:id="608" w:author="Adrian Gould" w:date="2023-08-28T16:10:00Z"/>
              </w:rPr>
            </w:pPr>
            <w:del w:id="609" w:author="Adrian Gould" w:date="2023-08-28T16:10:00Z">
              <w:r w:rsidDel="00A847C1">
                <w:delText xml:space="preserve">Investigate the 5 CSS reset/normalise files </w:delText>
              </w:r>
            </w:del>
            <w:ins w:id="610" w:author="Adrian Gould [2]" w:date="2023-08-23T09:25:00Z">
              <w:del w:id="611" w:author="Adrian Gould" w:date="2023-08-28T16:10:00Z">
                <w:r w:rsidR="00467E86" w:rsidDel="00A847C1">
                  <w:delText xml:space="preserve">methods </w:delText>
                </w:r>
              </w:del>
            </w:ins>
            <w:del w:id="612" w:author="Adrian Gould" w:date="2023-08-28T16:10:00Z">
              <w:r w:rsidDel="00A847C1">
                <w:delText xml:space="preserve">shown below. </w:delText>
              </w:r>
              <w:r w:rsidR="0082475E" w:rsidDel="00A847C1">
                <w:delText>Select one of the</w:delText>
              </w:r>
              <w:r w:rsidDel="00A847C1">
                <w:delText>se to use in your portfolio work.</w:delText>
              </w:r>
              <w:r w:rsidR="0082475E" w:rsidDel="00A847C1">
                <w:delText xml:space="preserve"> </w:delText>
              </w:r>
            </w:del>
          </w:p>
          <w:p w14:paraId="1A338164" w14:textId="3AA1C148" w:rsidR="00F20230" w:rsidDel="00A847C1" w:rsidRDefault="002847BB" w:rsidP="0082475E">
            <w:pPr>
              <w:rPr>
                <w:del w:id="613" w:author="Adrian Gould" w:date="2023-08-28T16:10:00Z"/>
              </w:rPr>
            </w:pPr>
            <w:del w:id="614" w:author="Adrian Gould" w:date="2023-08-28T16:10:00Z">
              <w:r w:rsidDel="00A847C1">
                <w:delText>To simplify your work, w</w:delText>
              </w:r>
              <w:r w:rsidR="00F20230" w:rsidDel="00A847C1">
                <w:delText xml:space="preserve">e have provided the files in a separate compressed file </w:delText>
              </w:r>
              <w:r w:rsidR="00F258B1" w:rsidDel="00A847C1">
                <w:delText xml:space="preserve">(CSS-Resets.zip) </w:delText>
              </w:r>
              <w:r w:rsidR="00F20230" w:rsidDel="00A847C1">
                <w:delText xml:space="preserve">that you will </w:delText>
              </w:r>
              <w:r w:rsidDel="00A847C1">
                <w:delText>expand</w:delText>
              </w:r>
              <w:r w:rsidR="00F20230" w:rsidDel="00A847C1">
                <w:delText xml:space="preserve"> and move the CSS files into the root assets folder.</w:delText>
              </w:r>
            </w:del>
          </w:p>
          <w:p w14:paraId="545429CA" w14:textId="5E55639A" w:rsidR="00B35ECA" w:rsidDel="00A847C1" w:rsidRDefault="00B35ECA" w:rsidP="0082475E">
            <w:pPr>
              <w:rPr>
                <w:del w:id="615" w:author="Adrian Gould" w:date="2023-08-28T16:10:00Z"/>
              </w:rPr>
            </w:pPr>
            <w:del w:id="616" w:author="Adrian Gould" w:date="2023-08-28T16:10:00Z">
              <w:r w:rsidDel="00A847C1">
                <w:delText>Your options are</w:delText>
              </w:r>
              <w:r w:rsidR="00CD3791" w:rsidDel="00A847C1">
                <w:delText xml:space="preserve"> (link to details, </w:delText>
              </w:r>
              <w:r w:rsidR="00CD3791" w:rsidRPr="00CD3791" w:rsidDel="00A847C1">
                <w:rPr>
                  <w:color w:val="0070C0"/>
                </w:rPr>
                <w:delText xml:space="preserve">filenames </w:delText>
              </w:r>
              <w:r w:rsidR="00CD3791" w:rsidDel="00A847C1">
                <w:delText>in compressed file)</w:delText>
              </w:r>
              <w:r w:rsidDel="00A847C1">
                <w:delText>:</w:delText>
              </w:r>
            </w:del>
          </w:p>
          <w:p w14:paraId="53DA6087" w14:textId="310CFF04" w:rsidR="00B35ECA" w:rsidRPr="005526D3" w:rsidDel="00A847C1" w:rsidRDefault="00A35397" w:rsidP="005E1393">
            <w:pPr>
              <w:tabs>
                <w:tab w:val="left" w:pos="4312"/>
              </w:tabs>
              <w:ind w:left="4312" w:hanging="4111"/>
              <w:rPr>
                <w:del w:id="617" w:author="Adrian Gould" w:date="2023-08-28T16:10:00Z"/>
                <w:sz w:val="20"/>
                <w:szCs w:val="22"/>
              </w:rPr>
            </w:pPr>
            <w:del w:id="618" w:author="Adrian Gould" w:date="2023-08-28T16:10:00Z">
              <w:r w:rsidDel="00A847C1">
                <w:fldChar w:fldCharType="begin"/>
              </w:r>
              <w:r w:rsidDel="00A847C1">
                <w:delInstrText>HYPERLINK "https://elad2412.github.io/the-new-css-reset/"</w:delInstrText>
              </w:r>
              <w:r w:rsidDel="00A847C1">
                <w:fldChar w:fldCharType="separate"/>
              </w:r>
              <w:r w:rsidR="00D15E06" w:rsidRPr="005526D3" w:rsidDel="00A847C1">
                <w:rPr>
                  <w:rStyle w:val="Hyperlink"/>
                  <w:sz w:val="20"/>
                  <w:szCs w:val="22"/>
                </w:rPr>
                <w:delText>https://elad2412.github.io/the-new-css-reset/</w:delText>
              </w:r>
              <w:r w:rsidDel="00A847C1">
                <w:rPr>
                  <w:rStyle w:val="Hyperlink"/>
                  <w:sz w:val="20"/>
                  <w:szCs w:val="22"/>
                </w:rPr>
                <w:fldChar w:fldCharType="end"/>
              </w:r>
              <w:r w:rsidR="00E64D6B" w:rsidRPr="005526D3" w:rsidDel="00A847C1">
                <w:rPr>
                  <w:sz w:val="20"/>
                  <w:szCs w:val="22"/>
                </w:rPr>
                <w:tab/>
              </w:r>
              <w:r w:rsidR="00390034" w:rsidRPr="005526D3" w:rsidDel="00A847C1">
                <w:rPr>
                  <w:sz w:val="20"/>
                  <w:szCs w:val="22"/>
                </w:rPr>
                <w:delText>(</w:delText>
              </w:r>
              <w:r w:rsidR="00390034" w:rsidRPr="005526D3" w:rsidDel="00A847C1">
                <w:rPr>
                  <w:color w:val="0070C0"/>
                  <w:sz w:val="20"/>
                  <w:szCs w:val="22"/>
                </w:rPr>
                <w:delText>elad-reset.css</w:delText>
              </w:r>
              <w:r w:rsidR="00390034" w:rsidRPr="005526D3" w:rsidDel="00A847C1">
                <w:rPr>
                  <w:sz w:val="20"/>
                  <w:szCs w:val="22"/>
                </w:rPr>
                <w:delText>)</w:delText>
              </w:r>
            </w:del>
          </w:p>
          <w:p w14:paraId="2B74C202" w14:textId="640A8FBB" w:rsidR="00D15E06" w:rsidRPr="005526D3" w:rsidDel="00A847C1" w:rsidRDefault="00A35397" w:rsidP="005E1393">
            <w:pPr>
              <w:tabs>
                <w:tab w:val="left" w:pos="4312"/>
              </w:tabs>
              <w:ind w:left="4312" w:hanging="4111"/>
              <w:rPr>
                <w:del w:id="619" w:author="Adrian Gould" w:date="2023-08-28T16:10:00Z"/>
                <w:sz w:val="20"/>
                <w:szCs w:val="22"/>
              </w:rPr>
            </w:pPr>
            <w:del w:id="620" w:author="Adrian Gould" w:date="2023-08-28T16:10:00Z">
              <w:r w:rsidDel="00A847C1">
                <w:fldChar w:fldCharType="begin"/>
              </w:r>
              <w:r w:rsidDel="00A847C1">
                <w:delInstrText>HYPERLINK "https://meyerweb.com/eric/tools/css/reset/"</w:delInstrText>
              </w:r>
              <w:r w:rsidDel="00A847C1">
                <w:fldChar w:fldCharType="separate"/>
              </w:r>
              <w:r w:rsidR="00593054" w:rsidRPr="005526D3" w:rsidDel="00A847C1">
                <w:rPr>
                  <w:rStyle w:val="Hyperlink"/>
                  <w:sz w:val="20"/>
                  <w:szCs w:val="22"/>
                </w:rPr>
                <w:delText>https://meyerweb.com/eric/tools/css/reset/</w:delText>
              </w:r>
              <w:r w:rsidDel="00A847C1">
                <w:rPr>
                  <w:rStyle w:val="Hyperlink"/>
                  <w:sz w:val="20"/>
                  <w:szCs w:val="22"/>
                </w:rPr>
                <w:fldChar w:fldCharType="end"/>
              </w:r>
              <w:r w:rsidR="00E64D6B" w:rsidRPr="005526D3" w:rsidDel="00A847C1">
                <w:rPr>
                  <w:sz w:val="20"/>
                  <w:szCs w:val="22"/>
                </w:rPr>
                <w:tab/>
              </w:r>
              <w:r w:rsidR="00390034" w:rsidRPr="005526D3" w:rsidDel="00A847C1">
                <w:rPr>
                  <w:sz w:val="20"/>
                  <w:szCs w:val="22"/>
                </w:rPr>
                <w:delText>(</w:delText>
              </w:r>
              <w:r w:rsidR="00390034" w:rsidRPr="005526D3" w:rsidDel="00A847C1">
                <w:rPr>
                  <w:color w:val="0070C0"/>
                  <w:sz w:val="20"/>
                  <w:szCs w:val="22"/>
                </w:rPr>
                <w:delText>meyer-reset.css</w:delText>
              </w:r>
              <w:r w:rsidR="00390034" w:rsidRPr="005526D3" w:rsidDel="00A847C1">
                <w:rPr>
                  <w:sz w:val="20"/>
                  <w:szCs w:val="22"/>
                </w:rPr>
                <w:delText>)</w:delText>
              </w:r>
            </w:del>
          </w:p>
          <w:p w14:paraId="6C3EF0E8" w14:textId="1ABF445F" w:rsidR="00593054" w:rsidRPr="005526D3" w:rsidDel="00A847C1" w:rsidRDefault="00A35397" w:rsidP="005E1393">
            <w:pPr>
              <w:tabs>
                <w:tab w:val="left" w:pos="4312"/>
              </w:tabs>
              <w:ind w:left="4312" w:hanging="4111"/>
              <w:rPr>
                <w:del w:id="621" w:author="Adrian Gould" w:date="2023-08-28T16:10:00Z"/>
                <w:sz w:val="20"/>
                <w:szCs w:val="22"/>
              </w:rPr>
            </w:pPr>
            <w:del w:id="622" w:author="Adrian Gould" w:date="2023-08-28T16:10:00Z">
              <w:r w:rsidDel="00A847C1">
                <w:fldChar w:fldCharType="begin"/>
              </w:r>
              <w:r w:rsidDel="00A847C1">
                <w:delInstrText>HYPERLINK "https://css-tricks.com/modern-normalize/"</w:delInstrText>
              </w:r>
              <w:r w:rsidDel="00A847C1">
                <w:fldChar w:fldCharType="separate"/>
              </w:r>
              <w:r w:rsidR="002F7079" w:rsidRPr="005526D3" w:rsidDel="00A847C1">
                <w:rPr>
                  <w:rStyle w:val="Hyperlink"/>
                  <w:sz w:val="20"/>
                  <w:szCs w:val="22"/>
                </w:rPr>
                <w:delText>https://css-tricks.com/modern-normalize/</w:delText>
              </w:r>
              <w:r w:rsidDel="00A847C1">
                <w:rPr>
                  <w:rStyle w:val="Hyperlink"/>
                  <w:sz w:val="20"/>
                  <w:szCs w:val="22"/>
                </w:rPr>
                <w:fldChar w:fldCharType="end"/>
              </w:r>
              <w:r w:rsidR="00E64D6B" w:rsidRPr="005526D3" w:rsidDel="00A847C1">
                <w:rPr>
                  <w:sz w:val="20"/>
                  <w:szCs w:val="22"/>
                </w:rPr>
                <w:tab/>
              </w:r>
              <w:r w:rsidR="00390034" w:rsidRPr="005526D3" w:rsidDel="00A847C1">
                <w:rPr>
                  <w:sz w:val="20"/>
                  <w:szCs w:val="22"/>
                </w:rPr>
                <w:delText>(</w:delText>
              </w:r>
              <w:r w:rsidR="003D08FE" w:rsidRPr="005526D3" w:rsidDel="00A847C1">
                <w:rPr>
                  <w:color w:val="0070C0"/>
                  <w:sz w:val="20"/>
                  <w:szCs w:val="22"/>
                </w:rPr>
                <w:delText>modern</w:delText>
              </w:r>
              <w:r w:rsidR="00BA6828" w:rsidRPr="005526D3" w:rsidDel="00A847C1">
                <w:rPr>
                  <w:color w:val="0070C0"/>
                  <w:sz w:val="20"/>
                  <w:szCs w:val="22"/>
                </w:rPr>
                <w:delText>-</w:delText>
              </w:r>
              <w:r w:rsidR="00390034" w:rsidRPr="005526D3" w:rsidDel="00A847C1">
                <w:rPr>
                  <w:color w:val="0070C0"/>
                  <w:sz w:val="20"/>
                  <w:szCs w:val="22"/>
                </w:rPr>
                <w:delText>normalise.css</w:delText>
              </w:r>
              <w:r w:rsidR="00390034" w:rsidRPr="005526D3" w:rsidDel="00A847C1">
                <w:rPr>
                  <w:sz w:val="20"/>
                  <w:szCs w:val="22"/>
                </w:rPr>
                <w:delText>)</w:delText>
              </w:r>
            </w:del>
          </w:p>
          <w:p w14:paraId="7B459962" w14:textId="11CD9054" w:rsidR="00647524" w:rsidRPr="005526D3" w:rsidDel="00A847C1" w:rsidRDefault="00A35397" w:rsidP="005E1393">
            <w:pPr>
              <w:tabs>
                <w:tab w:val="left" w:pos="4312"/>
              </w:tabs>
              <w:ind w:left="4312" w:hanging="4111"/>
              <w:rPr>
                <w:del w:id="623" w:author="Adrian Gould" w:date="2023-08-28T16:10:00Z"/>
                <w:sz w:val="20"/>
                <w:szCs w:val="22"/>
              </w:rPr>
            </w:pPr>
            <w:del w:id="624" w:author="Adrian Gould" w:date="2023-08-28T16:10:00Z">
              <w:r w:rsidDel="00A847C1">
                <w:fldChar w:fldCharType="begin"/>
              </w:r>
              <w:r w:rsidDel="00A847C1">
                <w:delInstrText xml:space="preserve">HYPERLINK </w:delInstrText>
              </w:r>
              <w:r w:rsidDel="00A847C1">
                <w:delInstrText>"https://csstools.github.io/sanitize.css/"</w:delInstrText>
              </w:r>
              <w:r w:rsidDel="00A847C1">
                <w:fldChar w:fldCharType="separate"/>
              </w:r>
              <w:r w:rsidR="00BF1078" w:rsidRPr="005526D3" w:rsidDel="00A847C1">
                <w:rPr>
                  <w:rStyle w:val="Hyperlink"/>
                  <w:sz w:val="20"/>
                  <w:szCs w:val="22"/>
                </w:rPr>
                <w:delText>https://csstools.github.io/sanitize.css/</w:delText>
              </w:r>
              <w:r w:rsidDel="00A847C1">
                <w:rPr>
                  <w:rStyle w:val="Hyperlink"/>
                  <w:sz w:val="20"/>
                  <w:szCs w:val="22"/>
                </w:rPr>
                <w:fldChar w:fldCharType="end"/>
              </w:r>
              <w:r w:rsidR="00E64D6B" w:rsidRPr="005526D3" w:rsidDel="00A847C1">
                <w:rPr>
                  <w:sz w:val="20"/>
                  <w:szCs w:val="22"/>
                </w:rPr>
                <w:tab/>
              </w:r>
              <w:r w:rsidR="00390034" w:rsidRPr="005526D3" w:rsidDel="00A847C1">
                <w:rPr>
                  <w:sz w:val="20"/>
                  <w:szCs w:val="22"/>
                </w:rPr>
                <w:delText>(</w:delText>
              </w:r>
              <w:r w:rsidR="00434633" w:rsidRPr="005526D3" w:rsidDel="00A847C1">
                <w:rPr>
                  <w:color w:val="0070C0"/>
                  <w:sz w:val="20"/>
                  <w:szCs w:val="22"/>
                </w:rPr>
                <w:delText>css</w:delText>
              </w:r>
              <w:r w:rsidR="0014221A" w:rsidRPr="005526D3" w:rsidDel="00A847C1">
                <w:rPr>
                  <w:color w:val="0070C0"/>
                  <w:sz w:val="20"/>
                  <w:szCs w:val="22"/>
                </w:rPr>
                <w:delText>tools</w:delText>
              </w:r>
              <w:r w:rsidR="00434633" w:rsidRPr="005526D3" w:rsidDel="00A847C1">
                <w:rPr>
                  <w:color w:val="0070C0"/>
                  <w:sz w:val="20"/>
                  <w:szCs w:val="22"/>
                </w:rPr>
                <w:delText>-</w:delText>
              </w:r>
              <w:r w:rsidR="00390034" w:rsidRPr="005526D3" w:rsidDel="00A847C1">
                <w:rPr>
                  <w:color w:val="0070C0"/>
                  <w:sz w:val="20"/>
                  <w:szCs w:val="22"/>
                </w:rPr>
                <w:delText>sanitise.css</w:delText>
              </w:r>
              <w:r w:rsidR="0014221A" w:rsidRPr="005526D3" w:rsidDel="00A847C1">
                <w:rPr>
                  <w:sz w:val="20"/>
                  <w:szCs w:val="22"/>
                </w:rPr>
                <w:delText xml:space="preserve">, </w:delText>
              </w:r>
              <w:r w:rsidR="00E64D6B" w:rsidRPr="005526D3" w:rsidDel="00A847C1">
                <w:rPr>
                  <w:sz w:val="20"/>
                  <w:szCs w:val="22"/>
                </w:rPr>
                <w:br/>
              </w:r>
              <w:r w:rsidR="00E64D6B" w:rsidRPr="005526D3" w:rsidDel="00A847C1">
                <w:rPr>
                  <w:color w:val="0070C0"/>
                  <w:sz w:val="20"/>
                  <w:szCs w:val="22"/>
                </w:rPr>
                <w:delText>-</w:delText>
              </w:r>
              <w:r w:rsidR="0014221A" w:rsidRPr="005526D3" w:rsidDel="00A847C1">
                <w:rPr>
                  <w:color w:val="0070C0"/>
                  <w:sz w:val="20"/>
                  <w:szCs w:val="22"/>
                </w:rPr>
                <w:delText>typography</w:delText>
              </w:r>
              <w:r w:rsidR="00E64D6B" w:rsidRPr="005526D3" w:rsidDel="00A847C1">
                <w:rPr>
                  <w:color w:val="0070C0"/>
                  <w:sz w:val="20"/>
                  <w:szCs w:val="22"/>
                </w:rPr>
                <w:delText>.css</w:delText>
              </w:r>
              <w:r w:rsidR="00E64D6B" w:rsidRPr="005526D3" w:rsidDel="00A847C1">
                <w:rPr>
                  <w:sz w:val="20"/>
                  <w:szCs w:val="22"/>
                </w:rPr>
                <w:delText xml:space="preserve">, </w:delText>
              </w:r>
              <w:r w:rsidR="00E64D6B" w:rsidRPr="005526D3" w:rsidDel="00A847C1">
                <w:rPr>
                  <w:color w:val="0070C0"/>
                  <w:sz w:val="20"/>
                  <w:szCs w:val="22"/>
                </w:rPr>
                <w:delText>-</w:delText>
              </w:r>
              <w:r w:rsidR="0014221A" w:rsidRPr="005526D3" w:rsidDel="00A847C1">
                <w:rPr>
                  <w:color w:val="0070C0"/>
                  <w:sz w:val="20"/>
                  <w:szCs w:val="22"/>
                </w:rPr>
                <w:delText>forms</w:delText>
              </w:r>
              <w:r w:rsidR="00E64D6B" w:rsidRPr="005526D3" w:rsidDel="00A847C1">
                <w:rPr>
                  <w:color w:val="0070C0"/>
                  <w:sz w:val="20"/>
                  <w:szCs w:val="22"/>
                </w:rPr>
                <w:delText>.css</w:delText>
              </w:r>
              <w:r w:rsidR="00390034" w:rsidRPr="005526D3" w:rsidDel="00A847C1">
                <w:rPr>
                  <w:sz w:val="20"/>
                  <w:szCs w:val="22"/>
                </w:rPr>
                <w:delText>)</w:delText>
              </w:r>
            </w:del>
          </w:p>
          <w:p w14:paraId="69B2F7A2" w14:textId="67ECFF09" w:rsidR="00BF1078" w:rsidRPr="005526D3" w:rsidDel="00A847C1" w:rsidRDefault="00A35397" w:rsidP="005E1393">
            <w:pPr>
              <w:tabs>
                <w:tab w:val="left" w:pos="4312"/>
              </w:tabs>
              <w:ind w:left="4312" w:hanging="4111"/>
              <w:rPr>
                <w:del w:id="625" w:author="Adrian Gould" w:date="2023-08-28T16:10:00Z"/>
                <w:sz w:val="20"/>
                <w:szCs w:val="22"/>
              </w:rPr>
            </w:pPr>
            <w:del w:id="626" w:author="Adrian Gould" w:date="2023-08-28T16:10:00Z">
              <w:r w:rsidDel="00A847C1">
                <w:fldChar w:fldCharType="begin"/>
              </w:r>
              <w:r w:rsidDel="00A847C1">
                <w:delInstrText xml:space="preserve">HYPERLINK </w:delInstrText>
              </w:r>
              <w:r w:rsidDel="00A847C1">
                <w:delInstrText>"https://necolas.github.io/normalize.css/"</w:delInstrText>
              </w:r>
              <w:r w:rsidDel="00A847C1">
                <w:fldChar w:fldCharType="separate"/>
              </w:r>
              <w:r w:rsidR="00A73EFB" w:rsidRPr="005526D3" w:rsidDel="00A847C1">
                <w:rPr>
                  <w:rStyle w:val="Hyperlink"/>
                  <w:sz w:val="20"/>
                  <w:szCs w:val="22"/>
                </w:rPr>
                <w:delText>https://necolas.github.io/normalize.css/</w:delText>
              </w:r>
              <w:r w:rsidDel="00A847C1">
                <w:rPr>
                  <w:rStyle w:val="Hyperlink"/>
                  <w:sz w:val="20"/>
                  <w:szCs w:val="22"/>
                </w:rPr>
                <w:fldChar w:fldCharType="end"/>
              </w:r>
              <w:r w:rsidR="00390034" w:rsidRPr="005526D3" w:rsidDel="00A847C1">
                <w:rPr>
                  <w:sz w:val="20"/>
                  <w:szCs w:val="22"/>
                </w:rPr>
                <w:delText xml:space="preserve"> </w:delText>
              </w:r>
              <w:r w:rsidR="00E64D6B" w:rsidRPr="005526D3" w:rsidDel="00A847C1">
                <w:rPr>
                  <w:sz w:val="20"/>
                  <w:szCs w:val="22"/>
                </w:rPr>
                <w:tab/>
              </w:r>
              <w:r w:rsidR="00390034" w:rsidRPr="005526D3" w:rsidDel="00A847C1">
                <w:rPr>
                  <w:sz w:val="20"/>
                  <w:szCs w:val="22"/>
                </w:rPr>
                <w:delText>(</w:delText>
              </w:r>
              <w:r w:rsidR="00390034" w:rsidRPr="005526D3" w:rsidDel="00A847C1">
                <w:rPr>
                  <w:color w:val="0070C0"/>
                  <w:sz w:val="20"/>
                  <w:szCs w:val="22"/>
                </w:rPr>
                <w:delText>necolas-normalise.css</w:delText>
              </w:r>
              <w:r w:rsidR="00390034" w:rsidRPr="005526D3" w:rsidDel="00A847C1">
                <w:rPr>
                  <w:sz w:val="20"/>
                  <w:szCs w:val="22"/>
                </w:rPr>
                <w:delText>)</w:delText>
              </w:r>
            </w:del>
          </w:p>
          <w:p w14:paraId="6F4E2CE5" w14:textId="48C6471C" w:rsidR="00B35ECA" w:rsidDel="00A847C1" w:rsidRDefault="00F20230" w:rsidP="0082475E">
            <w:pPr>
              <w:rPr>
                <w:del w:id="627" w:author="Adrian Gould" w:date="2023-08-28T16:10:00Z"/>
              </w:rPr>
            </w:pPr>
            <w:del w:id="628" w:author="Adrian Gould" w:date="2023-08-28T16:10:00Z">
              <w:r w:rsidDel="00A847C1">
                <w:delText xml:space="preserve">Once you have </w:delText>
              </w:r>
              <w:r w:rsidR="0079073C" w:rsidDel="00A847C1">
                <w:delText>s</w:delText>
              </w:r>
              <w:r w:rsidDel="00A847C1">
                <w:delText xml:space="preserve">elected the CSS file, you </w:delText>
              </w:r>
              <w:r w:rsidR="0079073C" w:rsidDel="00A847C1">
                <w:delText xml:space="preserve">should link to </w:delText>
              </w:r>
              <w:r w:rsidDel="00A847C1">
                <w:delText>file</w:delText>
              </w:r>
              <w:r w:rsidR="0079073C" w:rsidDel="00A847C1">
                <w:delText xml:space="preserve"> that is contained in the root </w:delText>
              </w:r>
              <w:r w:rsidR="0079073C" w:rsidRPr="00A23F1A" w:rsidDel="00A847C1">
                <w:rPr>
                  <w:rStyle w:val="CodeInline"/>
                </w:rPr>
                <w:delText>assets/css</w:delText>
              </w:r>
              <w:r w:rsidR="0079073C" w:rsidDel="00A847C1">
                <w:delText xml:space="preserve"> folder. </w:delText>
              </w:r>
            </w:del>
          </w:p>
          <w:p w14:paraId="6143B294" w14:textId="7564B3AD" w:rsidR="005526D3" w:rsidDel="00A847C1" w:rsidRDefault="005526D3" w:rsidP="005526D3">
            <w:pPr>
              <w:rPr>
                <w:del w:id="629" w:author="Adrian Gould" w:date="2023-08-28T16:10:00Z"/>
              </w:rPr>
            </w:pPr>
            <w:del w:id="630" w:author="Adrian Gould" w:date="2023-08-28T16:10:00Z">
              <w:r w:rsidDel="00A847C1">
                <w:delText>Add the changed/added files to version control.</w:delText>
              </w:r>
            </w:del>
          </w:p>
          <w:p w14:paraId="744602A9" w14:textId="1FE95E32" w:rsidR="005526D3" w:rsidDel="00A847C1" w:rsidRDefault="005526D3" w:rsidP="005526D3">
            <w:pPr>
              <w:rPr>
                <w:del w:id="631" w:author="Adrian Gould" w:date="2023-08-28T16:10:00Z"/>
              </w:rPr>
            </w:pPr>
            <w:del w:id="632" w:author="Adrian Gould" w:date="2023-08-28T16:10:00Z">
              <w:r w:rsidDel="00A847C1">
                <w:delText>Use a commit message based on the one below (note this is incomplete):</w:delText>
              </w:r>
            </w:del>
          </w:p>
          <w:p w14:paraId="3CE112B1" w14:textId="6CCC2FF4" w:rsidR="005526D3" w:rsidDel="00A847C1" w:rsidRDefault="005526D3" w:rsidP="005526D3">
            <w:pPr>
              <w:pStyle w:val="ListParagraph"/>
              <w:numPr>
                <w:ilvl w:val="0"/>
                <w:numId w:val="37"/>
              </w:numPr>
              <w:rPr>
                <w:ins w:id="633" w:author="Adrian Gould [2]" w:date="2023-08-23T09:26:00Z"/>
                <w:del w:id="634" w:author="Adrian Gould" w:date="2023-08-28T16:10:00Z"/>
              </w:rPr>
            </w:pPr>
            <w:del w:id="635" w:author="Adrian Gould" w:date="2023-08-28T16:10:00Z">
              <w:r w:rsidDel="00A847C1">
                <w:delText>“feat: add CSS to …”</w:delText>
              </w:r>
            </w:del>
          </w:p>
          <w:p w14:paraId="7850035A" w14:textId="106D8B6E" w:rsidR="00B54217" w:rsidDel="00A847C1" w:rsidRDefault="00677CAA" w:rsidP="00467E86">
            <w:pPr>
              <w:rPr>
                <w:ins w:id="636" w:author="Adrian Gould [2]" w:date="2023-08-23T09:27:00Z"/>
                <w:del w:id="637" w:author="Adrian Gould" w:date="2023-08-28T16:10:00Z"/>
              </w:rPr>
            </w:pPr>
            <w:ins w:id="638" w:author="Adrian Gould [2]" w:date="2023-08-23T09:26:00Z">
              <w:del w:id="639" w:author="Adrian Gould" w:date="2023-08-28T16:10:00Z">
                <w:r w:rsidDel="00A847C1">
                  <w:delText xml:space="preserve">After this first line, you are able to add further details to your commit messages. </w:delText>
                </w:r>
              </w:del>
            </w:ins>
          </w:p>
          <w:p w14:paraId="17AF6BC6" w14:textId="1927775F" w:rsidR="00467E86" w:rsidRPr="00B54217" w:rsidDel="00A847C1" w:rsidRDefault="00677CAA">
            <w:pPr>
              <w:ind w:left="720"/>
              <w:rPr>
                <w:del w:id="640" w:author="Adrian Gould" w:date="2023-08-28T16:10:00Z"/>
                <w:rStyle w:val="Emphasis"/>
                <w:rPrChange w:id="641" w:author="Adrian Gould [2]" w:date="2023-08-23T09:27:00Z">
                  <w:rPr>
                    <w:del w:id="642" w:author="Adrian Gould" w:date="2023-08-28T16:10:00Z"/>
                  </w:rPr>
                </w:rPrChange>
              </w:rPr>
              <w:pPrChange w:id="643" w:author="Adrian Gould [2]" w:date="2023-08-23T09:27:00Z">
                <w:pPr>
                  <w:pStyle w:val="ListParagraph"/>
                  <w:numPr>
                    <w:numId w:val="37"/>
                  </w:numPr>
                  <w:ind w:left="1080"/>
                </w:pPr>
              </w:pPrChange>
            </w:pPr>
            <w:ins w:id="644" w:author="Adrian Gould [2]" w:date="2023-08-23T09:26:00Z">
              <w:del w:id="645" w:author="Adrian Gould" w:date="2023-08-28T16:10:00Z">
                <w:r w:rsidRPr="00B54217" w:rsidDel="00A847C1">
                  <w:rPr>
                    <w:rStyle w:val="Emphasis"/>
                    <w:rPrChange w:id="646" w:author="Adrian Gould [2]" w:date="2023-08-23T09:27:00Z">
                      <w:rPr/>
                    </w:rPrChange>
                  </w:rPr>
                  <w:delText xml:space="preserve">To do this at the command line, as your lecturer for guidance. In the WebStorm IDE it is </w:delText>
                </w:r>
                <w:r w:rsidR="00B54217" w:rsidRPr="00B54217" w:rsidDel="00A847C1">
                  <w:rPr>
                    <w:rStyle w:val="Emphasis"/>
                    <w:rPrChange w:id="647" w:author="Adrian Gould [2]" w:date="2023-08-23T09:27:00Z">
                      <w:rPr/>
                    </w:rPrChange>
                  </w:rPr>
                  <w:delText xml:space="preserve">as simple as adding a blank line after the </w:delText>
                </w:r>
              </w:del>
            </w:ins>
            <w:ins w:id="648" w:author="Adrian Gould [2]" w:date="2023-08-23T09:27:00Z">
              <w:del w:id="649" w:author="Adrian Gould" w:date="2023-08-28T16:10:00Z">
                <w:r w:rsidR="00B54217" w:rsidRPr="00B54217" w:rsidDel="00A847C1">
                  <w:rPr>
                    <w:rStyle w:val="Emphasis"/>
                    <w:rPrChange w:id="650" w:author="Adrian Gould [2]" w:date="2023-08-23T09:27:00Z">
                      <w:rPr/>
                    </w:rPrChange>
                  </w:rPr>
                  <w:delText>1st line of the commit, then each note on a separate line.</w:delText>
                </w:r>
              </w:del>
            </w:ins>
          </w:p>
          <w:p w14:paraId="37731E79" w14:textId="1EA924F5" w:rsidR="005526D3" w:rsidDel="00A847C1" w:rsidRDefault="005526D3" w:rsidP="0082475E">
            <w:pPr>
              <w:rPr>
                <w:del w:id="651" w:author="Adrian Gould" w:date="2023-08-28T16:10:00Z"/>
              </w:rPr>
            </w:pPr>
            <w:del w:id="652" w:author="Adrian Gould" w:date="2023-08-28T16:10:00Z">
              <w:r w:rsidDel="00A847C1">
                <w:delText>Push the code to your private remote repository.</w:delText>
              </w:r>
            </w:del>
          </w:p>
          <w:p w14:paraId="40C3910A" w14:textId="59FB82C0" w:rsidR="00B35ECA" w:rsidDel="00A847C1" w:rsidRDefault="00B35ECA" w:rsidP="0082475E">
            <w:pPr>
              <w:rPr>
                <w:del w:id="653" w:author="Adrian Gould" w:date="2023-08-28T16:10:00Z"/>
              </w:rPr>
            </w:pPr>
          </w:p>
        </w:tc>
      </w:tr>
      <w:tr w:rsidR="00B35ECA" w:rsidDel="00A847C1" w14:paraId="2C7DA1A6" w14:textId="23D4B60B" w:rsidTr="0080683D">
        <w:trPr>
          <w:cantSplit/>
          <w:del w:id="654" w:author="Adrian Gould" w:date="2023-08-28T16:10:00Z"/>
        </w:trPr>
        <w:tc>
          <w:tcPr>
            <w:tcW w:w="1693" w:type="dxa"/>
            <w:shd w:val="clear" w:color="auto" w:fill="D9D9D9" w:themeFill="background1" w:themeFillShade="D9"/>
          </w:tcPr>
          <w:p w14:paraId="5A2DB964" w14:textId="5E14D1FF" w:rsidR="00B35ECA" w:rsidRPr="006A4CC7" w:rsidDel="00A847C1" w:rsidRDefault="00B35ECA" w:rsidP="004602A9">
            <w:pPr>
              <w:spacing w:line="240" w:lineRule="auto"/>
              <w:ind w:right="170"/>
              <w:textAlignment w:val="baseline"/>
              <w:rPr>
                <w:del w:id="655" w:author="Adrian Gould" w:date="2023-08-28T16:10:00Z"/>
                <w:rFonts w:asciiTheme="majorHAnsi" w:hAnsiTheme="majorHAnsi" w:cstheme="majorHAnsi"/>
                <w:color w:val="FF0000"/>
                <w:sz w:val="48"/>
                <w:szCs w:val="48"/>
              </w:rPr>
            </w:pPr>
            <w:del w:id="656" w:author="Adrian Gould" w:date="2023-08-28T16:10:00Z">
              <w:r w:rsidDel="00A847C1">
                <w:rPr>
                  <w:rFonts w:asciiTheme="majorHAnsi" w:hAnsiTheme="majorHAnsi" w:cstheme="majorHAnsi"/>
                  <w:color w:val="FF0000"/>
                  <w:sz w:val="48"/>
                  <w:szCs w:val="48"/>
                </w:rPr>
                <w:lastRenderedPageBreak/>
                <w:delText>A02</w:delText>
              </w:r>
            </w:del>
          </w:p>
        </w:tc>
        <w:tc>
          <w:tcPr>
            <w:tcW w:w="8495" w:type="dxa"/>
            <w:shd w:val="clear" w:color="auto" w:fill="auto"/>
          </w:tcPr>
          <w:p w14:paraId="3756626F" w14:textId="3CD0A192" w:rsidR="00B35ECA" w:rsidDel="00A847C1" w:rsidRDefault="00B35ECA">
            <w:pPr>
              <w:pStyle w:val="Heading3"/>
              <w:rPr>
                <w:del w:id="657" w:author="Adrian Gould" w:date="2023-08-28T16:10:00Z"/>
              </w:rPr>
              <w:pPrChange w:id="658" w:author="Adrian Gould [2]" w:date="2023-08-23T09:28:00Z">
                <w:pPr>
                  <w:pStyle w:val="Heading2"/>
                </w:pPr>
              </w:pPrChange>
            </w:pPr>
            <w:del w:id="659" w:author="Adrian Gould" w:date="2023-08-28T16:10:00Z">
              <w:r w:rsidDel="00A847C1">
                <w:delText>Which of the CSS Reset/Normalise files did you select and why?</w:delText>
              </w:r>
            </w:del>
          </w:p>
          <w:p w14:paraId="2A7587EB" w14:textId="02F6F138" w:rsidR="00B35ECA" w:rsidDel="00A847C1" w:rsidRDefault="00B35ECA" w:rsidP="00B35ECA">
            <w:pPr>
              <w:rPr>
                <w:del w:id="660" w:author="Adrian Gould" w:date="2023-08-28T16:10:00Z"/>
              </w:rPr>
            </w:pPr>
            <w:del w:id="661" w:author="Adrian Gould" w:date="2023-08-28T16:10:00Z">
              <w:r w:rsidDel="00A847C1">
                <w:delText>(2 – 4 sentences)</w:delText>
              </w:r>
            </w:del>
          </w:p>
          <w:p w14:paraId="72173462" w14:textId="5690965B" w:rsidR="00B35ECA" w:rsidDel="00A847C1" w:rsidRDefault="00B35ECA" w:rsidP="00B35ECA">
            <w:pPr>
              <w:rPr>
                <w:del w:id="662" w:author="Adrian Gould" w:date="2023-08-28T16:10:00Z"/>
              </w:rPr>
            </w:pPr>
          </w:p>
          <w:p w14:paraId="0D6F0A06" w14:textId="03E516ED" w:rsidR="00B35ECA" w:rsidDel="00A847C1" w:rsidRDefault="00B35ECA" w:rsidP="00B35ECA">
            <w:pPr>
              <w:rPr>
                <w:del w:id="663" w:author="Adrian Gould" w:date="2023-08-28T16:10:00Z"/>
              </w:rPr>
            </w:pPr>
          </w:p>
          <w:p w14:paraId="54F49E2E" w14:textId="06AD41DE" w:rsidR="002847BB" w:rsidDel="00A847C1" w:rsidRDefault="002847BB" w:rsidP="00B35ECA">
            <w:pPr>
              <w:rPr>
                <w:del w:id="664" w:author="Adrian Gould" w:date="2023-08-28T16:10:00Z"/>
              </w:rPr>
            </w:pPr>
          </w:p>
          <w:p w14:paraId="0D4691C3" w14:textId="5D7B5ED3" w:rsidR="002847BB" w:rsidDel="00A847C1" w:rsidRDefault="002847BB">
            <w:pPr>
              <w:pStyle w:val="Heading3"/>
              <w:rPr>
                <w:del w:id="665" w:author="Adrian Gould" w:date="2023-08-28T16:10:00Z"/>
              </w:rPr>
              <w:pPrChange w:id="666" w:author="Adrian Gould [2]" w:date="2023-08-23T09:28:00Z">
                <w:pPr>
                  <w:pStyle w:val="Heading2"/>
                </w:pPr>
              </w:pPrChange>
            </w:pPr>
            <w:del w:id="667" w:author="Adrian Gould" w:date="2023-08-28T16:10:00Z">
              <w:r w:rsidDel="00A847C1">
                <w:delText>What is the HTML you cre</w:delText>
              </w:r>
              <w:r w:rsidR="00D975C0" w:rsidDel="00A847C1">
                <w:delText>a</w:delText>
              </w:r>
              <w:r w:rsidDel="00A847C1">
                <w:delText>ted to include the CSS file?</w:delText>
              </w:r>
            </w:del>
          </w:p>
          <w:p w14:paraId="76FFDFF3" w14:textId="4D1C150B" w:rsidR="002847BB" w:rsidDel="00A847C1" w:rsidRDefault="000B51BC" w:rsidP="00B35ECA">
            <w:pPr>
              <w:rPr>
                <w:del w:id="668" w:author="Adrian Gould" w:date="2023-08-28T16:10:00Z"/>
              </w:rPr>
            </w:pPr>
            <w:del w:id="669" w:author="Adrian Gould" w:date="2023-08-28T16:10:00Z">
              <w:r w:rsidDel="00A847C1">
                <w:delText>(</w:delText>
              </w:r>
              <w:r w:rsidR="00CD3791" w:rsidDel="00A847C1">
                <w:delText>I</w:delText>
              </w:r>
              <w:r w:rsidR="00DA2C0A" w:rsidDel="00A847C1">
                <w:delText>nclude a code snippet</w:delText>
              </w:r>
              <w:r w:rsidDel="00A847C1">
                <w:delText>)</w:delText>
              </w:r>
            </w:del>
          </w:p>
          <w:p w14:paraId="376708F4" w14:textId="496022EF" w:rsidR="000B51BC" w:rsidDel="00A847C1" w:rsidRDefault="000B51BC" w:rsidP="00B35ECA">
            <w:pPr>
              <w:rPr>
                <w:del w:id="670" w:author="Adrian Gould" w:date="2023-08-28T16:10:00Z"/>
              </w:rPr>
            </w:pPr>
          </w:p>
          <w:p w14:paraId="5C063A0F" w14:textId="0828FFCC" w:rsidR="000B51BC" w:rsidDel="00A847C1" w:rsidRDefault="000B51BC" w:rsidP="00B35ECA">
            <w:pPr>
              <w:rPr>
                <w:del w:id="671" w:author="Adrian Gould" w:date="2023-08-28T16:10:00Z"/>
              </w:rPr>
            </w:pPr>
          </w:p>
          <w:p w14:paraId="0AA82A3A" w14:textId="27E9E7D6" w:rsidR="002847BB" w:rsidDel="00A847C1" w:rsidRDefault="002847BB" w:rsidP="00B35ECA">
            <w:pPr>
              <w:rPr>
                <w:del w:id="672" w:author="Adrian Gould" w:date="2023-08-28T16:10:00Z"/>
              </w:rPr>
            </w:pPr>
          </w:p>
          <w:p w14:paraId="7C341EB9" w14:textId="7E572177" w:rsidR="002847BB" w:rsidDel="00A847C1" w:rsidRDefault="00D975C0">
            <w:pPr>
              <w:pStyle w:val="Heading3"/>
              <w:rPr>
                <w:del w:id="673" w:author="Adrian Gould" w:date="2023-08-28T16:10:00Z"/>
              </w:rPr>
              <w:pPrChange w:id="674" w:author="Adrian Gould [2]" w:date="2023-08-23T09:28:00Z">
                <w:pPr>
                  <w:pStyle w:val="Heading2"/>
                </w:pPr>
              </w:pPrChange>
            </w:pPr>
            <w:del w:id="675" w:author="Adrian Gould" w:date="2023-08-28T16:10:00Z">
              <w:r w:rsidDel="00A847C1">
                <w:delText xml:space="preserve">Where is the above HTML code located in your </w:delText>
              </w:r>
            </w:del>
            <w:del w:id="676" w:author="Adrian Gould" w:date="2023-08-28T16:08:00Z">
              <w:r w:rsidDel="00A847C1">
                <w:delText>phase-2</w:delText>
              </w:r>
            </w:del>
            <w:del w:id="677" w:author="Adrian Gould" w:date="2023-08-28T16:10:00Z">
              <w:r w:rsidDel="00A847C1">
                <w:delText xml:space="preserve">/index.html file? </w:delText>
              </w:r>
            </w:del>
          </w:p>
          <w:p w14:paraId="70BF294E" w14:textId="73FD8AA0" w:rsidR="00B35ECA" w:rsidDel="00A847C1" w:rsidRDefault="000B51BC" w:rsidP="00B35ECA">
            <w:pPr>
              <w:rPr>
                <w:del w:id="678" w:author="Adrian Gould" w:date="2023-08-28T16:10:00Z"/>
              </w:rPr>
            </w:pPr>
            <w:del w:id="679" w:author="Adrian Gould" w:date="2023-08-28T16:10:00Z">
              <w:r w:rsidDel="00A847C1">
                <w:delText>(</w:delText>
              </w:r>
              <w:r w:rsidR="00CD3791" w:rsidDel="00A847C1">
                <w:delText>I</w:delText>
              </w:r>
              <w:r w:rsidR="00DA2C0A" w:rsidDel="00A847C1">
                <w:delText xml:space="preserve">nclude a </w:delText>
              </w:r>
              <w:r w:rsidDel="00A847C1">
                <w:delText>code snippet)</w:delText>
              </w:r>
            </w:del>
          </w:p>
          <w:p w14:paraId="2EA470C3" w14:textId="60BC02C6" w:rsidR="000B51BC" w:rsidDel="00A847C1" w:rsidRDefault="000B51BC" w:rsidP="00B35ECA">
            <w:pPr>
              <w:rPr>
                <w:del w:id="680" w:author="Adrian Gould" w:date="2023-08-28T16:10:00Z"/>
              </w:rPr>
            </w:pPr>
          </w:p>
          <w:p w14:paraId="4E09DD55" w14:textId="27C36070" w:rsidR="000B51BC" w:rsidDel="00A847C1" w:rsidRDefault="000B51BC" w:rsidP="00B35ECA">
            <w:pPr>
              <w:rPr>
                <w:ins w:id="681" w:author="Adrian Gould [2]" w:date="2023-08-23T09:27:00Z"/>
                <w:del w:id="682" w:author="Adrian Gould" w:date="2023-08-28T16:10:00Z"/>
              </w:rPr>
            </w:pPr>
          </w:p>
          <w:p w14:paraId="290015FC" w14:textId="711D67E0" w:rsidR="00C86034" w:rsidDel="00A847C1" w:rsidRDefault="00C86034">
            <w:pPr>
              <w:pStyle w:val="Heading3"/>
              <w:rPr>
                <w:ins w:id="683" w:author="Adrian Gould [2]" w:date="2023-08-23T09:27:00Z"/>
                <w:del w:id="684" w:author="Adrian Gould" w:date="2023-08-28T16:10:00Z"/>
              </w:rPr>
              <w:pPrChange w:id="685" w:author="Adrian Gould [2]" w:date="2023-08-23T09:28:00Z">
                <w:pPr/>
              </w:pPrChange>
            </w:pPr>
            <w:ins w:id="686" w:author="Adrian Gould [2]" w:date="2023-08-23T09:27:00Z">
              <w:del w:id="687" w:author="Adrian Gould" w:date="2023-08-28T16:10:00Z">
                <w:r w:rsidDel="00A847C1">
                  <w:delText>What is the Commit message you used?</w:delText>
                </w:r>
              </w:del>
            </w:ins>
          </w:p>
          <w:p w14:paraId="128C7B31" w14:textId="1026FADB" w:rsidR="00C86034" w:rsidDel="00A847C1" w:rsidRDefault="00C86034" w:rsidP="00B35ECA">
            <w:pPr>
              <w:rPr>
                <w:ins w:id="688" w:author="Adrian Gould [2]" w:date="2023-08-23T09:28:00Z"/>
                <w:del w:id="689" w:author="Adrian Gould" w:date="2023-08-28T16:10:00Z"/>
              </w:rPr>
            </w:pPr>
          </w:p>
          <w:p w14:paraId="27043C9D" w14:textId="42726E6A" w:rsidR="004C183E" w:rsidDel="00A847C1" w:rsidRDefault="004C183E" w:rsidP="00B35ECA">
            <w:pPr>
              <w:rPr>
                <w:ins w:id="690" w:author="Adrian Gould [2]" w:date="2023-08-23T09:27:00Z"/>
                <w:del w:id="691" w:author="Adrian Gould" w:date="2023-08-28T16:10:00Z"/>
              </w:rPr>
            </w:pPr>
          </w:p>
          <w:p w14:paraId="525994CE" w14:textId="3B029D98" w:rsidR="00C86034" w:rsidDel="00A847C1" w:rsidRDefault="00C86034" w:rsidP="00B35ECA">
            <w:pPr>
              <w:rPr>
                <w:del w:id="692" w:author="Adrian Gould" w:date="2023-08-28T16:10:00Z"/>
              </w:rPr>
            </w:pPr>
          </w:p>
          <w:p w14:paraId="272E0B8B" w14:textId="6E6495D3" w:rsidR="00B35ECA" w:rsidRPr="00B35ECA" w:rsidDel="00A847C1" w:rsidRDefault="00B35ECA" w:rsidP="00B35ECA">
            <w:pPr>
              <w:rPr>
                <w:del w:id="693" w:author="Adrian Gould" w:date="2023-08-28T16:10:00Z"/>
              </w:rPr>
            </w:pPr>
          </w:p>
        </w:tc>
      </w:tr>
      <w:tr w:rsidR="006F490D" w14:paraId="2837E7AA" w14:textId="77777777" w:rsidTr="00366910">
        <w:trPr>
          <w:cantSplit/>
          <w:ins w:id="694" w:author="Adrian Gould" w:date="2023-08-28T13:11:00Z"/>
        </w:trPr>
        <w:tc>
          <w:tcPr>
            <w:tcW w:w="1693" w:type="dxa"/>
            <w:shd w:val="clear" w:color="auto" w:fill="D9D9D9" w:themeFill="background1" w:themeFillShade="D9"/>
          </w:tcPr>
          <w:p w14:paraId="00C008AF" w14:textId="77777777" w:rsidR="006F490D" w:rsidRPr="006A4CC7" w:rsidRDefault="006F490D" w:rsidP="00366910">
            <w:pPr>
              <w:spacing w:line="240" w:lineRule="auto"/>
              <w:ind w:right="170"/>
              <w:textAlignment w:val="baseline"/>
              <w:rPr>
                <w:ins w:id="695" w:author="Adrian Gould" w:date="2023-08-28T13:11:00Z"/>
                <w:rFonts w:asciiTheme="majorHAnsi" w:hAnsiTheme="majorHAnsi" w:cstheme="majorHAnsi"/>
                <w:color w:val="FF0000"/>
                <w:sz w:val="48"/>
                <w:szCs w:val="48"/>
              </w:rPr>
            </w:pPr>
            <w:ins w:id="696" w:author="Adrian Gould" w:date="2023-08-28T13:11:00Z">
              <w:r>
                <w:rPr>
                  <w:rFonts w:asciiTheme="majorHAnsi" w:hAnsiTheme="majorHAnsi" w:cstheme="majorHAnsi"/>
                  <w:color w:val="FF0000"/>
                  <w:sz w:val="48"/>
                  <w:szCs w:val="48"/>
                </w:rPr>
                <w:lastRenderedPageBreak/>
                <w:t>03</w:t>
              </w:r>
            </w:ins>
          </w:p>
        </w:tc>
        <w:tc>
          <w:tcPr>
            <w:tcW w:w="8495" w:type="dxa"/>
            <w:shd w:val="clear" w:color="auto" w:fill="auto"/>
          </w:tcPr>
          <w:p w14:paraId="6219C29E" w14:textId="085F47E3" w:rsidR="006F490D" w:rsidRDefault="00A847C1" w:rsidP="00366910">
            <w:pPr>
              <w:pStyle w:val="Heading2"/>
              <w:rPr>
                <w:ins w:id="697" w:author="Adrian Gould" w:date="2023-08-28T13:11:00Z"/>
              </w:rPr>
            </w:pPr>
            <w:bookmarkStart w:id="698" w:name="_Toc144137651"/>
            <w:ins w:id="699" w:author="Adrian Gould" w:date="2023-08-28T16:10:00Z">
              <w:r>
                <w:t>Locate and Select Appropriate Images</w:t>
              </w:r>
            </w:ins>
            <w:bookmarkEnd w:id="698"/>
          </w:p>
          <w:p w14:paraId="317771FF" w14:textId="77777777" w:rsidR="006F490D" w:rsidRDefault="009F210C" w:rsidP="00CE04F0">
            <w:pPr>
              <w:rPr>
                <w:ins w:id="700" w:author="Adrian Gould" w:date="2023-08-28T16:59:00Z"/>
              </w:rPr>
            </w:pPr>
            <w:ins w:id="701" w:author="Adrian Gould" w:date="2023-08-28T16:59:00Z">
              <w:r>
                <w:t>In this step you will be selecting images for use in the site.</w:t>
              </w:r>
            </w:ins>
          </w:p>
          <w:p w14:paraId="4301CB79" w14:textId="5206963C" w:rsidR="009F210C" w:rsidRDefault="009F210C" w:rsidP="00CE04F0">
            <w:pPr>
              <w:rPr>
                <w:ins w:id="702" w:author="Adrian Gould" w:date="2023-08-28T17:00:00Z"/>
              </w:rPr>
            </w:pPr>
            <w:ins w:id="703" w:author="Adrian Gould" w:date="2023-08-28T16:59:00Z">
              <w:r>
                <w:t xml:space="preserve">You are required to locate </w:t>
              </w:r>
            </w:ins>
            <w:ins w:id="704" w:author="Adrian Gould" w:date="2023-08-28T17:06:00Z">
              <w:r w:rsidRPr="009F210C">
                <w:rPr>
                  <w:b/>
                  <w:bCs w:val="0"/>
                  <w:color w:val="FF0000"/>
                  <w:rPrChange w:id="705" w:author="Adrian Gould" w:date="2023-08-28T17:06:00Z">
                    <w:rPr/>
                  </w:rPrChange>
                </w:rPr>
                <w:t>FOUR</w:t>
              </w:r>
              <w:r w:rsidRPr="009F210C">
                <w:rPr>
                  <w:color w:val="FF0000"/>
                  <w:rPrChange w:id="706" w:author="Adrian Gould" w:date="2023-08-28T17:06:00Z">
                    <w:rPr/>
                  </w:rPrChange>
                </w:rPr>
                <w:t xml:space="preserve"> </w:t>
              </w:r>
            </w:ins>
            <w:ins w:id="707" w:author="Adrian Gould" w:date="2023-08-28T16:59:00Z">
              <w:r>
                <w:t xml:space="preserve">images for the site </w:t>
              </w:r>
            </w:ins>
            <w:ins w:id="708" w:author="Adrian Gould" w:date="2023-08-28T17:08:00Z">
              <w:r w:rsidR="00F0215D">
                <w:t>to match the following basic requirements:</w:t>
              </w:r>
            </w:ins>
          </w:p>
          <w:p w14:paraId="51CB91AD" w14:textId="3934633F" w:rsidR="009F210C" w:rsidRDefault="009F210C">
            <w:pPr>
              <w:pStyle w:val="ListParagraph"/>
              <w:numPr>
                <w:ilvl w:val="0"/>
                <w:numId w:val="9"/>
              </w:numPr>
              <w:rPr>
                <w:ins w:id="709" w:author="Adrian Gould" w:date="2023-08-28T17:06:00Z"/>
              </w:rPr>
              <w:pPrChange w:id="710" w:author="Adrian Gould" w:date="2023-08-28T17:08:00Z">
                <w:pPr>
                  <w:pStyle w:val="ListParagraph"/>
                  <w:numPr>
                    <w:ilvl w:val="2"/>
                    <w:numId w:val="9"/>
                  </w:numPr>
                  <w:ind w:left="2160"/>
                </w:pPr>
              </w:pPrChange>
            </w:pPr>
            <w:ins w:id="711" w:author="Adrian Gould" w:date="2023-08-28T17:06:00Z">
              <w:r>
                <w:t xml:space="preserve">a </w:t>
              </w:r>
            </w:ins>
            <w:ins w:id="712" w:author="Adrian Gould" w:date="2023-08-28T17:07:00Z">
              <w:r w:rsidR="00F0215D">
                <w:t>HTML/CSS or JavaScript</w:t>
              </w:r>
            </w:ins>
            <w:ins w:id="713" w:author="Adrian Gould" w:date="2023-08-28T17:06:00Z">
              <w:r>
                <w:t xml:space="preserve"> Joke</w:t>
              </w:r>
            </w:ins>
          </w:p>
          <w:p w14:paraId="3F9B13CF" w14:textId="79B59A0A" w:rsidR="009F210C" w:rsidRDefault="009F210C">
            <w:pPr>
              <w:pStyle w:val="ListParagraph"/>
              <w:numPr>
                <w:ilvl w:val="0"/>
                <w:numId w:val="9"/>
              </w:numPr>
              <w:rPr>
                <w:ins w:id="714" w:author="Adrian Gould" w:date="2023-08-28T17:07:00Z"/>
              </w:rPr>
              <w:pPrChange w:id="715" w:author="Adrian Gould" w:date="2023-08-28T17:08:00Z">
                <w:pPr>
                  <w:pStyle w:val="ListParagraph"/>
                  <w:numPr>
                    <w:ilvl w:val="2"/>
                    <w:numId w:val="9"/>
                  </w:numPr>
                  <w:ind w:left="2160"/>
                </w:pPr>
              </w:pPrChange>
            </w:pPr>
            <w:ins w:id="716" w:author="Adrian Gould" w:date="2023-08-28T17:06:00Z">
              <w:r>
                <w:t xml:space="preserve">a </w:t>
              </w:r>
            </w:ins>
            <w:ins w:id="717" w:author="Adrian Gould" w:date="2023-08-28T17:07:00Z">
              <w:r>
                <w:t>joke about user error</w:t>
              </w:r>
            </w:ins>
          </w:p>
          <w:p w14:paraId="0C79DFDD" w14:textId="511F4B42" w:rsidR="009F210C" w:rsidRDefault="009F210C">
            <w:pPr>
              <w:pStyle w:val="ListParagraph"/>
              <w:numPr>
                <w:ilvl w:val="0"/>
                <w:numId w:val="9"/>
              </w:numPr>
              <w:rPr>
                <w:ins w:id="718" w:author="Adrian Gould" w:date="2023-08-28T17:07:00Z"/>
              </w:rPr>
              <w:pPrChange w:id="719" w:author="Adrian Gould" w:date="2023-08-28T17:08:00Z">
                <w:pPr>
                  <w:pStyle w:val="ListParagraph"/>
                  <w:numPr>
                    <w:ilvl w:val="2"/>
                    <w:numId w:val="9"/>
                  </w:numPr>
                  <w:ind w:left="2160"/>
                </w:pPr>
              </w:pPrChange>
            </w:pPr>
            <w:ins w:id="720" w:author="Adrian Gould" w:date="2023-08-28T17:07:00Z">
              <w:r>
                <w:t>a photo to illustrate one of the stories</w:t>
              </w:r>
              <w:r w:rsidR="00F0215D">
                <w:t xml:space="preserve"> </w:t>
              </w:r>
            </w:ins>
            <w:ins w:id="721" w:author="Adrian Gould" w:date="2023-08-28T17:08:00Z">
              <w:r w:rsidR="00F0215D">
                <w:t>on</w:t>
              </w:r>
            </w:ins>
            <w:ins w:id="722" w:author="Adrian Gould" w:date="2023-08-28T17:07:00Z">
              <w:r w:rsidR="00F0215D">
                <w:t xml:space="preserve"> the site</w:t>
              </w:r>
            </w:ins>
          </w:p>
          <w:p w14:paraId="7CEAC771" w14:textId="0F2F9B53" w:rsidR="009F210C" w:rsidRDefault="009F210C" w:rsidP="00F0215D">
            <w:pPr>
              <w:pStyle w:val="ListParagraph"/>
              <w:numPr>
                <w:ilvl w:val="0"/>
                <w:numId w:val="9"/>
              </w:numPr>
              <w:rPr>
                <w:ins w:id="723" w:author="Adrian Gould" w:date="2023-08-28T17:08:00Z"/>
              </w:rPr>
            </w:pPr>
            <w:ins w:id="724" w:author="Adrian Gould" w:date="2023-08-28T17:07:00Z">
              <w:r>
                <w:t xml:space="preserve">a </w:t>
              </w:r>
              <w:r w:rsidR="00F0215D">
                <w:t>joke about programming</w:t>
              </w:r>
              <w:r>
                <w:t xml:space="preserve"> </w:t>
              </w:r>
            </w:ins>
          </w:p>
          <w:p w14:paraId="7E555EA0" w14:textId="5AC40232" w:rsidR="00F0215D" w:rsidRPr="00F0215D" w:rsidRDefault="00F0215D" w:rsidP="00F0215D">
            <w:pPr>
              <w:rPr>
                <w:ins w:id="725" w:author="Adrian Gould" w:date="2023-08-28T17:04:00Z"/>
                <w:rStyle w:val="IntenseEmphasis"/>
                <w:rPrChange w:id="726" w:author="Adrian Gould" w:date="2023-08-28T17:09:00Z">
                  <w:rPr>
                    <w:ins w:id="727" w:author="Adrian Gould" w:date="2023-08-28T17:04:00Z"/>
                  </w:rPr>
                </w:rPrChange>
              </w:rPr>
            </w:pPr>
            <w:ins w:id="728" w:author="Adrian Gould" w:date="2023-08-28T17:08:00Z">
              <w:r w:rsidRPr="00F0215D">
                <w:rPr>
                  <w:rStyle w:val="IntenseEmphasis"/>
                  <w:rPrChange w:id="729" w:author="Adrian Gould" w:date="2023-08-28T17:09:00Z">
                    <w:rPr/>
                  </w:rPrChange>
                </w:rPr>
                <w:t>All images MUST BE TAFE appropriate and suitable for GEN</w:t>
              </w:r>
            </w:ins>
            <w:ins w:id="730" w:author="Adrian Gould" w:date="2023-08-28T17:09:00Z">
              <w:r w:rsidRPr="00F0215D">
                <w:rPr>
                  <w:rStyle w:val="IntenseEmphasis"/>
                  <w:rPrChange w:id="731" w:author="Adrian Gould" w:date="2023-08-28T17:09:00Z">
                    <w:rPr/>
                  </w:rPrChange>
                </w:rPr>
                <w:t>ERAL VIEWING.</w:t>
              </w:r>
            </w:ins>
          </w:p>
          <w:p w14:paraId="3883D36C" w14:textId="257C74D2" w:rsidR="009F210C" w:rsidRDefault="009F210C" w:rsidP="00CE04F0">
            <w:pPr>
              <w:rPr>
                <w:ins w:id="732" w:author="Adrian Gould" w:date="2023-08-28T17:05:00Z"/>
              </w:rPr>
            </w:pPr>
            <w:ins w:id="733" w:author="Adrian Gould" w:date="2023-08-28T17:04:00Z">
              <w:r>
                <w:t>When you find each image, download a copy of it and add to the assets/images folder in the portfolio file st</w:t>
              </w:r>
            </w:ins>
            <w:ins w:id="734" w:author="Adrian Gould" w:date="2023-08-28T17:05:00Z">
              <w:r>
                <w:t>ructure.</w:t>
              </w:r>
            </w:ins>
          </w:p>
          <w:p w14:paraId="6F62ABFD" w14:textId="15D4026D" w:rsidR="009F210C" w:rsidRDefault="009F210C" w:rsidP="009F210C">
            <w:pPr>
              <w:rPr>
                <w:ins w:id="735" w:author="Adrian Gould" w:date="2023-08-28T17:00:00Z"/>
              </w:rPr>
            </w:pPr>
            <w:ins w:id="736" w:author="Adrian Gould" w:date="2023-08-28T17:05:00Z">
              <w:r>
                <w:t xml:space="preserve">You must also </w:t>
              </w:r>
            </w:ins>
            <w:ins w:id="737" w:author="Adrian Gould" w:date="2023-08-28T17:00:00Z">
              <w:r>
                <w:t xml:space="preserve">note the following details </w:t>
              </w:r>
            </w:ins>
            <w:ins w:id="738" w:author="Adrian Gould" w:date="2023-08-28T17:05:00Z">
              <w:r>
                <w:t xml:space="preserve">for each image </w:t>
              </w:r>
            </w:ins>
            <w:ins w:id="739" w:author="Adrian Gould" w:date="2023-08-28T17:00:00Z">
              <w:r w:rsidRPr="009F210C">
                <w:t>in</w:t>
              </w:r>
              <w:r>
                <w:t xml:space="preserve"> </w:t>
              </w:r>
              <w:r w:rsidRPr="009F210C">
                <w:t>th</w:t>
              </w:r>
              <w:r>
                <w:t>e tables on the next page.</w:t>
              </w:r>
            </w:ins>
          </w:p>
          <w:p w14:paraId="54C7C0C7" w14:textId="595B661C" w:rsidR="009F210C" w:rsidRDefault="009F210C">
            <w:pPr>
              <w:pStyle w:val="ListParagraph"/>
              <w:numPr>
                <w:ilvl w:val="0"/>
                <w:numId w:val="37"/>
              </w:numPr>
              <w:rPr>
                <w:ins w:id="740" w:author="Adrian Gould" w:date="2023-08-28T17:00:00Z"/>
              </w:rPr>
              <w:pPrChange w:id="741" w:author="Adrian Gould" w:date="2023-08-28T17:02:00Z">
                <w:pPr/>
              </w:pPrChange>
            </w:pPr>
            <w:ins w:id="742" w:author="Adrian Gould" w:date="2023-08-28T17:00:00Z">
              <w:r>
                <w:t>Image File Name</w:t>
              </w:r>
            </w:ins>
          </w:p>
          <w:p w14:paraId="3767DC1F" w14:textId="3706A67C" w:rsidR="009F210C" w:rsidRDefault="009F210C">
            <w:pPr>
              <w:pStyle w:val="ListParagraph"/>
              <w:numPr>
                <w:ilvl w:val="0"/>
                <w:numId w:val="37"/>
              </w:numPr>
              <w:rPr>
                <w:ins w:id="743" w:author="Adrian Gould" w:date="2023-08-28T17:00:00Z"/>
              </w:rPr>
              <w:pPrChange w:id="744" w:author="Adrian Gould" w:date="2023-08-28T17:02:00Z">
                <w:pPr/>
              </w:pPrChange>
            </w:pPr>
            <w:ins w:id="745" w:author="Adrian Gould" w:date="2023-08-28T17:00:00Z">
              <w:r>
                <w:t>Photographer / Originator of Image</w:t>
              </w:r>
            </w:ins>
          </w:p>
          <w:p w14:paraId="27F113C3" w14:textId="29E5C38A" w:rsidR="009F210C" w:rsidRDefault="009F210C">
            <w:pPr>
              <w:pStyle w:val="ListParagraph"/>
              <w:numPr>
                <w:ilvl w:val="0"/>
                <w:numId w:val="37"/>
              </w:numPr>
              <w:rPr>
                <w:ins w:id="746" w:author="Adrian Gould" w:date="2023-08-28T17:02:00Z"/>
              </w:rPr>
              <w:pPrChange w:id="747" w:author="Adrian Gould" w:date="2023-08-28T17:02:00Z">
                <w:pPr/>
              </w:pPrChange>
            </w:pPr>
            <w:ins w:id="748" w:author="Adrian Gould" w:date="2023-08-28T17:00:00Z">
              <w:r>
                <w:t xml:space="preserve">URL </w:t>
              </w:r>
            </w:ins>
            <w:ins w:id="749" w:author="Adrian Gould" w:date="2023-08-28T17:02:00Z">
              <w:r>
                <w:t xml:space="preserve">of the page that the </w:t>
              </w:r>
            </w:ins>
            <w:ins w:id="750" w:author="Adrian Gould" w:date="2023-08-28T17:00:00Z">
              <w:r>
                <w:t>image is from</w:t>
              </w:r>
            </w:ins>
          </w:p>
          <w:p w14:paraId="6FA6916B" w14:textId="2907995A" w:rsidR="009F210C" w:rsidRDefault="009F210C" w:rsidP="009F210C">
            <w:pPr>
              <w:pStyle w:val="ListParagraph"/>
              <w:numPr>
                <w:ilvl w:val="0"/>
                <w:numId w:val="37"/>
              </w:numPr>
              <w:rPr>
                <w:ins w:id="751" w:author="Adrian Gould" w:date="2023-08-28T17:02:00Z"/>
              </w:rPr>
            </w:pPr>
            <w:ins w:id="752" w:author="Adrian Gould" w:date="2023-08-28T17:02:00Z">
              <w:r>
                <w:t>Date retrieved</w:t>
              </w:r>
            </w:ins>
          </w:p>
          <w:p w14:paraId="007C6B4A" w14:textId="6A8D7FF5" w:rsidR="009F210C" w:rsidRDefault="009F210C">
            <w:pPr>
              <w:pStyle w:val="ListParagraph"/>
              <w:numPr>
                <w:ilvl w:val="0"/>
                <w:numId w:val="37"/>
              </w:numPr>
              <w:rPr>
                <w:ins w:id="753" w:author="Adrian Gould" w:date="2023-08-28T17:01:00Z"/>
              </w:rPr>
              <w:pPrChange w:id="754" w:author="Adrian Gould" w:date="2023-08-28T17:02:00Z">
                <w:pPr/>
              </w:pPrChange>
            </w:pPr>
            <w:ins w:id="755" w:author="Adrian Gould" w:date="2023-08-28T17:02:00Z">
              <w:r>
                <w:t>A sample of the image</w:t>
              </w:r>
            </w:ins>
          </w:p>
          <w:p w14:paraId="150AB548" w14:textId="626950ED" w:rsidR="009F210C" w:rsidRDefault="009F210C" w:rsidP="00CE04F0">
            <w:pPr>
              <w:rPr>
                <w:ins w:id="756" w:author="Adrian Gould" w:date="2023-08-28T17:09:00Z"/>
              </w:rPr>
            </w:pPr>
            <w:ins w:id="757" w:author="Adrian Gould" w:date="2023-08-28T17:02:00Z">
              <w:r>
                <w:t>A</w:t>
              </w:r>
            </w:ins>
            <w:ins w:id="758" w:author="Adrian Gould" w:date="2023-08-28T17:01:00Z">
              <w:r>
                <w:t>ny links with Google/Bing/etc search inks are not valid, you MUST find and give the original URL for the page with the image in the</w:t>
              </w:r>
            </w:ins>
            <w:ins w:id="759" w:author="Adrian Gould" w:date="2023-08-28T17:02:00Z">
              <w:r>
                <w:t xml:space="preserve"> table.</w:t>
              </w:r>
            </w:ins>
          </w:p>
          <w:p w14:paraId="4969316D" w14:textId="0F7CBA05" w:rsidR="00F0215D" w:rsidRDefault="00F0215D" w:rsidP="00CE04F0">
            <w:pPr>
              <w:rPr>
                <w:ins w:id="760" w:author="Adrian Gould" w:date="2023-08-28T17:10:00Z"/>
              </w:rPr>
            </w:pPr>
            <w:ins w:id="761" w:author="Adrian Gould" w:date="2023-08-28T17:09:00Z">
              <w:r>
                <w:t xml:space="preserve">Add the images to version control (this is not generally done, but for this portfolio we are requiring them to be </w:t>
              </w:r>
            </w:ins>
            <w:ins w:id="762" w:author="Adrian Gould" w:date="2023-08-28T17:10:00Z">
              <w:r>
                <w:t>added).</w:t>
              </w:r>
            </w:ins>
          </w:p>
          <w:p w14:paraId="72A5FBE8" w14:textId="603BAAFD" w:rsidR="00F0215D" w:rsidRDefault="00F0215D" w:rsidP="00CE04F0">
            <w:pPr>
              <w:rPr>
                <w:ins w:id="763" w:author="Adrian Gould" w:date="2023-08-28T17:10:00Z"/>
              </w:rPr>
            </w:pPr>
            <w:ins w:id="764" w:author="Adrian Gould" w:date="2023-08-28T17:10:00Z">
              <w:r>
                <w:t>Commit and push the images to your private remote repository with a suitable commit message:</w:t>
              </w:r>
            </w:ins>
          </w:p>
          <w:p w14:paraId="78795650" w14:textId="3F1ACF62" w:rsidR="00F0215D" w:rsidRPr="00F0215D" w:rsidRDefault="00F0215D">
            <w:pPr>
              <w:pStyle w:val="ListParagraph"/>
              <w:numPr>
                <w:ilvl w:val="0"/>
                <w:numId w:val="43"/>
              </w:numPr>
              <w:rPr>
                <w:ins w:id="765" w:author="Adrian Gould" w:date="2023-08-28T16:59:00Z"/>
                <w:i/>
                <w:color w:val="C00000"/>
                <w:rPrChange w:id="766" w:author="Adrian Gould" w:date="2023-08-28T17:10:00Z">
                  <w:rPr>
                    <w:ins w:id="767" w:author="Adrian Gould" w:date="2023-08-28T16:59:00Z"/>
                  </w:rPr>
                </w:rPrChange>
              </w:rPr>
              <w:pPrChange w:id="768" w:author="Adrian Gould" w:date="2023-08-28T17:10:00Z">
                <w:pPr/>
              </w:pPrChange>
            </w:pPr>
            <w:ins w:id="769" w:author="Adrian Gould" w:date="2023-08-28T17:10:00Z">
              <w:r w:rsidRPr="007B492A">
                <w:rPr>
                  <w:rStyle w:val="IntenseEmphasis"/>
                </w:rPr>
                <w:t>feat</w:t>
              </w:r>
              <w:r w:rsidRPr="00366910">
                <w:rPr>
                  <w:rStyle w:val="IntenseEmphasis"/>
                </w:rPr>
                <w:t xml:space="preserve">: </w:t>
              </w:r>
              <w:r>
                <w:rPr>
                  <w:rStyle w:val="IntenseEmphasis"/>
                </w:rPr>
                <w:t>identify and select images for site</w:t>
              </w:r>
            </w:ins>
          </w:p>
          <w:p w14:paraId="0E9FEC46" w14:textId="212FAF1B" w:rsidR="009F210C" w:rsidRPr="00B35ECA" w:rsidRDefault="009F210C" w:rsidP="00CE04F0">
            <w:pPr>
              <w:rPr>
                <w:ins w:id="770" w:author="Adrian Gould" w:date="2023-08-28T13:11:00Z"/>
              </w:rPr>
            </w:pPr>
          </w:p>
        </w:tc>
      </w:tr>
      <w:tr w:rsidR="009F210C" w14:paraId="559E0306" w14:textId="77777777" w:rsidTr="00366910">
        <w:trPr>
          <w:cantSplit/>
          <w:ins w:id="771" w:author="Adrian Gould" w:date="2023-08-28T17:03:00Z"/>
        </w:trPr>
        <w:tc>
          <w:tcPr>
            <w:tcW w:w="1693" w:type="dxa"/>
            <w:shd w:val="clear" w:color="auto" w:fill="D9D9D9" w:themeFill="background1" w:themeFillShade="D9"/>
          </w:tcPr>
          <w:p w14:paraId="5C9B40C4" w14:textId="6ABFD069" w:rsidR="009F210C" w:rsidRDefault="009F210C" w:rsidP="00366910">
            <w:pPr>
              <w:spacing w:line="240" w:lineRule="auto"/>
              <w:ind w:right="170"/>
              <w:textAlignment w:val="baseline"/>
              <w:rPr>
                <w:ins w:id="772" w:author="Adrian Gould" w:date="2023-08-28T17:03:00Z"/>
                <w:rFonts w:asciiTheme="majorHAnsi" w:hAnsiTheme="majorHAnsi" w:cstheme="majorHAnsi"/>
                <w:color w:val="FF0000"/>
                <w:sz w:val="48"/>
                <w:szCs w:val="48"/>
              </w:rPr>
            </w:pPr>
            <w:ins w:id="773" w:author="Adrian Gould" w:date="2023-08-28T17:03:00Z">
              <w:r>
                <w:rPr>
                  <w:rFonts w:asciiTheme="majorHAnsi" w:hAnsiTheme="majorHAnsi" w:cstheme="majorHAnsi"/>
                  <w:color w:val="FF0000"/>
                  <w:sz w:val="48"/>
                  <w:szCs w:val="48"/>
                </w:rPr>
                <w:lastRenderedPageBreak/>
                <w:t>A03</w:t>
              </w:r>
            </w:ins>
          </w:p>
        </w:tc>
        <w:tc>
          <w:tcPr>
            <w:tcW w:w="8495" w:type="dxa"/>
            <w:shd w:val="clear" w:color="auto" w:fill="auto"/>
          </w:tcPr>
          <w:p w14:paraId="099E906D" w14:textId="77777777" w:rsidR="009F210C" w:rsidRDefault="009F210C" w:rsidP="00366910">
            <w:pPr>
              <w:pStyle w:val="Heading2"/>
              <w:rPr>
                <w:ins w:id="774" w:author="Adrian Gould" w:date="2023-08-28T17:05:00Z"/>
              </w:rPr>
            </w:pPr>
            <w:bookmarkStart w:id="775" w:name="_Toc144137652"/>
            <w:ins w:id="776" w:author="Adrian Gould" w:date="2023-08-28T17:03:00Z">
              <w:r>
                <w:t>Image Sources</w:t>
              </w:r>
            </w:ins>
            <w:bookmarkEnd w:id="775"/>
          </w:p>
          <w:p w14:paraId="42AD8C01" w14:textId="7DCB88CD" w:rsidR="009F210C" w:rsidRPr="009F210C" w:rsidRDefault="009F210C">
            <w:pPr>
              <w:rPr>
                <w:ins w:id="777" w:author="Adrian Gould" w:date="2023-08-28T17:03:00Z"/>
              </w:rPr>
              <w:pPrChange w:id="778" w:author="Adrian Gould" w:date="2023-08-28T17:05:00Z">
                <w:pPr>
                  <w:pStyle w:val="Heading2"/>
                </w:pPr>
              </w:pPrChange>
            </w:pPr>
            <w:ins w:id="779" w:author="Adrian Gould" w:date="2023-08-28T17:05:00Z">
              <w:r>
                <w:t>Replace the text in each cell with the de</w:t>
              </w:r>
            </w:ins>
            <w:ins w:id="780" w:author="Adrian Gould" w:date="2023-08-28T17:06:00Z">
              <w:r>
                <w:t>tails indicated.</w:t>
              </w:r>
            </w:ins>
            <w:ins w:id="781" w:author="Adrian Gould" w:date="2023-08-28T17:11:00Z">
              <w:r w:rsidR="00F0215D">
                <w:t xml:space="preserve"> We provide an example for your guidance.</w:t>
              </w:r>
            </w:ins>
          </w:p>
          <w:tbl>
            <w:tblPr>
              <w:tblStyle w:val="TableGrid"/>
              <w:tblW w:w="0" w:type="auto"/>
              <w:tblLayout w:type="fixed"/>
              <w:tblCellMar>
                <w:top w:w="57" w:type="dxa"/>
                <w:bottom w:w="57" w:type="dxa"/>
              </w:tblCellMar>
              <w:tblLook w:val="04A0" w:firstRow="1" w:lastRow="0" w:firstColumn="1" w:lastColumn="0" w:noHBand="0" w:noVBand="1"/>
              <w:tblPrChange w:id="782" w:author="Adrian Gould" w:date="2023-08-28T17:16:00Z">
                <w:tblPr>
                  <w:tblStyle w:val="TableGrid"/>
                  <w:tblW w:w="0" w:type="auto"/>
                  <w:tblLayout w:type="fixed"/>
                  <w:tblLook w:val="04A0" w:firstRow="1" w:lastRow="0" w:firstColumn="1" w:lastColumn="0" w:noHBand="0" w:noVBand="1"/>
                </w:tblPr>
              </w:tblPrChange>
            </w:tblPr>
            <w:tblGrid>
              <w:gridCol w:w="1614"/>
              <w:gridCol w:w="6701"/>
              <w:tblGridChange w:id="783">
                <w:tblGrid>
                  <w:gridCol w:w="1614"/>
                  <w:gridCol w:w="6701"/>
                </w:tblGrid>
              </w:tblGridChange>
            </w:tblGrid>
            <w:tr w:rsidR="009F210C" w14:paraId="2670EE22" w14:textId="77777777" w:rsidTr="00F0215D">
              <w:trPr>
                <w:ins w:id="784" w:author="Adrian Gould" w:date="2023-08-28T17:03:00Z"/>
              </w:trPr>
              <w:tc>
                <w:tcPr>
                  <w:tcW w:w="1614" w:type="dxa"/>
                  <w:vMerge w:val="restart"/>
                  <w:vAlign w:val="center"/>
                  <w:tcPrChange w:id="785" w:author="Adrian Gould" w:date="2023-08-28T17:16:00Z">
                    <w:tcPr>
                      <w:tcW w:w="1614" w:type="dxa"/>
                      <w:vMerge w:val="restart"/>
                    </w:tcPr>
                  </w:tcPrChange>
                </w:tcPr>
                <w:p w14:paraId="72DDCE1D" w14:textId="3C439DD9" w:rsidR="009F210C" w:rsidRDefault="00F0215D">
                  <w:pPr>
                    <w:spacing w:before="0" w:after="0"/>
                    <w:rPr>
                      <w:ins w:id="786" w:author="Adrian Gould" w:date="2023-08-28T17:03:00Z"/>
                    </w:rPr>
                    <w:pPrChange w:id="787" w:author="Adrian Gould" w:date="2023-08-28T17:15:00Z">
                      <w:pPr/>
                    </w:pPrChange>
                  </w:pPr>
                  <w:ins w:id="788" w:author="Adrian Gould" w:date="2023-08-28T17:13:00Z">
                    <w:r>
                      <w:rPr>
                        <w:noProof/>
                      </w:rPr>
                      <w:drawing>
                        <wp:inline distT="0" distB="0" distL="0" distR="0" wp14:anchorId="090B55C4" wp14:editId="23DEB617">
                          <wp:extent cx="887730" cy="592455"/>
                          <wp:effectExtent l="0" t="0" r="1270" b="4445"/>
                          <wp:docPr id="1861232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23215" name="Picture 186123215"/>
                                  <pic:cNvPicPr/>
                                </pic:nvPicPr>
                                <pic:blipFill>
                                  <a:blip r:embed="rId19" cstate="print">
                                    <a:extLst>
                                      <a:ext uri="{28A0092B-C50C-407E-A947-70E740481C1C}">
                                        <a14:useLocalDpi xmlns:a14="http://schemas.microsoft.com/office/drawing/2010/main" val="0"/>
                                      </a:ext>
                                    </a:extLst>
                                  </a:blip>
                                  <a:stretch>
                                    <a:fillRect/>
                                  </a:stretch>
                                </pic:blipFill>
                                <pic:spPr>
                                  <a:xfrm>
                                    <a:off x="0" y="0"/>
                                    <a:ext cx="887730" cy="592455"/>
                                  </a:xfrm>
                                  <a:prstGeom prst="rect">
                                    <a:avLst/>
                                  </a:prstGeom>
                                </pic:spPr>
                              </pic:pic>
                            </a:graphicData>
                          </a:graphic>
                        </wp:inline>
                      </w:drawing>
                    </w:r>
                  </w:ins>
                </w:p>
              </w:tc>
              <w:tc>
                <w:tcPr>
                  <w:tcW w:w="6701" w:type="dxa"/>
                  <w:vAlign w:val="center"/>
                  <w:tcPrChange w:id="789" w:author="Adrian Gould" w:date="2023-08-28T17:16:00Z">
                    <w:tcPr>
                      <w:tcW w:w="6701" w:type="dxa"/>
                    </w:tcPr>
                  </w:tcPrChange>
                </w:tcPr>
                <w:p w14:paraId="42392C9A" w14:textId="7A91A4B6" w:rsidR="009F210C" w:rsidRDefault="00F0215D">
                  <w:pPr>
                    <w:spacing w:before="0" w:after="0"/>
                    <w:rPr>
                      <w:ins w:id="790" w:author="Adrian Gould" w:date="2023-08-28T17:03:00Z"/>
                    </w:rPr>
                    <w:pPrChange w:id="791" w:author="Adrian Gould" w:date="2023-08-28T17:15:00Z">
                      <w:pPr/>
                    </w:pPrChange>
                  </w:pPr>
                  <w:ins w:id="792" w:author="Adrian Gould" w:date="2023-08-28T17:13:00Z">
                    <w:r w:rsidRPr="00F0215D">
                      <w:t>ilya-pavlov-OqtafYT5kTw-unsplash.jpg</w:t>
                    </w:r>
                  </w:ins>
                </w:p>
              </w:tc>
            </w:tr>
            <w:tr w:rsidR="009F210C" w14:paraId="28FC004A" w14:textId="77777777" w:rsidTr="00F0215D">
              <w:trPr>
                <w:ins w:id="793" w:author="Adrian Gould" w:date="2023-08-28T17:03:00Z"/>
              </w:trPr>
              <w:tc>
                <w:tcPr>
                  <w:tcW w:w="1614" w:type="dxa"/>
                  <w:vMerge/>
                  <w:vAlign w:val="center"/>
                  <w:tcPrChange w:id="794" w:author="Adrian Gould" w:date="2023-08-28T17:16:00Z">
                    <w:tcPr>
                      <w:tcW w:w="1614" w:type="dxa"/>
                      <w:vMerge/>
                    </w:tcPr>
                  </w:tcPrChange>
                </w:tcPr>
                <w:p w14:paraId="556C4E31" w14:textId="77777777" w:rsidR="009F210C" w:rsidRDefault="009F210C">
                  <w:pPr>
                    <w:spacing w:before="0" w:after="0"/>
                    <w:rPr>
                      <w:ins w:id="795" w:author="Adrian Gould" w:date="2023-08-28T17:03:00Z"/>
                    </w:rPr>
                    <w:pPrChange w:id="796" w:author="Adrian Gould" w:date="2023-08-28T17:15:00Z">
                      <w:pPr/>
                    </w:pPrChange>
                  </w:pPr>
                </w:p>
              </w:tc>
              <w:tc>
                <w:tcPr>
                  <w:tcW w:w="6701" w:type="dxa"/>
                  <w:vAlign w:val="center"/>
                  <w:tcPrChange w:id="797" w:author="Adrian Gould" w:date="2023-08-28T17:16:00Z">
                    <w:tcPr>
                      <w:tcW w:w="6701" w:type="dxa"/>
                    </w:tcPr>
                  </w:tcPrChange>
                </w:tcPr>
                <w:p w14:paraId="37007E59" w14:textId="1E21CFD3" w:rsidR="009F210C" w:rsidRDefault="00F0215D">
                  <w:pPr>
                    <w:spacing w:before="0" w:after="0"/>
                    <w:rPr>
                      <w:ins w:id="798" w:author="Adrian Gould" w:date="2023-08-28T17:03:00Z"/>
                    </w:rPr>
                    <w:pPrChange w:id="799" w:author="Adrian Gould" w:date="2023-08-28T17:15:00Z">
                      <w:pPr/>
                    </w:pPrChange>
                  </w:pPr>
                  <w:ins w:id="800" w:author="Adrian Gould" w:date="2023-08-28T17:12:00Z">
                    <w:r>
                      <w:t xml:space="preserve">Unsplash - </w:t>
                    </w:r>
                  </w:ins>
                  <w:ins w:id="801" w:author="Adrian Gould" w:date="2023-08-28T17:13:00Z">
                    <w:r w:rsidRPr="00F0215D">
                      <w:rPr>
                        <w:rPrChange w:id="802" w:author="Adrian Gould" w:date="2023-08-28T17:13:00Z">
                          <w:rPr>
                            <w:rStyle w:val="Hyperlink"/>
                            <w:rFonts w:ascii="Helvetica Neue" w:hAnsi="Helvetica Neue"/>
                            <w:color w:val="767676"/>
                            <w:sz w:val="21"/>
                            <w:szCs w:val="21"/>
                            <w:shd w:val="clear" w:color="auto" w:fill="FFFFFF"/>
                          </w:rPr>
                        </w:rPrChange>
                      </w:rPr>
                      <w:t>Ilya Pavlov</w:t>
                    </w:r>
                  </w:ins>
                </w:p>
              </w:tc>
            </w:tr>
            <w:tr w:rsidR="009F210C" w14:paraId="2EEDB5D6" w14:textId="77777777" w:rsidTr="00F0215D">
              <w:trPr>
                <w:ins w:id="803" w:author="Adrian Gould" w:date="2023-08-28T17:03:00Z"/>
              </w:trPr>
              <w:tc>
                <w:tcPr>
                  <w:tcW w:w="1614" w:type="dxa"/>
                  <w:vMerge/>
                  <w:vAlign w:val="center"/>
                  <w:tcPrChange w:id="804" w:author="Adrian Gould" w:date="2023-08-28T17:16:00Z">
                    <w:tcPr>
                      <w:tcW w:w="1614" w:type="dxa"/>
                      <w:vMerge/>
                    </w:tcPr>
                  </w:tcPrChange>
                </w:tcPr>
                <w:p w14:paraId="66A3D632" w14:textId="77777777" w:rsidR="009F210C" w:rsidRDefault="009F210C">
                  <w:pPr>
                    <w:spacing w:before="0" w:after="0"/>
                    <w:rPr>
                      <w:ins w:id="805" w:author="Adrian Gould" w:date="2023-08-28T17:03:00Z"/>
                    </w:rPr>
                    <w:pPrChange w:id="806" w:author="Adrian Gould" w:date="2023-08-28T17:15:00Z">
                      <w:pPr/>
                    </w:pPrChange>
                  </w:pPr>
                </w:p>
              </w:tc>
              <w:tc>
                <w:tcPr>
                  <w:tcW w:w="6701" w:type="dxa"/>
                  <w:vAlign w:val="center"/>
                  <w:tcPrChange w:id="807" w:author="Adrian Gould" w:date="2023-08-28T17:16:00Z">
                    <w:tcPr>
                      <w:tcW w:w="6701" w:type="dxa"/>
                    </w:tcPr>
                  </w:tcPrChange>
                </w:tcPr>
                <w:p w14:paraId="365D28A9" w14:textId="44E2386D" w:rsidR="009F210C" w:rsidRDefault="00F0215D">
                  <w:pPr>
                    <w:spacing w:before="0" w:after="0"/>
                    <w:rPr>
                      <w:ins w:id="808" w:author="Adrian Gould" w:date="2023-08-28T17:03:00Z"/>
                    </w:rPr>
                    <w:pPrChange w:id="809" w:author="Adrian Gould" w:date="2023-08-28T17:15:00Z">
                      <w:pPr/>
                    </w:pPrChange>
                  </w:pPr>
                  <w:ins w:id="810" w:author="Adrian Gould" w:date="2023-08-28T17:13:00Z">
                    <w:r>
                      <w:fldChar w:fldCharType="begin"/>
                    </w:r>
                    <w:r>
                      <w:instrText>HYPERLINK "</w:instrText>
                    </w:r>
                  </w:ins>
                  <w:ins w:id="811" w:author="Adrian Gould" w:date="2023-08-28T17:11:00Z">
                    <w:r w:rsidRPr="00F0215D">
                      <w:instrText>https://unsplash.com/photos/OqtafYT5kTw</w:instrText>
                    </w:r>
                  </w:ins>
                  <w:ins w:id="812" w:author="Adrian Gould" w:date="2023-08-28T17:13:00Z">
                    <w:r>
                      <w:instrText>"</w:instrText>
                    </w:r>
                    <w:r>
                      <w:fldChar w:fldCharType="separate"/>
                    </w:r>
                  </w:ins>
                  <w:ins w:id="813" w:author="Adrian Gould" w:date="2023-08-28T17:11:00Z">
                    <w:r w:rsidRPr="00695B32">
                      <w:rPr>
                        <w:rStyle w:val="Hyperlink"/>
                      </w:rPr>
                      <w:t>https://unsplash.com/photos/OqtafYT5kTw</w:t>
                    </w:r>
                  </w:ins>
                  <w:ins w:id="814" w:author="Adrian Gould" w:date="2023-08-28T17:13:00Z">
                    <w:r>
                      <w:fldChar w:fldCharType="end"/>
                    </w:r>
                    <w:r>
                      <w:t xml:space="preserve"> </w:t>
                    </w:r>
                  </w:ins>
                </w:p>
              </w:tc>
            </w:tr>
            <w:tr w:rsidR="009F210C" w14:paraId="03AD3674" w14:textId="77777777" w:rsidTr="00F0215D">
              <w:trPr>
                <w:ins w:id="815" w:author="Adrian Gould" w:date="2023-08-28T17:04:00Z"/>
              </w:trPr>
              <w:tc>
                <w:tcPr>
                  <w:tcW w:w="1614" w:type="dxa"/>
                  <w:vMerge/>
                  <w:vAlign w:val="center"/>
                  <w:tcPrChange w:id="816" w:author="Adrian Gould" w:date="2023-08-28T17:16:00Z">
                    <w:tcPr>
                      <w:tcW w:w="1614" w:type="dxa"/>
                      <w:vMerge/>
                    </w:tcPr>
                  </w:tcPrChange>
                </w:tcPr>
                <w:p w14:paraId="120C93B5" w14:textId="77777777" w:rsidR="009F210C" w:rsidRDefault="009F210C">
                  <w:pPr>
                    <w:spacing w:before="0" w:after="0"/>
                    <w:rPr>
                      <w:ins w:id="817" w:author="Adrian Gould" w:date="2023-08-28T17:04:00Z"/>
                    </w:rPr>
                    <w:pPrChange w:id="818" w:author="Adrian Gould" w:date="2023-08-28T17:15:00Z">
                      <w:pPr/>
                    </w:pPrChange>
                  </w:pPr>
                </w:p>
              </w:tc>
              <w:tc>
                <w:tcPr>
                  <w:tcW w:w="6701" w:type="dxa"/>
                  <w:vAlign w:val="center"/>
                  <w:tcPrChange w:id="819" w:author="Adrian Gould" w:date="2023-08-28T17:16:00Z">
                    <w:tcPr>
                      <w:tcW w:w="6701" w:type="dxa"/>
                    </w:tcPr>
                  </w:tcPrChange>
                </w:tcPr>
                <w:p w14:paraId="078B3CEE" w14:textId="5E9D2433" w:rsidR="009F210C" w:rsidRDefault="00F0215D">
                  <w:pPr>
                    <w:spacing w:before="0" w:after="0"/>
                    <w:rPr>
                      <w:ins w:id="820" w:author="Adrian Gould" w:date="2023-08-28T17:04:00Z"/>
                    </w:rPr>
                    <w:pPrChange w:id="821" w:author="Adrian Gould" w:date="2023-08-28T17:15:00Z">
                      <w:pPr/>
                    </w:pPrChange>
                  </w:pPr>
                  <w:ins w:id="822" w:author="Adrian Gould" w:date="2023-08-28T17:13:00Z">
                    <w:r>
                      <w:t>28 August 2023</w:t>
                    </w:r>
                  </w:ins>
                </w:p>
              </w:tc>
            </w:tr>
          </w:tbl>
          <w:p w14:paraId="56601C4A" w14:textId="77777777" w:rsidR="009F210C" w:rsidRDefault="009F210C" w:rsidP="009F210C">
            <w:pPr>
              <w:rPr>
                <w:ins w:id="823" w:author="Adrian Gould" w:date="2023-08-28T17:16:00Z"/>
              </w:rPr>
            </w:pPr>
          </w:p>
          <w:tbl>
            <w:tblPr>
              <w:tblStyle w:val="TableGrid"/>
              <w:tblW w:w="0" w:type="auto"/>
              <w:tblLayout w:type="fixed"/>
              <w:tblCellMar>
                <w:top w:w="57" w:type="dxa"/>
                <w:bottom w:w="57" w:type="dxa"/>
              </w:tblCellMar>
              <w:tblLook w:val="04A0" w:firstRow="1" w:lastRow="0" w:firstColumn="1" w:lastColumn="0" w:noHBand="0" w:noVBand="1"/>
              <w:tblPrChange w:id="824" w:author="Adrian Gould" w:date="2023-08-28T17:17:00Z">
                <w:tblPr>
                  <w:tblStyle w:val="TableGrid"/>
                  <w:tblW w:w="0" w:type="auto"/>
                  <w:tblLayout w:type="fixed"/>
                  <w:tblCellMar>
                    <w:top w:w="57" w:type="dxa"/>
                    <w:bottom w:w="57" w:type="dxa"/>
                  </w:tblCellMar>
                  <w:tblLook w:val="04A0" w:firstRow="1" w:lastRow="0" w:firstColumn="1" w:lastColumn="0" w:noHBand="0" w:noVBand="1"/>
                </w:tblPr>
              </w:tblPrChange>
            </w:tblPr>
            <w:tblGrid>
              <w:gridCol w:w="1614"/>
              <w:gridCol w:w="6701"/>
              <w:tblGridChange w:id="825">
                <w:tblGrid>
                  <w:gridCol w:w="1614"/>
                  <w:gridCol w:w="6701"/>
                </w:tblGrid>
              </w:tblGridChange>
            </w:tblGrid>
            <w:tr w:rsidR="00F0215D" w14:paraId="087C5277" w14:textId="77777777" w:rsidTr="00115DB5">
              <w:trPr>
                <w:ins w:id="826" w:author="Adrian Gould" w:date="2023-08-28T17:17:00Z"/>
              </w:trPr>
              <w:tc>
                <w:tcPr>
                  <w:tcW w:w="1614" w:type="dxa"/>
                  <w:vMerge w:val="restart"/>
                  <w:tcPrChange w:id="827" w:author="Adrian Gould" w:date="2023-08-28T17:17:00Z">
                    <w:tcPr>
                      <w:tcW w:w="1614" w:type="dxa"/>
                      <w:vMerge w:val="restart"/>
                      <w:vAlign w:val="center"/>
                    </w:tcPr>
                  </w:tcPrChange>
                </w:tcPr>
                <w:p w14:paraId="2F9FF408" w14:textId="1F4BCEE4" w:rsidR="00F0215D" w:rsidRDefault="00291FC3" w:rsidP="00F0215D">
                  <w:pPr>
                    <w:spacing w:before="0" w:after="0"/>
                    <w:rPr>
                      <w:ins w:id="828" w:author="Adrian Gould" w:date="2023-08-28T17:17:00Z"/>
                    </w:rPr>
                  </w:pPr>
                  <w:r>
                    <w:rPr>
                      <w:noProof/>
                    </w:rPr>
                    <w:drawing>
                      <wp:inline distT="0" distB="0" distL="0" distR="0" wp14:anchorId="5D4D1FF5" wp14:editId="001C7E88">
                        <wp:extent cx="888365" cy="440055"/>
                        <wp:effectExtent l="0" t="0" r="6985" b="0"/>
                        <wp:docPr id="9147897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888365" cy="440055"/>
                                </a:xfrm>
                                <a:prstGeom prst="rect">
                                  <a:avLst/>
                                </a:prstGeom>
                                <a:noFill/>
                                <a:ln>
                                  <a:noFill/>
                                </a:ln>
                              </pic:spPr>
                            </pic:pic>
                          </a:graphicData>
                        </a:graphic>
                      </wp:inline>
                    </w:drawing>
                  </w:r>
                </w:p>
              </w:tc>
              <w:tc>
                <w:tcPr>
                  <w:tcW w:w="6701" w:type="dxa"/>
                  <w:tcPrChange w:id="829" w:author="Adrian Gould" w:date="2023-08-28T17:17:00Z">
                    <w:tcPr>
                      <w:tcW w:w="6701" w:type="dxa"/>
                      <w:vAlign w:val="center"/>
                    </w:tcPr>
                  </w:tcPrChange>
                </w:tcPr>
                <w:p w14:paraId="26619420" w14:textId="4EDA806D" w:rsidR="00F0215D" w:rsidRDefault="00291FC3" w:rsidP="00F0215D">
                  <w:pPr>
                    <w:spacing w:before="0" w:after="0"/>
                    <w:rPr>
                      <w:ins w:id="830" w:author="Adrian Gould" w:date="2023-08-28T17:17:00Z"/>
                    </w:rPr>
                  </w:pPr>
                  <w:r>
                    <w:t>Html_css_joke.jpg</w:t>
                  </w:r>
                </w:p>
              </w:tc>
            </w:tr>
            <w:tr w:rsidR="00F0215D" w14:paraId="3F9114AD" w14:textId="77777777" w:rsidTr="00115DB5">
              <w:trPr>
                <w:ins w:id="831" w:author="Adrian Gould" w:date="2023-08-28T17:17:00Z"/>
              </w:trPr>
              <w:tc>
                <w:tcPr>
                  <w:tcW w:w="1614" w:type="dxa"/>
                  <w:vMerge/>
                  <w:tcPrChange w:id="832" w:author="Adrian Gould" w:date="2023-08-28T17:17:00Z">
                    <w:tcPr>
                      <w:tcW w:w="1614" w:type="dxa"/>
                      <w:vMerge/>
                      <w:vAlign w:val="center"/>
                    </w:tcPr>
                  </w:tcPrChange>
                </w:tcPr>
                <w:p w14:paraId="2474539B" w14:textId="77777777" w:rsidR="00F0215D" w:rsidRDefault="00F0215D" w:rsidP="00F0215D">
                  <w:pPr>
                    <w:spacing w:before="0" w:after="0"/>
                    <w:rPr>
                      <w:ins w:id="833" w:author="Adrian Gould" w:date="2023-08-28T17:17:00Z"/>
                    </w:rPr>
                  </w:pPr>
                </w:p>
              </w:tc>
              <w:tc>
                <w:tcPr>
                  <w:tcW w:w="6701" w:type="dxa"/>
                  <w:tcPrChange w:id="834" w:author="Adrian Gould" w:date="2023-08-28T17:17:00Z">
                    <w:tcPr>
                      <w:tcW w:w="6701" w:type="dxa"/>
                      <w:vAlign w:val="center"/>
                    </w:tcPr>
                  </w:tcPrChange>
                </w:tcPr>
                <w:p w14:paraId="1DB839E0" w14:textId="7D3F8A19" w:rsidR="00F0215D" w:rsidRDefault="00CA0A0C" w:rsidP="00F0215D">
                  <w:pPr>
                    <w:spacing w:before="0" w:after="0"/>
                    <w:rPr>
                      <w:ins w:id="835" w:author="Adrian Gould" w:date="2023-08-28T17:17:00Z"/>
                    </w:rPr>
                  </w:pPr>
                  <w:r>
                    <w:t>DesignBump - Pinterest</w:t>
                  </w:r>
                </w:p>
              </w:tc>
            </w:tr>
            <w:tr w:rsidR="00F0215D" w14:paraId="1A9A9573" w14:textId="77777777" w:rsidTr="00115DB5">
              <w:trPr>
                <w:ins w:id="836" w:author="Adrian Gould" w:date="2023-08-28T17:17:00Z"/>
              </w:trPr>
              <w:tc>
                <w:tcPr>
                  <w:tcW w:w="1614" w:type="dxa"/>
                  <w:vMerge/>
                  <w:tcPrChange w:id="837" w:author="Adrian Gould" w:date="2023-08-28T17:17:00Z">
                    <w:tcPr>
                      <w:tcW w:w="1614" w:type="dxa"/>
                      <w:vMerge/>
                      <w:vAlign w:val="center"/>
                    </w:tcPr>
                  </w:tcPrChange>
                </w:tcPr>
                <w:p w14:paraId="3BD30392" w14:textId="77777777" w:rsidR="00F0215D" w:rsidRDefault="00F0215D" w:rsidP="00F0215D">
                  <w:pPr>
                    <w:spacing w:before="0" w:after="0"/>
                    <w:rPr>
                      <w:ins w:id="838" w:author="Adrian Gould" w:date="2023-08-28T17:17:00Z"/>
                    </w:rPr>
                  </w:pPr>
                </w:p>
              </w:tc>
              <w:tc>
                <w:tcPr>
                  <w:tcW w:w="6701" w:type="dxa"/>
                  <w:tcPrChange w:id="839" w:author="Adrian Gould" w:date="2023-08-28T17:17:00Z">
                    <w:tcPr>
                      <w:tcW w:w="6701" w:type="dxa"/>
                      <w:vAlign w:val="center"/>
                    </w:tcPr>
                  </w:tcPrChange>
                </w:tcPr>
                <w:p w14:paraId="293CBFE6" w14:textId="5CEBD369" w:rsidR="00F0215D" w:rsidRDefault="00CA0A0C" w:rsidP="00F0215D">
                  <w:pPr>
                    <w:spacing w:before="0" w:after="0"/>
                    <w:rPr>
                      <w:ins w:id="840" w:author="Adrian Gould" w:date="2023-08-28T17:17:00Z"/>
                    </w:rPr>
                  </w:pPr>
                  <w:r w:rsidRPr="00CA0A0C">
                    <w:t>https://in.pinterest.com/pin/43136108908213074/</w:t>
                  </w:r>
                </w:p>
              </w:tc>
            </w:tr>
            <w:tr w:rsidR="00F0215D" w14:paraId="514345D4" w14:textId="77777777" w:rsidTr="00115DB5">
              <w:trPr>
                <w:ins w:id="841" w:author="Adrian Gould" w:date="2023-08-28T17:17:00Z"/>
              </w:trPr>
              <w:tc>
                <w:tcPr>
                  <w:tcW w:w="1614" w:type="dxa"/>
                  <w:vMerge/>
                  <w:tcPrChange w:id="842" w:author="Adrian Gould" w:date="2023-08-28T17:17:00Z">
                    <w:tcPr>
                      <w:tcW w:w="1614" w:type="dxa"/>
                      <w:vMerge/>
                      <w:vAlign w:val="center"/>
                    </w:tcPr>
                  </w:tcPrChange>
                </w:tcPr>
                <w:p w14:paraId="37642DC7" w14:textId="77777777" w:rsidR="00F0215D" w:rsidRDefault="00F0215D" w:rsidP="00F0215D">
                  <w:pPr>
                    <w:spacing w:before="0" w:after="0"/>
                    <w:rPr>
                      <w:ins w:id="843" w:author="Adrian Gould" w:date="2023-08-28T17:17:00Z"/>
                    </w:rPr>
                  </w:pPr>
                </w:p>
              </w:tc>
              <w:tc>
                <w:tcPr>
                  <w:tcW w:w="6701" w:type="dxa"/>
                  <w:tcPrChange w:id="844" w:author="Adrian Gould" w:date="2023-08-28T17:17:00Z">
                    <w:tcPr>
                      <w:tcW w:w="6701" w:type="dxa"/>
                      <w:vAlign w:val="center"/>
                    </w:tcPr>
                  </w:tcPrChange>
                </w:tcPr>
                <w:p w14:paraId="193CEC55" w14:textId="1BBCB505" w:rsidR="00F0215D" w:rsidRDefault="00CA0A0C" w:rsidP="00F0215D">
                  <w:pPr>
                    <w:spacing w:before="0" w:after="0"/>
                    <w:rPr>
                      <w:ins w:id="845" w:author="Adrian Gould" w:date="2023-08-28T17:17:00Z"/>
                    </w:rPr>
                  </w:pPr>
                  <w:r>
                    <w:t>23/09/2023</w:t>
                  </w:r>
                </w:p>
              </w:tc>
            </w:tr>
          </w:tbl>
          <w:p w14:paraId="332036E9" w14:textId="77777777" w:rsidR="00F0215D" w:rsidRDefault="00F0215D" w:rsidP="00F0215D">
            <w:pPr>
              <w:rPr>
                <w:ins w:id="846" w:author="Adrian Gould" w:date="2023-08-28T17:18:00Z"/>
              </w:rPr>
            </w:pPr>
          </w:p>
          <w:tbl>
            <w:tblPr>
              <w:tblStyle w:val="TableGrid"/>
              <w:tblW w:w="0" w:type="auto"/>
              <w:tblLayout w:type="fixed"/>
              <w:tblCellMar>
                <w:top w:w="57" w:type="dxa"/>
                <w:bottom w:w="57" w:type="dxa"/>
              </w:tblCellMar>
              <w:tblLook w:val="04A0" w:firstRow="1" w:lastRow="0" w:firstColumn="1" w:lastColumn="0" w:noHBand="0" w:noVBand="1"/>
            </w:tblPr>
            <w:tblGrid>
              <w:gridCol w:w="1614"/>
              <w:gridCol w:w="6701"/>
            </w:tblGrid>
            <w:tr w:rsidR="00F0215D" w14:paraId="661136C1" w14:textId="77777777" w:rsidTr="00366910">
              <w:trPr>
                <w:ins w:id="847" w:author="Adrian Gould" w:date="2023-08-28T17:18:00Z"/>
              </w:trPr>
              <w:tc>
                <w:tcPr>
                  <w:tcW w:w="1614" w:type="dxa"/>
                  <w:vMerge w:val="restart"/>
                </w:tcPr>
                <w:p w14:paraId="75E7530C" w14:textId="459CD4FA" w:rsidR="00F0215D" w:rsidRDefault="003E0221" w:rsidP="00F0215D">
                  <w:pPr>
                    <w:spacing w:before="0" w:after="0"/>
                    <w:rPr>
                      <w:ins w:id="848" w:author="Adrian Gould" w:date="2023-08-28T17:18:00Z"/>
                    </w:rPr>
                  </w:pPr>
                  <w:r>
                    <w:rPr>
                      <w:noProof/>
                    </w:rPr>
                    <w:drawing>
                      <wp:inline distT="0" distB="0" distL="0" distR="0" wp14:anchorId="319A5725" wp14:editId="6DEE7504">
                        <wp:extent cx="888365" cy="422910"/>
                        <wp:effectExtent l="0" t="0" r="6985" b="0"/>
                        <wp:docPr id="16183154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888365" cy="422910"/>
                                </a:xfrm>
                                <a:prstGeom prst="rect">
                                  <a:avLst/>
                                </a:prstGeom>
                                <a:noFill/>
                                <a:ln>
                                  <a:noFill/>
                                </a:ln>
                              </pic:spPr>
                            </pic:pic>
                          </a:graphicData>
                        </a:graphic>
                      </wp:inline>
                    </w:drawing>
                  </w:r>
                </w:p>
              </w:tc>
              <w:tc>
                <w:tcPr>
                  <w:tcW w:w="6701" w:type="dxa"/>
                </w:tcPr>
                <w:p w14:paraId="4669DB5C" w14:textId="685A5FC9" w:rsidR="00F0215D" w:rsidRDefault="003E0221" w:rsidP="00F0215D">
                  <w:pPr>
                    <w:spacing w:before="0" w:after="0"/>
                    <w:rPr>
                      <w:ins w:id="849" w:author="Adrian Gould" w:date="2023-08-28T17:18:00Z"/>
                    </w:rPr>
                  </w:pPr>
                  <w:r>
                    <w:t>User_error_joke.jpg</w:t>
                  </w:r>
                </w:p>
              </w:tc>
            </w:tr>
            <w:tr w:rsidR="00F0215D" w14:paraId="1AE35B14" w14:textId="77777777" w:rsidTr="00366910">
              <w:trPr>
                <w:ins w:id="850" w:author="Adrian Gould" w:date="2023-08-28T17:18:00Z"/>
              </w:trPr>
              <w:tc>
                <w:tcPr>
                  <w:tcW w:w="1614" w:type="dxa"/>
                  <w:vMerge/>
                </w:tcPr>
                <w:p w14:paraId="3D6E7E41" w14:textId="77777777" w:rsidR="00F0215D" w:rsidRDefault="00F0215D" w:rsidP="00F0215D">
                  <w:pPr>
                    <w:spacing w:before="0" w:after="0"/>
                    <w:rPr>
                      <w:ins w:id="851" w:author="Adrian Gould" w:date="2023-08-28T17:18:00Z"/>
                    </w:rPr>
                  </w:pPr>
                </w:p>
              </w:tc>
              <w:tc>
                <w:tcPr>
                  <w:tcW w:w="6701" w:type="dxa"/>
                </w:tcPr>
                <w:p w14:paraId="52EE4BEB" w14:textId="1D4014C1" w:rsidR="00F0215D" w:rsidRDefault="003E0221" w:rsidP="00F0215D">
                  <w:pPr>
                    <w:spacing w:before="0" w:after="0"/>
                    <w:rPr>
                      <w:ins w:id="852" w:author="Adrian Gould" w:date="2023-08-28T17:18:00Z"/>
                    </w:rPr>
                  </w:pPr>
                  <w:r>
                    <w:t>AJ Kohn – Pinterest</w:t>
                  </w:r>
                </w:p>
              </w:tc>
            </w:tr>
            <w:tr w:rsidR="00F0215D" w14:paraId="76036A0E" w14:textId="77777777" w:rsidTr="00366910">
              <w:trPr>
                <w:ins w:id="853" w:author="Adrian Gould" w:date="2023-08-28T17:18:00Z"/>
              </w:trPr>
              <w:tc>
                <w:tcPr>
                  <w:tcW w:w="1614" w:type="dxa"/>
                  <w:vMerge/>
                </w:tcPr>
                <w:p w14:paraId="1F29C68A" w14:textId="77777777" w:rsidR="00F0215D" w:rsidRDefault="00F0215D" w:rsidP="00F0215D">
                  <w:pPr>
                    <w:spacing w:before="0" w:after="0"/>
                    <w:rPr>
                      <w:ins w:id="854" w:author="Adrian Gould" w:date="2023-08-28T17:18:00Z"/>
                    </w:rPr>
                  </w:pPr>
                </w:p>
              </w:tc>
              <w:tc>
                <w:tcPr>
                  <w:tcW w:w="6701" w:type="dxa"/>
                </w:tcPr>
                <w:p w14:paraId="20B25F6C" w14:textId="1E0D7169" w:rsidR="00F0215D" w:rsidRDefault="003E0221" w:rsidP="00F0215D">
                  <w:pPr>
                    <w:spacing w:before="0" w:after="0"/>
                    <w:rPr>
                      <w:ins w:id="855" w:author="Adrian Gould" w:date="2023-08-28T17:18:00Z"/>
                    </w:rPr>
                  </w:pPr>
                  <w:r w:rsidRPr="003E0221">
                    <w:t>https://www.pinterest.com.au/pin/848647123519036690/</w:t>
                  </w:r>
                </w:p>
              </w:tc>
            </w:tr>
            <w:tr w:rsidR="00F0215D" w14:paraId="680093FD" w14:textId="77777777" w:rsidTr="00366910">
              <w:trPr>
                <w:ins w:id="856" w:author="Adrian Gould" w:date="2023-08-28T17:18:00Z"/>
              </w:trPr>
              <w:tc>
                <w:tcPr>
                  <w:tcW w:w="1614" w:type="dxa"/>
                  <w:vMerge/>
                </w:tcPr>
                <w:p w14:paraId="7C088149" w14:textId="77777777" w:rsidR="00F0215D" w:rsidRDefault="00F0215D" w:rsidP="00F0215D">
                  <w:pPr>
                    <w:spacing w:before="0" w:after="0"/>
                    <w:rPr>
                      <w:ins w:id="857" w:author="Adrian Gould" w:date="2023-08-28T17:18:00Z"/>
                    </w:rPr>
                  </w:pPr>
                </w:p>
              </w:tc>
              <w:tc>
                <w:tcPr>
                  <w:tcW w:w="6701" w:type="dxa"/>
                </w:tcPr>
                <w:p w14:paraId="6D54C46E" w14:textId="4F97A2A2" w:rsidR="00F0215D" w:rsidRDefault="003E0221" w:rsidP="00F0215D">
                  <w:pPr>
                    <w:spacing w:before="0" w:after="0"/>
                    <w:rPr>
                      <w:ins w:id="858" w:author="Adrian Gould" w:date="2023-08-28T17:18:00Z"/>
                    </w:rPr>
                  </w:pPr>
                  <w:r>
                    <w:t>23/09/2023</w:t>
                  </w:r>
                </w:p>
              </w:tc>
            </w:tr>
          </w:tbl>
          <w:p w14:paraId="77C5CCA3" w14:textId="77777777" w:rsidR="00F0215D" w:rsidRDefault="00F0215D" w:rsidP="00F0215D">
            <w:pPr>
              <w:rPr>
                <w:ins w:id="859" w:author="Adrian Gould" w:date="2023-08-28T17:18:00Z"/>
              </w:rPr>
            </w:pPr>
          </w:p>
          <w:tbl>
            <w:tblPr>
              <w:tblStyle w:val="TableGrid"/>
              <w:tblW w:w="0" w:type="auto"/>
              <w:tblLayout w:type="fixed"/>
              <w:tblCellMar>
                <w:top w:w="57" w:type="dxa"/>
                <w:bottom w:w="57" w:type="dxa"/>
              </w:tblCellMar>
              <w:tblLook w:val="04A0" w:firstRow="1" w:lastRow="0" w:firstColumn="1" w:lastColumn="0" w:noHBand="0" w:noVBand="1"/>
            </w:tblPr>
            <w:tblGrid>
              <w:gridCol w:w="1614"/>
              <w:gridCol w:w="6701"/>
            </w:tblGrid>
            <w:tr w:rsidR="00F0215D" w14:paraId="3FB05703" w14:textId="77777777" w:rsidTr="00366910">
              <w:trPr>
                <w:ins w:id="860" w:author="Adrian Gould" w:date="2023-08-28T17:18:00Z"/>
              </w:trPr>
              <w:tc>
                <w:tcPr>
                  <w:tcW w:w="1614" w:type="dxa"/>
                  <w:vMerge w:val="restart"/>
                </w:tcPr>
                <w:p w14:paraId="7A487B1B" w14:textId="656C4E42" w:rsidR="00F0215D" w:rsidRDefault="000B72B0" w:rsidP="00F0215D">
                  <w:pPr>
                    <w:spacing w:before="0" w:after="0"/>
                    <w:rPr>
                      <w:ins w:id="861" w:author="Adrian Gould" w:date="2023-08-28T17:18:00Z"/>
                    </w:rPr>
                  </w:pPr>
                  <w:r>
                    <w:rPr>
                      <w:noProof/>
                    </w:rPr>
                    <w:drawing>
                      <wp:inline distT="0" distB="0" distL="0" distR="0" wp14:anchorId="1F7267E1" wp14:editId="1C967896">
                        <wp:extent cx="880110" cy="880110"/>
                        <wp:effectExtent l="0" t="0" r="0" b="0"/>
                        <wp:docPr id="103790250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880110" cy="880110"/>
                                </a:xfrm>
                                <a:prstGeom prst="rect">
                                  <a:avLst/>
                                </a:prstGeom>
                                <a:noFill/>
                                <a:ln>
                                  <a:noFill/>
                                </a:ln>
                              </pic:spPr>
                            </pic:pic>
                          </a:graphicData>
                        </a:graphic>
                      </wp:inline>
                    </w:drawing>
                  </w:r>
                </w:p>
              </w:tc>
              <w:tc>
                <w:tcPr>
                  <w:tcW w:w="6701" w:type="dxa"/>
                </w:tcPr>
                <w:p w14:paraId="49A7A6A1" w14:textId="22890FE4" w:rsidR="00F0215D" w:rsidRDefault="000B72B0" w:rsidP="00F0215D">
                  <w:pPr>
                    <w:spacing w:before="0" w:after="0"/>
                    <w:rPr>
                      <w:ins w:id="862" w:author="Adrian Gould" w:date="2023-08-28T17:18:00Z"/>
                    </w:rPr>
                  </w:pPr>
                  <w:r>
                    <w:t>Customer_support_stress.jpg</w:t>
                  </w:r>
                </w:p>
              </w:tc>
            </w:tr>
            <w:tr w:rsidR="00F0215D" w14:paraId="60C9AD0E" w14:textId="77777777" w:rsidTr="00366910">
              <w:trPr>
                <w:ins w:id="863" w:author="Adrian Gould" w:date="2023-08-28T17:18:00Z"/>
              </w:trPr>
              <w:tc>
                <w:tcPr>
                  <w:tcW w:w="1614" w:type="dxa"/>
                  <w:vMerge/>
                </w:tcPr>
                <w:p w14:paraId="6B06F6D6" w14:textId="77777777" w:rsidR="00F0215D" w:rsidRDefault="00F0215D" w:rsidP="00F0215D">
                  <w:pPr>
                    <w:spacing w:before="0" w:after="0"/>
                    <w:rPr>
                      <w:ins w:id="864" w:author="Adrian Gould" w:date="2023-08-28T17:18:00Z"/>
                    </w:rPr>
                  </w:pPr>
                </w:p>
              </w:tc>
              <w:tc>
                <w:tcPr>
                  <w:tcW w:w="6701" w:type="dxa"/>
                </w:tcPr>
                <w:p w14:paraId="05386D67" w14:textId="4780AFAE" w:rsidR="00F0215D" w:rsidRDefault="00EB49A3" w:rsidP="00F0215D">
                  <w:pPr>
                    <w:spacing w:before="0" w:after="0"/>
                    <w:rPr>
                      <w:ins w:id="865" w:author="Adrian Gould" w:date="2023-08-28T17:18:00Z"/>
                    </w:rPr>
                  </w:pPr>
                  <w:r>
                    <w:t>Austin Beck - Pinterest</w:t>
                  </w:r>
                </w:p>
              </w:tc>
            </w:tr>
            <w:tr w:rsidR="00F0215D" w14:paraId="61A1C6EC" w14:textId="77777777" w:rsidTr="00366910">
              <w:trPr>
                <w:ins w:id="866" w:author="Adrian Gould" w:date="2023-08-28T17:18:00Z"/>
              </w:trPr>
              <w:tc>
                <w:tcPr>
                  <w:tcW w:w="1614" w:type="dxa"/>
                  <w:vMerge/>
                </w:tcPr>
                <w:p w14:paraId="3400EB79" w14:textId="77777777" w:rsidR="00F0215D" w:rsidRDefault="00F0215D" w:rsidP="00F0215D">
                  <w:pPr>
                    <w:spacing w:before="0" w:after="0"/>
                    <w:rPr>
                      <w:ins w:id="867" w:author="Adrian Gould" w:date="2023-08-28T17:18:00Z"/>
                    </w:rPr>
                  </w:pPr>
                </w:p>
              </w:tc>
              <w:tc>
                <w:tcPr>
                  <w:tcW w:w="6701" w:type="dxa"/>
                </w:tcPr>
                <w:p w14:paraId="22563E53" w14:textId="1C034B4D" w:rsidR="00F0215D" w:rsidRDefault="00EB49A3" w:rsidP="00F0215D">
                  <w:pPr>
                    <w:spacing w:before="0" w:after="0"/>
                    <w:rPr>
                      <w:ins w:id="868" w:author="Adrian Gould" w:date="2023-08-28T17:18:00Z"/>
                    </w:rPr>
                  </w:pPr>
                  <w:r w:rsidRPr="00EB49A3">
                    <w:t>https://www.pinterest.com.au/pin/609393393311161104/</w:t>
                  </w:r>
                </w:p>
              </w:tc>
            </w:tr>
            <w:tr w:rsidR="00F0215D" w14:paraId="701CD306" w14:textId="77777777" w:rsidTr="00366910">
              <w:trPr>
                <w:ins w:id="869" w:author="Adrian Gould" w:date="2023-08-28T17:18:00Z"/>
              </w:trPr>
              <w:tc>
                <w:tcPr>
                  <w:tcW w:w="1614" w:type="dxa"/>
                  <w:vMerge/>
                </w:tcPr>
                <w:p w14:paraId="16594499" w14:textId="77777777" w:rsidR="00F0215D" w:rsidRDefault="00F0215D" w:rsidP="00F0215D">
                  <w:pPr>
                    <w:spacing w:before="0" w:after="0"/>
                    <w:rPr>
                      <w:ins w:id="870" w:author="Adrian Gould" w:date="2023-08-28T17:18:00Z"/>
                    </w:rPr>
                  </w:pPr>
                </w:p>
              </w:tc>
              <w:tc>
                <w:tcPr>
                  <w:tcW w:w="6701" w:type="dxa"/>
                </w:tcPr>
                <w:p w14:paraId="79A95488" w14:textId="1ABCEEF3" w:rsidR="00F0215D" w:rsidRDefault="00EB49A3" w:rsidP="00F0215D">
                  <w:pPr>
                    <w:spacing w:before="0" w:after="0"/>
                    <w:rPr>
                      <w:ins w:id="871" w:author="Adrian Gould" w:date="2023-08-28T17:18:00Z"/>
                    </w:rPr>
                  </w:pPr>
                  <w:r>
                    <w:t>23/09/2023</w:t>
                  </w:r>
                </w:p>
              </w:tc>
            </w:tr>
          </w:tbl>
          <w:p w14:paraId="6103E53D" w14:textId="77777777" w:rsidR="00F0215D" w:rsidRDefault="00F0215D" w:rsidP="00F0215D">
            <w:pPr>
              <w:rPr>
                <w:ins w:id="872" w:author="Adrian Gould" w:date="2023-08-28T17:18:00Z"/>
              </w:rPr>
            </w:pPr>
          </w:p>
          <w:tbl>
            <w:tblPr>
              <w:tblStyle w:val="TableGrid"/>
              <w:tblW w:w="0" w:type="auto"/>
              <w:tblLayout w:type="fixed"/>
              <w:tblCellMar>
                <w:top w:w="57" w:type="dxa"/>
                <w:bottom w:w="57" w:type="dxa"/>
              </w:tblCellMar>
              <w:tblLook w:val="04A0" w:firstRow="1" w:lastRow="0" w:firstColumn="1" w:lastColumn="0" w:noHBand="0" w:noVBand="1"/>
            </w:tblPr>
            <w:tblGrid>
              <w:gridCol w:w="1614"/>
              <w:gridCol w:w="6701"/>
            </w:tblGrid>
            <w:tr w:rsidR="00F0215D" w14:paraId="7F05FAE9" w14:textId="77777777" w:rsidTr="00366910">
              <w:trPr>
                <w:ins w:id="873" w:author="Adrian Gould" w:date="2023-08-28T17:18:00Z"/>
              </w:trPr>
              <w:tc>
                <w:tcPr>
                  <w:tcW w:w="1614" w:type="dxa"/>
                  <w:vMerge w:val="restart"/>
                </w:tcPr>
                <w:p w14:paraId="6D7E4B2B" w14:textId="779755EB" w:rsidR="00F0215D" w:rsidRDefault="00AF7508" w:rsidP="00F0215D">
                  <w:pPr>
                    <w:spacing w:before="0" w:after="0"/>
                    <w:rPr>
                      <w:ins w:id="874" w:author="Adrian Gould" w:date="2023-08-28T17:18:00Z"/>
                    </w:rPr>
                  </w:pPr>
                  <w:r>
                    <w:rPr>
                      <w:noProof/>
                    </w:rPr>
                    <w:drawing>
                      <wp:inline distT="0" distB="0" distL="0" distR="0" wp14:anchorId="1FE38C57" wp14:editId="10FDC914">
                        <wp:extent cx="880110" cy="1130300"/>
                        <wp:effectExtent l="0" t="0" r="0" b="0"/>
                        <wp:docPr id="39669677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880110" cy="1130300"/>
                                </a:xfrm>
                                <a:prstGeom prst="rect">
                                  <a:avLst/>
                                </a:prstGeom>
                                <a:noFill/>
                                <a:ln>
                                  <a:noFill/>
                                </a:ln>
                              </pic:spPr>
                            </pic:pic>
                          </a:graphicData>
                        </a:graphic>
                      </wp:inline>
                    </w:drawing>
                  </w:r>
                </w:p>
              </w:tc>
              <w:tc>
                <w:tcPr>
                  <w:tcW w:w="6701" w:type="dxa"/>
                </w:tcPr>
                <w:p w14:paraId="2116B40C" w14:textId="632AE1F3" w:rsidR="00F0215D" w:rsidRDefault="00AF7508" w:rsidP="00F0215D">
                  <w:pPr>
                    <w:spacing w:before="0" w:after="0"/>
                    <w:rPr>
                      <w:ins w:id="875" w:author="Adrian Gould" w:date="2023-08-28T17:18:00Z"/>
                    </w:rPr>
                  </w:pPr>
                  <w:r>
                    <w:t>Programming_joke</w:t>
                  </w:r>
                </w:p>
              </w:tc>
            </w:tr>
            <w:tr w:rsidR="00F0215D" w14:paraId="34821CF9" w14:textId="77777777" w:rsidTr="00366910">
              <w:trPr>
                <w:ins w:id="876" w:author="Adrian Gould" w:date="2023-08-28T17:18:00Z"/>
              </w:trPr>
              <w:tc>
                <w:tcPr>
                  <w:tcW w:w="1614" w:type="dxa"/>
                  <w:vMerge/>
                </w:tcPr>
                <w:p w14:paraId="2377B295" w14:textId="77777777" w:rsidR="00F0215D" w:rsidRDefault="00F0215D" w:rsidP="00F0215D">
                  <w:pPr>
                    <w:spacing w:before="0" w:after="0"/>
                    <w:rPr>
                      <w:ins w:id="877" w:author="Adrian Gould" w:date="2023-08-28T17:18:00Z"/>
                    </w:rPr>
                  </w:pPr>
                </w:p>
              </w:tc>
              <w:tc>
                <w:tcPr>
                  <w:tcW w:w="6701" w:type="dxa"/>
                </w:tcPr>
                <w:p w14:paraId="420AD45F" w14:textId="3BAC92CB" w:rsidR="00F0215D" w:rsidRDefault="00030E62" w:rsidP="00F0215D">
                  <w:pPr>
                    <w:spacing w:before="0" w:after="0"/>
                    <w:rPr>
                      <w:ins w:id="878" w:author="Adrian Gould" w:date="2023-08-28T17:18:00Z"/>
                    </w:rPr>
                  </w:pPr>
                  <w:r>
                    <w:t>Pinterest</w:t>
                  </w:r>
                </w:p>
              </w:tc>
            </w:tr>
            <w:tr w:rsidR="00F0215D" w14:paraId="64EB0674" w14:textId="77777777" w:rsidTr="00366910">
              <w:trPr>
                <w:ins w:id="879" w:author="Adrian Gould" w:date="2023-08-28T17:18:00Z"/>
              </w:trPr>
              <w:tc>
                <w:tcPr>
                  <w:tcW w:w="1614" w:type="dxa"/>
                  <w:vMerge/>
                </w:tcPr>
                <w:p w14:paraId="7E9E5BD6" w14:textId="77777777" w:rsidR="00F0215D" w:rsidRDefault="00F0215D" w:rsidP="00F0215D">
                  <w:pPr>
                    <w:spacing w:before="0" w:after="0"/>
                    <w:rPr>
                      <w:ins w:id="880" w:author="Adrian Gould" w:date="2023-08-28T17:18:00Z"/>
                    </w:rPr>
                  </w:pPr>
                </w:p>
              </w:tc>
              <w:tc>
                <w:tcPr>
                  <w:tcW w:w="6701" w:type="dxa"/>
                </w:tcPr>
                <w:p w14:paraId="1C3629B7" w14:textId="5CC8FEFB" w:rsidR="00F0215D" w:rsidRDefault="00AF7508" w:rsidP="00F0215D">
                  <w:pPr>
                    <w:spacing w:before="0" w:after="0"/>
                    <w:rPr>
                      <w:ins w:id="881" w:author="Adrian Gould" w:date="2023-08-28T17:18:00Z"/>
                    </w:rPr>
                  </w:pPr>
                  <w:r w:rsidRPr="00AF7508">
                    <w:t>https://www.pinterest.com.au/pin/52706258130700369/</w:t>
                  </w:r>
                </w:p>
              </w:tc>
            </w:tr>
            <w:tr w:rsidR="00F0215D" w14:paraId="3E890071" w14:textId="77777777" w:rsidTr="00366910">
              <w:trPr>
                <w:ins w:id="882" w:author="Adrian Gould" w:date="2023-08-28T17:18:00Z"/>
              </w:trPr>
              <w:tc>
                <w:tcPr>
                  <w:tcW w:w="1614" w:type="dxa"/>
                  <w:vMerge/>
                </w:tcPr>
                <w:p w14:paraId="27637A17" w14:textId="77777777" w:rsidR="00F0215D" w:rsidRDefault="00F0215D" w:rsidP="00F0215D">
                  <w:pPr>
                    <w:spacing w:before="0" w:after="0"/>
                    <w:rPr>
                      <w:ins w:id="883" w:author="Adrian Gould" w:date="2023-08-28T17:18:00Z"/>
                    </w:rPr>
                  </w:pPr>
                </w:p>
              </w:tc>
              <w:tc>
                <w:tcPr>
                  <w:tcW w:w="6701" w:type="dxa"/>
                </w:tcPr>
                <w:p w14:paraId="2E4F980D" w14:textId="5135F20F" w:rsidR="00F0215D" w:rsidRDefault="00AF7508" w:rsidP="00F0215D">
                  <w:pPr>
                    <w:spacing w:before="0" w:after="0"/>
                    <w:rPr>
                      <w:ins w:id="884" w:author="Adrian Gould" w:date="2023-08-28T17:18:00Z"/>
                    </w:rPr>
                  </w:pPr>
                  <w:r>
                    <w:t>23/09/2023</w:t>
                  </w:r>
                </w:p>
              </w:tc>
            </w:tr>
          </w:tbl>
          <w:p w14:paraId="1F8430E7" w14:textId="77777777" w:rsidR="00F0215D" w:rsidRDefault="00F0215D" w:rsidP="009F210C">
            <w:pPr>
              <w:rPr>
                <w:ins w:id="885" w:author="Adrian Gould" w:date="2023-08-28T17:05:00Z"/>
              </w:rPr>
            </w:pPr>
          </w:p>
          <w:p w14:paraId="4B10912B" w14:textId="71F2717D" w:rsidR="009F210C" w:rsidRPr="009F210C" w:rsidRDefault="00F0215D">
            <w:pPr>
              <w:jc w:val="center"/>
              <w:rPr>
                <w:ins w:id="886" w:author="Adrian Gould" w:date="2023-08-28T17:03:00Z"/>
              </w:rPr>
              <w:pPrChange w:id="887" w:author="Adrian Gould" w:date="2023-08-28T17:18:00Z">
                <w:pPr>
                  <w:pStyle w:val="Heading2"/>
                </w:pPr>
              </w:pPrChange>
            </w:pPr>
            <w:ins w:id="888" w:author="Adrian Gould" w:date="2023-08-28T17:18:00Z">
              <w:r>
                <w:t>(DO NOT delete the final blank line)</w:t>
              </w:r>
            </w:ins>
          </w:p>
        </w:tc>
      </w:tr>
      <w:tr w:rsidR="00CE04F0" w14:paraId="4F2E7F5E" w14:textId="77777777" w:rsidTr="00366910">
        <w:trPr>
          <w:cantSplit/>
          <w:ins w:id="889" w:author="Adrian Gould" w:date="2023-08-28T13:54:00Z"/>
        </w:trPr>
        <w:tc>
          <w:tcPr>
            <w:tcW w:w="1693" w:type="dxa"/>
            <w:shd w:val="clear" w:color="auto" w:fill="D9D9D9" w:themeFill="background1" w:themeFillShade="D9"/>
          </w:tcPr>
          <w:p w14:paraId="385552DD" w14:textId="77777777" w:rsidR="00CE04F0" w:rsidRPr="006A4CC7" w:rsidRDefault="00CE04F0" w:rsidP="00366910">
            <w:pPr>
              <w:spacing w:line="240" w:lineRule="auto"/>
              <w:ind w:right="170"/>
              <w:textAlignment w:val="baseline"/>
              <w:rPr>
                <w:ins w:id="890" w:author="Adrian Gould" w:date="2023-08-28T13:54:00Z"/>
                <w:rFonts w:asciiTheme="majorHAnsi" w:hAnsiTheme="majorHAnsi" w:cstheme="majorHAnsi"/>
                <w:color w:val="FF0000"/>
                <w:sz w:val="48"/>
                <w:szCs w:val="48"/>
              </w:rPr>
            </w:pPr>
            <w:ins w:id="891" w:author="Adrian Gould" w:date="2023-08-28T13:54:00Z">
              <w:r>
                <w:rPr>
                  <w:rFonts w:asciiTheme="majorHAnsi" w:hAnsiTheme="majorHAnsi" w:cstheme="majorHAnsi"/>
                  <w:color w:val="FF0000"/>
                  <w:sz w:val="48"/>
                  <w:szCs w:val="48"/>
                </w:rPr>
                <w:lastRenderedPageBreak/>
                <w:t>04</w:t>
              </w:r>
            </w:ins>
          </w:p>
        </w:tc>
        <w:tc>
          <w:tcPr>
            <w:tcW w:w="8495" w:type="dxa"/>
            <w:shd w:val="clear" w:color="auto" w:fill="auto"/>
          </w:tcPr>
          <w:p w14:paraId="3C58B84F" w14:textId="6B35546C" w:rsidR="00CE04F0" w:rsidRDefault="00254098" w:rsidP="00366910">
            <w:pPr>
              <w:pStyle w:val="Heading2"/>
              <w:rPr>
                <w:ins w:id="892" w:author="Adrian Gould" w:date="2023-08-28T17:21:00Z"/>
              </w:rPr>
            </w:pPr>
            <w:bookmarkStart w:id="893" w:name="_Toc144137653"/>
            <w:ins w:id="894" w:author="Adrian Gould" w:date="2023-08-28T17:20:00Z">
              <w:r>
                <w:t>Implement Content for Images and Additional Text</w:t>
              </w:r>
            </w:ins>
            <w:bookmarkEnd w:id="893"/>
          </w:p>
          <w:p w14:paraId="23DA9728" w14:textId="0E4894C9" w:rsidR="00254098" w:rsidRDefault="00254098" w:rsidP="00254098">
            <w:pPr>
              <w:rPr>
                <w:ins w:id="895" w:author="Adrian Gould" w:date="2023-08-28T17:27:00Z"/>
              </w:rPr>
            </w:pPr>
            <w:ins w:id="896" w:author="Adrian Gould" w:date="2023-08-28T17:21:00Z">
              <w:r>
                <w:t xml:space="preserve">Using the </w:t>
              </w:r>
            </w:ins>
            <w:ins w:id="897" w:author="Adrian Gould" w:date="2023-08-28T17:26:00Z">
              <w:r w:rsidR="00234C96">
                <w:t xml:space="preserve">supplementary text in </w:t>
              </w:r>
              <w:r w:rsidR="00234C96">
                <w:fldChar w:fldCharType="begin"/>
              </w:r>
              <w:r w:rsidR="00234C96">
                <w:instrText xml:space="preserve"> REF _Ref144136020 \h </w:instrText>
              </w:r>
            </w:ins>
            <w:r w:rsidR="00234C96">
              <w:fldChar w:fldCharType="separate"/>
            </w:r>
            <w:ins w:id="898" w:author="Adrian Gould" w:date="2023-08-28T17:26:00Z">
              <w:r w:rsidR="00234C96">
                <w:t>Appendix E: Content for Phase 3</w:t>
              </w:r>
              <w:r w:rsidR="00234C96">
                <w:fldChar w:fldCharType="end"/>
              </w:r>
              <w:r w:rsidR="00234C96">
                <w:t xml:space="preserve"> and in the</w:t>
              </w:r>
            </w:ins>
            <w:ins w:id="899" w:author="Adrian Gould" w:date="2023-08-28T17:44:00Z">
              <w:r w:rsidR="00C1444B">
                <w:t xml:space="preserve"> file</w:t>
              </w:r>
            </w:ins>
            <w:ins w:id="900" w:author="Adrian Gould" w:date="2023-08-28T17:26:00Z">
              <w:r w:rsidR="00234C96">
                <w:t xml:space="preserve"> </w:t>
              </w:r>
              <w:r w:rsidR="00234C96" w:rsidRPr="00234C96">
                <w:rPr>
                  <w:rStyle w:val="CodeInline"/>
                  <w:rPrChange w:id="901" w:author="Adrian Gould" w:date="2023-08-28T17:28:00Z">
                    <w:rPr/>
                  </w:rPrChange>
                </w:rPr>
                <w:t>phase-3.</w:t>
              </w:r>
            </w:ins>
            <w:ins w:id="902" w:author="Adrian Gould" w:date="2023-08-28T17:27:00Z">
              <w:r w:rsidR="00234C96" w:rsidRPr="00234C96">
                <w:rPr>
                  <w:rStyle w:val="CodeInline"/>
                  <w:rPrChange w:id="903" w:author="Adrian Gould" w:date="2023-08-28T17:28:00Z">
                    <w:rPr/>
                  </w:rPrChange>
                </w:rPr>
                <w:t>txt</w:t>
              </w:r>
              <w:r w:rsidR="00234C96">
                <w:t>, you are to complete the page by adding the new stories/articles and images.</w:t>
              </w:r>
            </w:ins>
          </w:p>
          <w:p w14:paraId="4E9CA13C" w14:textId="3369EA15" w:rsidR="00234C96" w:rsidRDefault="00234C96" w:rsidP="00254098">
            <w:pPr>
              <w:rPr>
                <w:ins w:id="904" w:author="Adrian Gould" w:date="2023-08-28T17:28:00Z"/>
              </w:rPr>
            </w:pPr>
            <w:ins w:id="905" w:author="Adrian Gould" w:date="2023-08-28T17:27:00Z">
              <w:r>
                <w:t>You should add at least one image to the aside area, and at lea</w:t>
              </w:r>
            </w:ins>
            <w:ins w:id="906" w:author="Adrian Gould" w:date="2023-08-28T17:44:00Z">
              <w:r w:rsidR="00C1444B">
                <w:t>s</w:t>
              </w:r>
            </w:ins>
            <w:ins w:id="907" w:author="Adrian Gould" w:date="2023-08-28T17:27:00Z">
              <w:r>
                <w:t xml:space="preserve">t one </w:t>
              </w:r>
            </w:ins>
            <w:ins w:id="908" w:author="Adrian Gould" w:date="2023-08-28T17:44:00Z">
              <w:r w:rsidR="00C1444B">
                <w:t>in an</w:t>
              </w:r>
            </w:ins>
            <w:ins w:id="909" w:author="Adrian Gould" w:date="2023-08-28T17:27:00Z">
              <w:r>
                <w:t xml:space="preserve"> article.</w:t>
              </w:r>
            </w:ins>
          </w:p>
          <w:p w14:paraId="5023D7A7" w14:textId="5B4EDB5F" w:rsidR="00234C96" w:rsidRPr="00254098" w:rsidRDefault="00234C96">
            <w:pPr>
              <w:rPr>
                <w:ins w:id="910" w:author="Adrian Gould" w:date="2023-08-28T13:54:00Z"/>
              </w:rPr>
              <w:pPrChange w:id="911" w:author="Adrian Gould" w:date="2023-08-28T17:21:00Z">
                <w:pPr>
                  <w:pStyle w:val="Heading2"/>
                </w:pPr>
              </w:pPrChange>
            </w:pPr>
            <w:ins w:id="912" w:author="Adrian Gould" w:date="2023-08-28T17:29:00Z">
              <w:r>
                <w:t>Once completed you are to add the updated files to version control and commit them.</w:t>
              </w:r>
            </w:ins>
          </w:p>
          <w:p w14:paraId="4B9FCE10" w14:textId="77777777" w:rsidR="00CE04F0" w:rsidRDefault="00CE04F0" w:rsidP="00366910">
            <w:pPr>
              <w:rPr>
                <w:ins w:id="913" w:author="Adrian Gould" w:date="2023-08-28T13:54:00Z"/>
              </w:rPr>
            </w:pPr>
            <w:ins w:id="914" w:author="Adrian Gould" w:date="2023-08-28T13:54:00Z">
              <w:r>
                <w:t>An example commit message for the Header could be:</w:t>
              </w:r>
            </w:ins>
          </w:p>
          <w:p w14:paraId="4CB10CE2" w14:textId="60BB57D3" w:rsidR="00CE04F0" w:rsidRPr="00366910" w:rsidRDefault="00CE04F0" w:rsidP="00366910">
            <w:pPr>
              <w:pStyle w:val="ListParagraph"/>
              <w:numPr>
                <w:ilvl w:val="0"/>
                <w:numId w:val="43"/>
              </w:numPr>
              <w:rPr>
                <w:ins w:id="915" w:author="Adrian Gould" w:date="2023-08-28T13:54:00Z"/>
                <w:rStyle w:val="IntenseEmphasis"/>
              </w:rPr>
            </w:pPr>
            <w:ins w:id="916" w:author="Adrian Gould" w:date="2023-08-28T13:54:00Z">
              <w:r w:rsidRPr="007B492A">
                <w:rPr>
                  <w:rStyle w:val="IntenseEmphasis"/>
                </w:rPr>
                <w:t>feat</w:t>
              </w:r>
              <w:r w:rsidRPr="00366910">
                <w:rPr>
                  <w:rStyle w:val="IntenseEmphasis"/>
                </w:rPr>
                <w:t xml:space="preserve">: </w:t>
              </w:r>
            </w:ins>
            <w:ins w:id="917" w:author="Adrian Gould" w:date="2023-08-28T17:29:00Z">
              <w:r w:rsidR="00AA5DF3">
                <w:rPr>
                  <w:rStyle w:val="IntenseEmphasis"/>
                </w:rPr>
                <w:t>new content – add new content to the site</w:t>
              </w:r>
            </w:ins>
          </w:p>
          <w:p w14:paraId="1C3EDE69" w14:textId="2C72615B" w:rsidR="00CE04F0" w:rsidRDefault="00234C96" w:rsidP="0070409A">
            <w:pPr>
              <w:rPr>
                <w:ins w:id="918" w:author="Adrian Gould" w:date="2023-08-28T17:30:00Z"/>
              </w:rPr>
            </w:pPr>
            <w:ins w:id="919" w:author="Adrian Gould" w:date="2023-08-28T17:29:00Z">
              <w:r>
                <w:t>Finally push the up</w:t>
              </w:r>
            </w:ins>
            <w:ins w:id="920" w:author="Adrian Gould" w:date="2023-08-28T17:30:00Z">
              <w:r w:rsidR="00AA5DF3">
                <w:t>d</w:t>
              </w:r>
            </w:ins>
            <w:ins w:id="921" w:author="Adrian Gould" w:date="2023-08-28T17:29:00Z">
              <w:r>
                <w:t xml:space="preserve">ates to </w:t>
              </w:r>
            </w:ins>
            <w:ins w:id="922" w:author="Adrian Gould" w:date="2023-08-28T17:30:00Z">
              <w:r w:rsidR="00AA5DF3">
                <w:t>your remote repository.</w:t>
              </w:r>
            </w:ins>
          </w:p>
          <w:p w14:paraId="3A83039D" w14:textId="03B94BE4" w:rsidR="00AA5DF3" w:rsidRPr="00B35ECA" w:rsidRDefault="00AA5DF3" w:rsidP="0070409A">
            <w:pPr>
              <w:rPr>
                <w:ins w:id="923" w:author="Adrian Gould" w:date="2023-08-28T13:54:00Z"/>
              </w:rPr>
            </w:pPr>
          </w:p>
        </w:tc>
      </w:tr>
      <w:tr w:rsidR="00B35ECA" w:rsidDel="00C1444B" w14:paraId="091F9601" w14:textId="6DB76485" w:rsidTr="0080683D">
        <w:trPr>
          <w:cantSplit/>
          <w:del w:id="924" w:author="Adrian Gould" w:date="2023-08-28T17:46:00Z"/>
        </w:trPr>
        <w:tc>
          <w:tcPr>
            <w:tcW w:w="1693" w:type="dxa"/>
            <w:shd w:val="clear" w:color="auto" w:fill="D9D9D9" w:themeFill="background1" w:themeFillShade="D9"/>
          </w:tcPr>
          <w:p w14:paraId="144B3415" w14:textId="77554A52" w:rsidR="00B35ECA" w:rsidRPr="006A4CC7" w:rsidDel="00C1444B" w:rsidRDefault="00B35ECA" w:rsidP="004602A9">
            <w:pPr>
              <w:spacing w:line="240" w:lineRule="auto"/>
              <w:ind w:right="170"/>
              <w:textAlignment w:val="baseline"/>
              <w:rPr>
                <w:del w:id="925" w:author="Adrian Gould" w:date="2023-08-28T17:46:00Z"/>
                <w:rFonts w:asciiTheme="majorHAnsi" w:hAnsiTheme="majorHAnsi" w:cstheme="majorHAnsi"/>
                <w:color w:val="FF0000"/>
                <w:sz w:val="48"/>
                <w:szCs w:val="48"/>
              </w:rPr>
            </w:pPr>
            <w:del w:id="926" w:author="Adrian Gould" w:date="2023-08-28T17:46:00Z">
              <w:r w:rsidDel="00C1444B">
                <w:rPr>
                  <w:rFonts w:asciiTheme="majorHAnsi" w:hAnsiTheme="majorHAnsi" w:cstheme="majorHAnsi"/>
                  <w:color w:val="FF0000"/>
                  <w:sz w:val="48"/>
                  <w:szCs w:val="48"/>
                </w:rPr>
                <w:lastRenderedPageBreak/>
                <w:delText>0</w:delText>
              </w:r>
            </w:del>
            <w:del w:id="927" w:author="Adrian Gould" w:date="2023-08-28T13:11:00Z">
              <w:r w:rsidDel="006F490D">
                <w:rPr>
                  <w:rFonts w:asciiTheme="majorHAnsi" w:hAnsiTheme="majorHAnsi" w:cstheme="majorHAnsi"/>
                  <w:color w:val="FF0000"/>
                  <w:sz w:val="48"/>
                  <w:szCs w:val="48"/>
                </w:rPr>
                <w:delText>3</w:delText>
              </w:r>
            </w:del>
          </w:p>
        </w:tc>
        <w:tc>
          <w:tcPr>
            <w:tcW w:w="8495" w:type="dxa"/>
            <w:shd w:val="clear" w:color="auto" w:fill="auto"/>
          </w:tcPr>
          <w:p w14:paraId="682062EB" w14:textId="32057C30" w:rsidR="00B35ECA" w:rsidDel="0001567B" w:rsidRDefault="00B35ECA" w:rsidP="0012768E">
            <w:pPr>
              <w:pStyle w:val="Heading2"/>
              <w:rPr>
                <w:del w:id="928" w:author="Adrian Gould" w:date="2023-08-28T15:47:00Z"/>
              </w:rPr>
            </w:pPr>
            <w:del w:id="929" w:author="Adrian Gould" w:date="2023-08-28T15:47:00Z">
              <w:r w:rsidDel="0001567B">
                <w:delText xml:space="preserve">Implement CSS to </w:delText>
              </w:r>
            </w:del>
            <w:del w:id="930" w:author="Adrian Gould" w:date="2023-08-28T14:01:00Z">
              <w:r w:rsidDel="0070409A">
                <w:delText xml:space="preserve">create the </w:delText>
              </w:r>
            </w:del>
            <w:del w:id="931" w:author="Adrian Gould" w:date="2023-08-28T13:47:00Z">
              <w:r w:rsidDel="00106C68">
                <w:delText>r</w:delText>
              </w:r>
            </w:del>
            <w:del w:id="932" w:author="Adrian Gould" w:date="2023-08-28T13:54:00Z">
              <w:r w:rsidDel="00CE04F0">
                <w:delText>equired</w:delText>
              </w:r>
            </w:del>
            <w:del w:id="933" w:author="Adrian Gould" w:date="2023-08-28T14:01:00Z">
              <w:r w:rsidDel="0070409A">
                <w:delText xml:space="preserve"> Layout</w:delText>
              </w:r>
            </w:del>
            <w:del w:id="934" w:author="Adrian Gould" w:date="2023-08-28T15:47:00Z">
              <w:r w:rsidR="00FA039F" w:rsidDel="0001567B">
                <w:delText>.</w:delText>
              </w:r>
            </w:del>
          </w:p>
          <w:p w14:paraId="73B14B8A" w14:textId="44FED4A5" w:rsidR="00B3089C" w:rsidDel="00106C68" w:rsidRDefault="00FA039F" w:rsidP="00FA039F">
            <w:pPr>
              <w:rPr>
                <w:ins w:id="935" w:author="Adrian Gould [2]" w:date="2023-08-23T09:46:00Z"/>
                <w:del w:id="936" w:author="Adrian Gould" w:date="2023-08-28T13:47:00Z"/>
              </w:rPr>
            </w:pPr>
            <w:del w:id="937" w:author="Adrian Gould" w:date="2023-08-28T13:47:00Z">
              <w:r w:rsidDel="00106C68">
                <w:delText xml:space="preserve">You are not expected to create a responsive layout for this exercise. </w:delText>
              </w:r>
            </w:del>
            <w:ins w:id="938" w:author="Adrian Gould [2]" w:date="2023-08-23T09:44:00Z">
              <w:del w:id="939" w:author="Adrian Gould" w:date="2023-08-28T13:47:00Z">
                <w:r w:rsidR="00B3089C" w:rsidDel="00106C68">
                  <w:delText xml:space="preserve">You </w:delText>
                </w:r>
              </w:del>
            </w:ins>
            <w:ins w:id="940" w:author="Adrian Gould [2]" w:date="2023-08-23T09:46:00Z">
              <w:del w:id="941" w:author="Adrian Gould" w:date="2023-08-28T13:47:00Z">
                <w:r w:rsidR="00B43502" w:rsidDel="00106C68">
                  <w:delText xml:space="preserve">will </w:delText>
                </w:r>
              </w:del>
            </w:ins>
            <w:ins w:id="942" w:author="Adrian Gould [2]" w:date="2023-08-23T09:44:00Z">
              <w:del w:id="943" w:author="Adrian Gould" w:date="2023-08-28T13:47:00Z">
                <w:r w:rsidR="00B3089C" w:rsidDel="00106C68">
                  <w:delText xml:space="preserve">implement a mobile first layout, </w:delText>
                </w:r>
              </w:del>
            </w:ins>
            <w:ins w:id="944" w:author="Adrian Gould [2]" w:date="2023-08-23T09:45:00Z">
              <w:del w:id="945" w:author="Adrian Gould" w:date="2023-08-28T13:47:00Z">
                <w:r w:rsidR="00A02171" w:rsidDel="00106C68">
                  <w:delText>please request a suggested layout fr</w:delText>
                </w:r>
              </w:del>
            </w:ins>
            <w:ins w:id="946" w:author="Adrian Gould [2]" w:date="2023-08-23T09:46:00Z">
              <w:del w:id="947" w:author="Adrian Gould" w:date="2023-08-28T13:47:00Z">
                <w:r w:rsidR="00B43502" w:rsidDel="00106C68">
                  <w:delText>o</w:delText>
                </w:r>
              </w:del>
            </w:ins>
            <w:ins w:id="948" w:author="Adrian Gould [2]" w:date="2023-08-23T09:45:00Z">
              <w:del w:id="949" w:author="Adrian Gould" w:date="2023-08-28T13:47:00Z">
                <w:r w:rsidR="00A02171" w:rsidDel="00106C68">
                  <w:delText>m your assessor/lecturer.</w:delText>
                </w:r>
              </w:del>
            </w:ins>
          </w:p>
          <w:p w14:paraId="38CA1A8F" w14:textId="778CF932" w:rsidR="00B43502" w:rsidDel="0070409A" w:rsidRDefault="00B43502" w:rsidP="00B43502">
            <w:pPr>
              <w:rPr>
                <w:ins w:id="950" w:author="Adrian Gould [2]" w:date="2023-08-23T09:46:00Z"/>
                <w:del w:id="951" w:author="Adrian Gould" w:date="2023-08-28T14:01:00Z"/>
              </w:rPr>
            </w:pPr>
            <w:ins w:id="952" w:author="Adrian Gould [2]" w:date="2023-08-23T09:46:00Z">
              <w:del w:id="953" w:author="Adrian Gould" w:date="2023-08-28T14:01:00Z">
                <w:r w:rsidDel="0070409A">
                  <w:delText xml:space="preserve">The layout we present </w:delText>
                </w:r>
                <w:r w:rsidR="003150A3" w:rsidDel="0070409A">
                  <w:delText xml:space="preserve">in the image below </w:delText>
                </w:r>
                <w:r w:rsidDel="0070409A">
                  <w:delText>is for a desktop browser and is to be used as the layout for this type of device.</w:delText>
                </w:r>
              </w:del>
            </w:ins>
          </w:p>
          <w:p w14:paraId="42D6ADCA" w14:textId="7640EBCC" w:rsidR="00B43502" w:rsidDel="0070409A" w:rsidRDefault="00B43502" w:rsidP="00FA039F">
            <w:pPr>
              <w:rPr>
                <w:del w:id="954" w:author="Adrian Gould" w:date="2023-08-28T14:01:00Z"/>
              </w:rPr>
            </w:pPr>
          </w:p>
          <w:p w14:paraId="23B44702" w14:textId="66AF2910" w:rsidR="0070409A" w:rsidDel="0001567B" w:rsidRDefault="00A02171" w:rsidP="00FA039F">
            <w:pPr>
              <w:rPr>
                <w:ins w:id="955" w:author="Adrian Gould [2]" w:date="2023-08-23T09:46:00Z"/>
                <w:del w:id="956" w:author="Adrian Gould" w:date="2023-08-28T15:47:00Z"/>
              </w:rPr>
            </w:pPr>
            <w:ins w:id="957" w:author="Adrian Gould [2]" w:date="2023-08-23T09:45:00Z">
              <w:del w:id="958" w:author="Adrian Gould" w:date="2023-08-28T14:01:00Z">
                <w:r w:rsidDel="0070409A">
                  <w:delText xml:space="preserve">The most important part of this stage is </w:delText>
                </w:r>
                <w:r w:rsidR="000D0D27" w:rsidDel="0070409A">
                  <w:delText xml:space="preserve">demonstrating the ability to </w:delText>
                </w:r>
              </w:del>
            </w:ins>
            <w:del w:id="959" w:author="Adrian Gould" w:date="2023-08-28T14:01:00Z">
              <w:r w:rsidR="00FA039F" w:rsidDel="0070409A">
                <w:delText>We are more interested in the ability to create a desktop</w:delText>
              </w:r>
              <w:r w:rsidR="00525319" w:rsidDel="0070409A">
                <w:delText>-</w:delText>
              </w:r>
              <w:r w:rsidR="00FA039F" w:rsidDel="0070409A">
                <w:delText xml:space="preserve">based layout with </w:delText>
              </w:r>
              <w:r w:rsidR="00525319" w:rsidDel="0070409A">
                <w:delText>valid CSS code</w:delText>
              </w:r>
            </w:del>
            <w:ins w:id="960" w:author="Adrian Gould [2]" w:date="2023-08-23T09:46:00Z">
              <w:del w:id="961" w:author="Adrian Gould" w:date="2023-08-28T14:01:00Z">
                <w:r w:rsidR="000D0D27" w:rsidDel="0070409A">
                  <w:delText xml:space="preserve">, and a very simple mobile friendly </w:delText>
                </w:r>
                <w:r w:rsidR="00B43502" w:rsidDel="0070409A">
                  <w:delText>version of the layout</w:delText>
                </w:r>
              </w:del>
              <w:del w:id="962" w:author="Adrian Gould" w:date="2023-08-28T15:47:00Z">
                <w:r w:rsidR="00B43502" w:rsidDel="0001567B">
                  <w:delText>.</w:delText>
                </w:r>
              </w:del>
            </w:ins>
            <w:del w:id="963" w:author="Adrian Gould" w:date="2023-08-28T15:47:00Z">
              <w:r w:rsidR="00525319" w:rsidDel="0001567B">
                <w:delText>.</w:delText>
              </w:r>
            </w:del>
          </w:p>
          <w:p w14:paraId="4B0ACF79" w14:textId="4C2784B6" w:rsidR="00EF2B30" w:rsidDel="0001567B" w:rsidRDefault="00EF2B30" w:rsidP="00FA039F">
            <w:pPr>
              <w:rPr>
                <w:del w:id="964" w:author="Adrian Gould" w:date="2023-08-28T15:47:00Z"/>
              </w:rPr>
            </w:pPr>
          </w:p>
          <w:p w14:paraId="36792AE7" w14:textId="231B21BF" w:rsidR="00525319" w:rsidRPr="00FA039F" w:rsidDel="0001567B" w:rsidRDefault="0068393E" w:rsidP="002637A6">
            <w:pPr>
              <w:jc w:val="center"/>
              <w:rPr>
                <w:del w:id="965" w:author="Adrian Gould" w:date="2023-08-28T15:47:00Z"/>
              </w:rPr>
            </w:pPr>
            <w:del w:id="966" w:author="Adrian Gould" w:date="2023-08-28T14:01:00Z">
              <w:r w:rsidDel="0070409A">
                <w:rPr>
                  <w:noProof/>
                </w:rPr>
                <w:drawing>
                  <wp:inline distT="0" distB="0" distL="0" distR="0" wp14:anchorId="69C284B8" wp14:editId="51D1B88D">
                    <wp:extent cx="4873073" cy="3654804"/>
                    <wp:effectExtent l="0" t="0" r="3810" b="3175"/>
                    <wp:docPr id="1610842698" name="Picture 1610842698" descr="A screenshot of a web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670732" name="Picture 3" descr="A screenshot of a web page&#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919350" cy="3689512"/>
                            </a:xfrm>
                            <a:prstGeom prst="rect">
                              <a:avLst/>
                            </a:prstGeom>
                          </pic:spPr>
                        </pic:pic>
                      </a:graphicData>
                    </a:graphic>
                  </wp:inline>
                </w:drawing>
              </w:r>
            </w:del>
          </w:p>
          <w:p w14:paraId="249F8D19" w14:textId="4B10A469" w:rsidR="00C051C2" w:rsidDel="0001567B" w:rsidRDefault="00C051C2">
            <w:pPr>
              <w:pStyle w:val="Heading2"/>
              <w:rPr>
                <w:ins w:id="967" w:author="Adrian Gould [2]" w:date="2023-08-23T09:30:00Z"/>
                <w:del w:id="968" w:author="Adrian Gould" w:date="2023-08-28T15:47:00Z"/>
              </w:rPr>
              <w:pPrChange w:id="969" w:author="Adrian Gould" w:date="2023-08-28T15:47:00Z">
                <w:pPr>
                  <w:pStyle w:val="Heading3"/>
                </w:pPr>
              </w:pPrChange>
            </w:pPr>
            <w:ins w:id="970" w:author="Adrian Gould [2]" w:date="2023-08-23T09:30:00Z">
              <w:del w:id="971" w:author="Adrian Gould" w:date="2023-08-28T15:47:00Z">
                <w:r w:rsidDel="0001567B">
                  <w:delText>Implementing steps</w:delText>
                </w:r>
              </w:del>
            </w:ins>
          </w:p>
          <w:p w14:paraId="57ECB94B" w14:textId="656717D8" w:rsidR="00C051C2" w:rsidDel="0001567B" w:rsidRDefault="00C051C2">
            <w:pPr>
              <w:pStyle w:val="Heading2"/>
              <w:rPr>
                <w:ins w:id="972" w:author="Adrian Gould [2]" w:date="2023-08-23T09:31:00Z"/>
                <w:del w:id="973" w:author="Adrian Gould" w:date="2023-08-28T15:47:00Z"/>
              </w:rPr>
              <w:pPrChange w:id="974" w:author="Adrian Gould" w:date="2023-08-28T15:47:00Z">
                <w:pPr/>
              </w:pPrChange>
            </w:pPr>
            <w:ins w:id="975" w:author="Adrian Gould [2]" w:date="2023-08-23T09:30:00Z">
              <w:del w:id="976" w:author="Adrian Gould" w:date="2023-08-28T15:47:00Z">
                <w:r w:rsidDel="0001567B">
                  <w:delText xml:space="preserve">You must implement the layout in the following order, with EVERY step being committed to version control using </w:delText>
                </w:r>
              </w:del>
            </w:ins>
            <w:ins w:id="977" w:author="Adrian Gould [2]" w:date="2023-08-23T09:31:00Z">
              <w:del w:id="978" w:author="Adrian Gould" w:date="2023-08-28T15:47:00Z">
                <w:r w:rsidDel="0001567B">
                  <w:delText>Semantic Commit Messages:</w:delText>
                </w:r>
              </w:del>
            </w:ins>
          </w:p>
          <w:p w14:paraId="519A1531" w14:textId="751893B1" w:rsidR="00C051C2" w:rsidDel="0070409A" w:rsidRDefault="00C051C2">
            <w:pPr>
              <w:pStyle w:val="Heading2"/>
              <w:rPr>
                <w:ins w:id="979" w:author="Adrian Gould [2]" w:date="2023-08-23T09:31:00Z"/>
                <w:del w:id="980" w:author="Adrian Gould" w:date="2023-08-28T14:05:00Z"/>
              </w:rPr>
              <w:pPrChange w:id="981" w:author="Adrian Gould" w:date="2023-08-28T15:47:00Z">
                <w:pPr/>
              </w:pPrChange>
            </w:pPr>
            <w:ins w:id="982" w:author="Adrian Gould [2]" w:date="2023-08-23T09:31:00Z">
              <w:del w:id="983" w:author="Adrian Gould" w:date="2023-08-28T14:05:00Z">
                <w:r w:rsidDel="0070409A">
                  <w:delText>Header</w:delText>
                </w:r>
              </w:del>
            </w:ins>
          </w:p>
          <w:p w14:paraId="0B8CCCFE" w14:textId="150D63D3" w:rsidR="00C322E9" w:rsidDel="0070409A" w:rsidRDefault="00C322E9">
            <w:pPr>
              <w:pStyle w:val="Heading2"/>
              <w:rPr>
                <w:ins w:id="984" w:author="Adrian Gould [2]" w:date="2023-08-23T09:31:00Z"/>
                <w:del w:id="985" w:author="Adrian Gould" w:date="2023-08-28T14:05:00Z"/>
              </w:rPr>
              <w:pPrChange w:id="986" w:author="Adrian Gould" w:date="2023-08-28T15:47:00Z">
                <w:pPr/>
              </w:pPrChange>
            </w:pPr>
            <w:ins w:id="987" w:author="Adrian Gould [2]" w:date="2023-08-23T09:31:00Z">
              <w:del w:id="988" w:author="Adrian Gould" w:date="2023-08-28T14:05:00Z">
                <w:r w:rsidDel="0070409A">
                  <w:delText>Navigation</w:delText>
                </w:r>
              </w:del>
            </w:ins>
          </w:p>
          <w:p w14:paraId="476D3BC7" w14:textId="565E583C" w:rsidR="00C322E9" w:rsidDel="0070409A" w:rsidRDefault="00C322E9">
            <w:pPr>
              <w:pStyle w:val="Heading2"/>
              <w:rPr>
                <w:ins w:id="989" w:author="Adrian Gould [2]" w:date="2023-08-23T09:31:00Z"/>
                <w:del w:id="990" w:author="Adrian Gould" w:date="2023-08-28T14:05:00Z"/>
              </w:rPr>
              <w:pPrChange w:id="991" w:author="Adrian Gould" w:date="2023-08-28T15:47:00Z">
                <w:pPr/>
              </w:pPrChange>
            </w:pPr>
            <w:ins w:id="992" w:author="Adrian Gould [2]" w:date="2023-08-23T09:31:00Z">
              <w:del w:id="993" w:author="Adrian Gould" w:date="2023-08-28T14:05:00Z">
                <w:r w:rsidDel="0070409A">
                  <w:lastRenderedPageBreak/>
                  <w:delText>Footer</w:delText>
                </w:r>
              </w:del>
            </w:ins>
          </w:p>
          <w:p w14:paraId="3B2FE869" w14:textId="51063AFF" w:rsidR="00C322E9" w:rsidDel="0070409A" w:rsidRDefault="00C322E9">
            <w:pPr>
              <w:pStyle w:val="Heading2"/>
              <w:rPr>
                <w:ins w:id="994" w:author="Adrian Gould [2]" w:date="2023-08-23T09:31:00Z"/>
                <w:del w:id="995" w:author="Adrian Gould" w:date="2023-08-28T14:05:00Z"/>
              </w:rPr>
              <w:pPrChange w:id="996" w:author="Adrian Gould" w:date="2023-08-28T15:47:00Z">
                <w:pPr/>
              </w:pPrChange>
            </w:pPr>
            <w:ins w:id="997" w:author="Adrian Gould [2]" w:date="2023-08-23T09:31:00Z">
              <w:del w:id="998" w:author="Adrian Gould" w:date="2023-08-28T14:05:00Z">
                <w:r w:rsidDel="0070409A">
                  <w:delText>Main</w:delText>
                </w:r>
              </w:del>
            </w:ins>
          </w:p>
          <w:p w14:paraId="272FB8B5" w14:textId="1925D14C" w:rsidR="00C322E9" w:rsidDel="0001567B" w:rsidRDefault="00C322E9">
            <w:pPr>
              <w:pStyle w:val="Heading2"/>
              <w:rPr>
                <w:ins w:id="999" w:author="Adrian Gould [2]" w:date="2023-08-23T09:31:00Z"/>
                <w:del w:id="1000" w:author="Adrian Gould" w:date="2023-08-28T15:47:00Z"/>
              </w:rPr>
              <w:pPrChange w:id="1001" w:author="Adrian Gould" w:date="2023-08-28T15:47:00Z">
                <w:pPr/>
              </w:pPrChange>
            </w:pPr>
            <w:ins w:id="1002" w:author="Adrian Gould [2]" w:date="2023-08-23T09:31:00Z">
              <w:del w:id="1003" w:author="Adrian Gould" w:date="2023-08-28T15:47:00Z">
                <w:r w:rsidDel="0001567B">
                  <w:delText>Article(s)</w:delText>
                </w:r>
              </w:del>
            </w:ins>
          </w:p>
          <w:p w14:paraId="63BCE2C7" w14:textId="73C3FD85" w:rsidR="00C322E9" w:rsidDel="0070409A" w:rsidRDefault="00C322E9">
            <w:pPr>
              <w:pStyle w:val="Heading2"/>
              <w:rPr>
                <w:ins w:id="1004" w:author="Adrian Gould [2]" w:date="2023-08-23T09:31:00Z"/>
                <w:del w:id="1005" w:author="Adrian Gould" w:date="2023-08-28T14:05:00Z"/>
              </w:rPr>
              <w:pPrChange w:id="1006" w:author="Adrian Gould" w:date="2023-08-28T15:47:00Z">
                <w:pPr/>
              </w:pPrChange>
            </w:pPr>
            <w:ins w:id="1007" w:author="Adrian Gould [2]" w:date="2023-08-23T09:31:00Z">
              <w:del w:id="1008" w:author="Adrian Gould" w:date="2023-08-28T14:05:00Z">
                <w:r w:rsidDel="0070409A">
                  <w:delText>Aside</w:delText>
                </w:r>
              </w:del>
            </w:ins>
          </w:p>
          <w:p w14:paraId="5A4200C4" w14:textId="21AB3579" w:rsidR="00C322E9" w:rsidDel="0001567B" w:rsidRDefault="0040197F">
            <w:pPr>
              <w:pStyle w:val="Heading2"/>
              <w:rPr>
                <w:ins w:id="1009" w:author="Adrian Gould [2]" w:date="2023-08-23T09:31:00Z"/>
                <w:del w:id="1010" w:author="Adrian Gould" w:date="2023-08-28T15:47:00Z"/>
              </w:rPr>
              <w:pPrChange w:id="1011" w:author="Adrian Gould" w:date="2023-08-28T15:47:00Z">
                <w:pPr/>
              </w:pPrChange>
            </w:pPr>
            <w:ins w:id="1012" w:author="Adrian Gould [2]" w:date="2023-08-23T09:31:00Z">
              <w:del w:id="1013" w:author="Adrian Gould" w:date="2023-08-28T15:47:00Z">
                <w:r w:rsidDel="0001567B">
                  <w:delText>An example commit message for the Header could be:</w:delText>
                </w:r>
              </w:del>
            </w:ins>
          </w:p>
          <w:p w14:paraId="4DBA134D" w14:textId="48BE3A4C" w:rsidR="0040197F" w:rsidRPr="007B492A" w:rsidDel="0001567B" w:rsidRDefault="007B492A">
            <w:pPr>
              <w:pStyle w:val="Heading2"/>
              <w:rPr>
                <w:ins w:id="1014" w:author="Adrian Gould [2]" w:date="2023-08-23T09:32:00Z"/>
                <w:del w:id="1015" w:author="Adrian Gould" w:date="2023-08-28T15:47:00Z"/>
                <w:rStyle w:val="IntenseEmphasis"/>
                <w:rFonts w:eastAsia="Calibri" w:cstheme="minorHAnsi"/>
                <w:szCs w:val="22"/>
                <w:rPrChange w:id="1016" w:author="Adrian Gould [2]" w:date="2023-08-23T09:32:00Z">
                  <w:rPr>
                    <w:ins w:id="1017" w:author="Adrian Gould [2]" w:date="2023-08-23T09:32:00Z"/>
                    <w:del w:id="1018" w:author="Adrian Gould" w:date="2023-08-28T15:47:00Z"/>
                  </w:rPr>
                </w:rPrChange>
              </w:rPr>
              <w:pPrChange w:id="1019" w:author="Adrian Gould" w:date="2023-08-28T15:47:00Z">
                <w:pPr/>
              </w:pPrChange>
            </w:pPr>
            <w:ins w:id="1020" w:author="Adrian Gould [2]" w:date="2023-08-23T09:31:00Z">
              <w:del w:id="1021" w:author="Adrian Gould" w:date="2023-08-28T15:47:00Z">
                <w:r w:rsidRPr="007B492A" w:rsidDel="0001567B">
                  <w:rPr>
                    <w:rStyle w:val="IntenseEmphasis"/>
                  </w:rPr>
                  <w:delText>feat</w:delText>
                </w:r>
                <w:r w:rsidR="0040197F" w:rsidRPr="007B492A" w:rsidDel="0001567B">
                  <w:rPr>
                    <w:rStyle w:val="IntenseEmphasis"/>
                    <w:rFonts w:eastAsia="Calibri" w:cstheme="minorHAnsi"/>
                    <w:szCs w:val="22"/>
                    <w:rPrChange w:id="1022" w:author="Adrian Gould [2]" w:date="2023-08-23T09:32:00Z">
                      <w:rPr/>
                    </w:rPrChange>
                  </w:rPr>
                  <w:delText xml:space="preserve">: </w:delText>
                </w:r>
              </w:del>
              <w:del w:id="1023" w:author="Adrian Gould" w:date="2023-08-28T14:06:00Z">
                <w:r w:rsidR="0040197F" w:rsidRPr="007B492A" w:rsidDel="0070409A">
                  <w:rPr>
                    <w:rStyle w:val="IntenseEmphasis"/>
                    <w:rFonts w:eastAsia="Calibri" w:cstheme="minorHAnsi"/>
                    <w:szCs w:val="22"/>
                    <w:rPrChange w:id="1024" w:author="Adrian Gould [2]" w:date="2023-08-23T09:32:00Z">
                      <w:rPr/>
                    </w:rPrChange>
                  </w:rPr>
                  <w:delText>site</w:delText>
                </w:r>
              </w:del>
              <w:del w:id="1025" w:author="Adrian Gould" w:date="2023-08-28T15:47:00Z">
                <w:r w:rsidR="0040197F" w:rsidRPr="007B492A" w:rsidDel="0001567B">
                  <w:rPr>
                    <w:rStyle w:val="IntenseEmphasis"/>
                    <w:rFonts w:eastAsia="Calibri" w:cstheme="minorHAnsi"/>
                    <w:szCs w:val="22"/>
                    <w:rPrChange w:id="1026" w:author="Adrian Gould [2]" w:date="2023-08-23T09:32:00Z">
                      <w:rPr/>
                    </w:rPrChange>
                  </w:rPr>
                  <w:delText xml:space="preserve"> </w:delText>
                </w:r>
              </w:del>
              <w:del w:id="1027" w:author="Adrian Gould" w:date="2023-08-28T14:06:00Z">
                <w:r w:rsidR="0040197F" w:rsidRPr="007B492A" w:rsidDel="0070409A">
                  <w:rPr>
                    <w:rStyle w:val="IntenseEmphasis"/>
                    <w:rFonts w:eastAsia="Calibri" w:cstheme="minorHAnsi"/>
                    <w:szCs w:val="22"/>
                    <w:rPrChange w:id="1028" w:author="Adrian Gould [2]" w:date="2023-08-23T09:32:00Z">
                      <w:rPr/>
                    </w:rPrChange>
                  </w:rPr>
                  <w:delText>header</w:delText>
                </w:r>
              </w:del>
            </w:ins>
            <w:ins w:id="1029" w:author="Adrian Gould [2]" w:date="2023-08-23T09:32:00Z">
              <w:del w:id="1030" w:author="Adrian Gould" w:date="2023-08-28T15:47:00Z">
                <w:r w:rsidR="0040197F" w:rsidRPr="007B492A" w:rsidDel="0001567B">
                  <w:rPr>
                    <w:rStyle w:val="IntenseEmphasis"/>
                    <w:rFonts w:eastAsia="Calibri" w:cstheme="minorHAnsi"/>
                    <w:szCs w:val="22"/>
                    <w:rPrChange w:id="1031" w:author="Adrian Gould [2]" w:date="2023-08-23T09:32:00Z">
                      <w:rPr/>
                    </w:rPrChange>
                  </w:rPr>
                  <w:delText xml:space="preserve"> – add CSS </w:delText>
                </w:r>
              </w:del>
              <w:del w:id="1032" w:author="Adrian Gould" w:date="2023-08-28T14:06:00Z">
                <w:r w:rsidR="0040197F" w:rsidRPr="007B492A" w:rsidDel="0070409A">
                  <w:rPr>
                    <w:rStyle w:val="IntenseEmphasis"/>
                    <w:rFonts w:eastAsia="Calibri" w:cstheme="minorHAnsi"/>
                    <w:szCs w:val="22"/>
                    <w:rPrChange w:id="1033" w:author="Adrian Gould [2]" w:date="2023-08-23T09:32:00Z">
                      <w:rPr/>
                    </w:rPrChange>
                  </w:rPr>
                  <w:delText>to lay the site header</w:delText>
                </w:r>
              </w:del>
            </w:ins>
          </w:p>
          <w:p w14:paraId="2722FAC3" w14:textId="19A9128F" w:rsidR="004D538B" w:rsidDel="00C1444B" w:rsidRDefault="004D538B">
            <w:pPr>
              <w:pStyle w:val="Heading2"/>
              <w:rPr>
                <w:ins w:id="1034" w:author="Adrian Gould [2]" w:date="2023-08-23T09:35:00Z"/>
                <w:del w:id="1035" w:author="Adrian Gould" w:date="2023-08-28T17:46:00Z"/>
              </w:rPr>
              <w:pPrChange w:id="1036" w:author="Adrian Gould" w:date="2023-08-28T15:47:00Z">
                <w:pPr>
                  <w:pStyle w:val="Heading3"/>
                </w:pPr>
              </w:pPrChange>
            </w:pPr>
            <w:ins w:id="1037" w:author="Adrian Gould [2]" w:date="2023-08-23T09:34:00Z">
              <w:del w:id="1038" w:author="Adrian Gould" w:date="2023-08-28T17:46:00Z">
                <w:r w:rsidDel="00C1444B">
                  <w:delText>Identify C</w:delText>
                </w:r>
              </w:del>
            </w:ins>
            <w:ins w:id="1039" w:author="Adrian Gould [2]" w:date="2023-08-23T09:35:00Z">
              <w:del w:id="1040" w:author="Adrian Gould" w:date="2023-08-28T17:46:00Z">
                <w:r w:rsidDel="00C1444B">
                  <w:delText>SS3 Techniques/Features</w:delText>
                </w:r>
              </w:del>
            </w:ins>
          </w:p>
          <w:p w14:paraId="18485B0D" w14:textId="6E01FFCD" w:rsidR="004D538B" w:rsidDel="00C1444B" w:rsidRDefault="00A9071C" w:rsidP="004D538B">
            <w:pPr>
              <w:rPr>
                <w:ins w:id="1041" w:author="Adrian Gould [2]" w:date="2023-08-23T09:35:00Z"/>
                <w:del w:id="1042" w:author="Adrian Gould" w:date="2023-08-28T17:46:00Z"/>
              </w:rPr>
            </w:pPr>
            <w:ins w:id="1043" w:author="Adrian Gould [2]" w:date="2023-08-23T09:35:00Z">
              <w:del w:id="1044" w:author="Adrian Gould" w:date="2023-08-28T17:46:00Z">
                <w:r w:rsidDel="00C1444B">
                  <w:delText>During your development you will have used different CSS3 techniques to lay out the content of the site.</w:delText>
                </w:r>
              </w:del>
            </w:ins>
          </w:p>
          <w:p w14:paraId="1BC35411" w14:textId="5763B0C6" w:rsidR="006F18A7" w:rsidDel="00C1444B" w:rsidRDefault="00A9071C" w:rsidP="004D538B">
            <w:pPr>
              <w:rPr>
                <w:ins w:id="1045" w:author="Adrian Gould [2]" w:date="2023-08-23T09:36:00Z"/>
                <w:del w:id="1046" w:author="Adrian Gould" w:date="2023-08-28T17:46:00Z"/>
              </w:rPr>
            </w:pPr>
            <w:ins w:id="1047" w:author="Adrian Gould [2]" w:date="2023-08-23T09:35:00Z">
              <w:del w:id="1048" w:author="Adrian Gould" w:date="2023-08-28T17:46:00Z">
                <w:r w:rsidDel="00C1444B">
                  <w:delText xml:space="preserve">Identify FOUR techniques </w:delText>
                </w:r>
              </w:del>
            </w:ins>
            <w:ins w:id="1049" w:author="Adrian Gould [2]" w:date="2023-08-23T09:36:00Z">
              <w:del w:id="1050" w:author="Adrian Gould" w:date="2023-08-28T17:46:00Z">
                <w:r w:rsidDel="00C1444B">
                  <w:delText>and</w:delText>
                </w:r>
                <w:r w:rsidR="006F18A7" w:rsidDel="00C1444B">
                  <w:delText>/</w:delText>
                </w:r>
                <w:r w:rsidDel="00C1444B">
                  <w:delText>or features</w:delText>
                </w:r>
                <w:r w:rsidR="006F18A7" w:rsidDel="00C1444B">
                  <w:delText xml:space="preserve"> that you employed in styling the site layout. </w:delText>
                </w:r>
              </w:del>
            </w:ins>
          </w:p>
          <w:p w14:paraId="3C650A8D" w14:textId="04103154" w:rsidR="00A9071C" w:rsidDel="00C1444B" w:rsidRDefault="006F18A7" w:rsidP="004D538B">
            <w:pPr>
              <w:rPr>
                <w:ins w:id="1051" w:author="Adrian Gould [2]" w:date="2023-08-23T09:36:00Z"/>
                <w:del w:id="1052" w:author="Adrian Gould" w:date="2023-08-28T17:46:00Z"/>
              </w:rPr>
            </w:pPr>
            <w:ins w:id="1053" w:author="Adrian Gould [2]" w:date="2023-08-23T09:36:00Z">
              <w:del w:id="1054" w:author="Adrian Gould" w:date="2023-08-28T17:46:00Z">
                <w:r w:rsidDel="00C1444B">
                  <w:delText xml:space="preserve">Why did you use these </w:delText>
                </w:r>
              </w:del>
              <w:del w:id="1055" w:author="Adrian Gould" w:date="2023-08-28T15:47:00Z">
                <w:r w:rsidDel="0001567B">
                  <w:delText xml:space="preserve">particular </w:delText>
                </w:r>
              </w:del>
              <w:del w:id="1056" w:author="Adrian Gould" w:date="2023-08-28T17:46:00Z">
                <w:r w:rsidDel="00C1444B">
                  <w:delText>techniques</w:delText>
                </w:r>
              </w:del>
              <w:del w:id="1057" w:author="Adrian Gould" w:date="2023-08-28T15:47:00Z">
                <w:r w:rsidDel="0001567B">
                  <w:delText>/</w:delText>
                </w:r>
              </w:del>
              <w:del w:id="1058" w:author="Adrian Gould" w:date="2023-08-28T17:46:00Z">
                <w:r w:rsidDel="00C1444B">
                  <w:delText>features?</w:delText>
                </w:r>
              </w:del>
            </w:ins>
          </w:p>
          <w:p w14:paraId="3D70163A" w14:textId="59E10631" w:rsidR="006F18A7" w:rsidRPr="004D538B" w:rsidDel="00C1444B" w:rsidRDefault="006F18A7">
            <w:pPr>
              <w:rPr>
                <w:ins w:id="1059" w:author="Adrian Gould [2]" w:date="2023-08-23T09:34:00Z"/>
                <w:del w:id="1060" w:author="Adrian Gould" w:date="2023-08-28T17:46:00Z"/>
              </w:rPr>
              <w:pPrChange w:id="1061" w:author="Adrian Gould [2]" w:date="2023-08-23T09:35:00Z">
                <w:pPr>
                  <w:pStyle w:val="Heading3"/>
                </w:pPr>
              </w:pPrChange>
            </w:pPr>
            <w:ins w:id="1062" w:author="Adrian Gould [2]" w:date="2023-08-23T09:36:00Z">
              <w:del w:id="1063" w:author="Adrian Gould" w:date="2023-08-28T17:46:00Z">
                <w:r w:rsidDel="00C1444B">
                  <w:delText xml:space="preserve">Add your answers to the </w:delText>
                </w:r>
              </w:del>
            </w:ins>
            <w:ins w:id="1064" w:author="Adrian Gould [2]" w:date="2023-08-23T09:37:00Z">
              <w:del w:id="1065" w:author="Adrian Gould" w:date="2023-08-28T17:46:00Z">
                <w:r w:rsidDel="00C1444B">
                  <w:delText>answer section A0</w:delText>
                </w:r>
              </w:del>
              <w:del w:id="1066" w:author="Adrian Gould" w:date="2023-08-28T15:47:00Z">
                <w:r w:rsidDel="0001567B">
                  <w:delText>3</w:delText>
                </w:r>
              </w:del>
              <w:del w:id="1067" w:author="Adrian Gould" w:date="2023-08-28T17:46:00Z">
                <w:r w:rsidDel="00C1444B">
                  <w:delText>.</w:delText>
                </w:r>
              </w:del>
            </w:ins>
          </w:p>
          <w:p w14:paraId="7BBBC673" w14:textId="38E2F5D3" w:rsidR="00B35ECA" w:rsidDel="00C1444B" w:rsidRDefault="0068393E" w:rsidP="00FC4010">
            <w:pPr>
              <w:pStyle w:val="Heading3"/>
              <w:rPr>
                <w:del w:id="1068" w:author="Adrian Gould" w:date="2023-08-28T17:46:00Z"/>
              </w:rPr>
            </w:pPr>
            <w:del w:id="1069" w:author="Adrian Gould" w:date="2023-08-28T17:46:00Z">
              <w:r w:rsidDel="00C1444B">
                <w:delText>Import</w:delText>
              </w:r>
              <w:r w:rsidR="00FC4010" w:rsidDel="00C1444B">
                <w:delText>a</w:delText>
              </w:r>
              <w:r w:rsidDel="00C1444B">
                <w:delText>nt:</w:delText>
              </w:r>
            </w:del>
          </w:p>
          <w:p w14:paraId="7C396E3B" w14:textId="660AD280" w:rsidR="0068393E" w:rsidDel="00C1444B" w:rsidRDefault="0068393E" w:rsidP="00B35ECA">
            <w:pPr>
              <w:rPr>
                <w:del w:id="1070" w:author="Adrian Gould" w:date="2023-08-28T17:46:00Z"/>
              </w:rPr>
            </w:pPr>
            <w:del w:id="1071" w:author="Adrian Gould" w:date="2023-08-28T17:46:00Z">
              <w:r w:rsidDel="00C1444B">
                <w:delText xml:space="preserve">The </w:delText>
              </w:r>
              <w:r w:rsidR="00381108" w:rsidDel="00C1444B">
                <w:delText>articles may be presented as the same size or like masonry work</w:delText>
              </w:r>
              <w:r w:rsidR="00FC4010" w:rsidDel="00C1444B">
                <w:delText>, with different heights depending on the content</w:delText>
              </w:r>
              <w:r w:rsidR="00381108" w:rsidDel="00C1444B">
                <w:delText>.</w:delText>
              </w:r>
            </w:del>
          </w:p>
          <w:p w14:paraId="5069B9E5" w14:textId="17CB277A" w:rsidR="00272DA3" w:rsidDel="00C1444B" w:rsidRDefault="00381108" w:rsidP="00B35ECA">
            <w:pPr>
              <w:rPr>
                <w:ins w:id="1072" w:author="Adrian Gould [2]" w:date="2023-08-23T09:29:00Z"/>
                <w:del w:id="1073" w:author="Adrian Gould" w:date="2023-08-28T17:46:00Z"/>
              </w:rPr>
            </w:pPr>
            <w:del w:id="1074" w:author="Adrian Gould" w:date="2023-08-28T17:46:00Z">
              <w:r w:rsidDel="00C1444B">
                <w:delText xml:space="preserve">This portfolio stage is not about </w:delText>
              </w:r>
              <w:r w:rsidR="00CA5C29" w:rsidDel="00C1444B">
                <w:delText xml:space="preserve">reproducing a precise layout, apart </w:delText>
              </w:r>
            </w:del>
            <w:ins w:id="1075" w:author="Adrian Gould [2]" w:date="2023-08-23T09:28:00Z">
              <w:del w:id="1076" w:author="Adrian Gould" w:date="2023-08-28T17:46:00Z">
                <w:r w:rsidR="004C183E" w:rsidDel="00C1444B">
                  <w:delText xml:space="preserve">complete with </w:delText>
                </w:r>
              </w:del>
            </w:ins>
            <w:del w:id="1077" w:author="Adrian Gould" w:date="2023-08-28T17:46:00Z">
              <w:r w:rsidR="00CA5C29" w:rsidDel="00C1444B">
                <w:delText>from t</w:delText>
              </w:r>
            </w:del>
            <w:ins w:id="1078" w:author="Adrian Gould [2]" w:date="2023-08-23T09:29:00Z">
              <w:del w:id="1079" w:author="Adrian Gould" w:date="2023-08-28T17:46:00Z">
                <w:r w:rsidR="00272DA3" w:rsidDel="00C1444B">
                  <w:delText>t</w:delText>
                </w:r>
              </w:del>
            </w:ins>
            <w:del w:id="1080" w:author="Adrian Gould" w:date="2023-08-28T17:46:00Z">
              <w:r w:rsidR="00CA5C29" w:rsidDel="00C1444B">
                <w:delText xml:space="preserve">he </w:delText>
              </w:r>
            </w:del>
            <w:ins w:id="1081" w:author="Adrian Gould [2]" w:date="2023-08-23T09:29:00Z">
              <w:del w:id="1082" w:author="Adrian Gould" w:date="2023-08-28T17:46:00Z">
                <w:r w:rsidR="00272DA3" w:rsidDel="00C1444B">
                  <w:delText xml:space="preserve">site </w:delText>
                </w:r>
              </w:del>
            </w:ins>
            <w:del w:id="1083" w:author="Adrian Gould" w:date="2023-08-28T17:46:00Z">
              <w:r w:rsidR="00CA5C29" w:rsidDel="00C1444B">
                <w:delText>header, navigation and footer area positions</w:delText>
              </w:r>
            </w:del>
            <w:ins w:id="1084" w:author="Adrian Gould [2]" w:date="2023-08-23T09:29:00Z">
              <w:del w:id="1085" w:author="Adrian Gould" w:date="2023-08-28T17:46:00Z">
                <w:r w:rsidR="00272DA3" w:rsidDel="00C1444B">
                  <w:delText xml:space="preserve">. </w:delText>
                </w:r>
              </w:del>
            </w:ins>
          </w:p>
          <w:p w14:paraId="2A6CA380" w14:textId="6B05D8F3" w:rsidR="00381108" w:rsidDel="00C1444B" w:rsidRDefault="00CA5C29" w:rsidP="00B35ECA">
            <w:pPr>
              <w:rPr>
                <w:del w:id="1086" w:author="Adrian Gould" w:date="2023-08-28T17:46:00Z"/>
              </w:rPr>
            </w:pPr>
            <w:del w:id="1087" w:author="Adrian Gould" w:date="2023-08-28T17:46:00Z">
              <w:r w:rsidDel="00C1444B">
                <w:delText>, and t</w:delText>
              </w:r>
            </w:del>
            <w:ins w:id="1088" w:author="Adrian Gould [2]" w:date="2023-08-23T09:29:00Z">
              <w:del w:id="1089" w:author="Adrian Gould" w:date="2023-08-28T17:46:00Z">
                <w:r w:rsidR="00272DA3" w:rsidDel="00C1444B">
                  <w:delText>T</w:delText>
                </w:r>
              </w:del>
            </w:ins>
            <w:del w:id="1090" w:author="Adrian Gould" w:date="2023-08-28T17:46:00Z">
              <w:r w:rsidDel="00C1444B">
                <w:delText xml:space="preserve">he </w:delText>
              </w:r>
              <w:r w:rsidR="00FC4010" w:rsidDel="00C1444B">
                <w:delText xml:space="preserve">main area being </w:delText>
              </w:r>
            </w:del>
            <w:ins w:id="1091" w:author="Adrian Gould [2]" w:date="2023-08-23T09:29:00Z">
              <w:del w:id="1092" w:author="Adrian Gould" w:date="2023-08-28T17:46:00Z">
                <w:r w:rsidR="00272DA3" w:rsidDel="00C1444B">
                  <w:delText xml:space="preserve">should be between </w:delText>
                </w:r>
              </w:del>
            </w:ins>
            <w:del w:id="1093" w:author="Adrian Gould" w:date="2023-08-28T17:46:00Z">
              <w:r w:rsidR="00FC4010" w:rsidRPr="004D3B33" w:rsidDel="00C1444B">
                <w:rPr>
                  <w:b/>
                  <w:bCs w:val="0"/>
                </w:rPr>
                <w:delText>70</w:delText>
              </w:r>
            </w:del>
            <w:ins w:id="1094" w:author="Adrian Gould [2]" w:date="2023-08-23T09:29:00Z">
              <w:del w:id="1095" w:author="Adrian Gould" w:date="2023-08-28T17:46:00Z">
                <w:r w:rsidR="00272DA3" w:rsidDel="00C1444B">
                  <w:rPr>
                    <w:b/>
                    <w:bCs w:val="0"/>
                  </w:rPr>
                  <w:delText xml:space="preserve"> – </w:delText>
                </w:r>
              </w:del>
            </w:ins>
            <w:del w:id="1096" w:author="Adrian Gould" w:date="2023-08-28T17:46:00Z">
              <w:r w:rsidR="00FC4010" w:rsidRPr="004D3B33" w:rsidDel="00C1444B">
                <w:rPr>
                  <w:b/>
                  <w:bCs w:val="0"/>
                </w:rPr>
                <w:delText>-90%</w:delText>
              </w:r>
              <w:r w:rsidR="00FC4010" w:rsidDel="00C1444B">
                <w:delText xml:space="preserve"> of the width of the screen.</w:delText>
              </w:r>
            </w:del>
          </w:p>
          <w:p w14:paraId="5AF0CCBC" w14:textId="5A60C58E" w:rsidR="00272DA3" w:rsidDel="00C1444B" w:rsidRDefault="00272DA3" w:rsidP="00B35ECA">
            <w:pPr>
              <w:rPr>
                <w:del w:id="1097" w:author="Adrian Gould" w:date="2023-08-28T17:46:00Z"/>
              </w:rPr>
            </w:pPr>
          </w:p>
          <w:p w14:paraId="2419B41E" w14:textId="4D87CC5A" w:rsidR="00B35ECA" w:rsidRPr="00B35ECA" w:rsidDel="00C1444B" w:rsidRDefault="00B35ECA" w:rsidP="00C051C2">
            <w:pPr>
              <w:rPr>
                <w:del w:id="1098" w:author="Adrian Gould" w:date="2023-08-28T17:46:00Z"/>
              </w:rPr>
            </w:pPr>
          </w:p>
        </w:tc>
      </w:tr>
      <w:tr w:rsidR="00794742" w:rsidDel="00C1444B" w14:paraId="3C376CEE" w14:textId="77186E3F" w:rsidTr="00884625">
        <w:trPr>
          <w:cantSplit/>
          <w:del w:id="1099" w:author="Adrian Gould" w:date="2023-08-28T17:44:00Z"/>
        </w:trPr>
        <w:tc>
          <w:tcPr>
            <w:tcW w:w="1693" w:type="dxa"/>
            <w:shd w:val="clear" w:color="auto" w:fill="D9D9D9" w:themeFill="background1" w:themeFillShade="D9"/>
          </w:tcPr>
          <w:p w14:paraId="7E776263" w14:textId="720BBBAC" w:rsidR="00794742" w:rsidRPr="006A4CC7" w:rsidDel="00C1444B" w:rsidRDefault="00794742" w:rsidP="00884625">
            <w:pPr>
              <w:spacing w:line="240" w:lineRule="auto"/>
              <w:ind w:right="170"/>
              <w:textAlignment w:val="baseline"/>
              <w:rPr>
                <w:del w:id="1100" w:author="Adrian Gould" w:date="2023-08-28T17:44:00Z"/>
                <w:rFonts w:asciiTheme="majorHAnsi" w:hAnsiTheme="majorHAnsi" w:cstheme="majorHAnsi"/>
                <w:color w:val="FF0000"/>
                <w:sz w:val="48"/>
                <w:szCs w:val="48"/>
              </w:rPr>
            </w:pPr>
            <w:del w:id="1101" w:author="Adrian Gould" w:date="2023-08-28T15:47:00Z">
              <w:r w:rsidRPr="006A4CC7" w:rsidDel="0001567B">
                <w:rPr>
                  <w:rFonts w:asciiTheme="majorHAnsi" w:hAnsiTheme="majorHAnsi" w:cstheme="majorHAnsi"/>
                  <w:color w:val="FF0000"/>
                  <w:sz w:val="48"/>
                  <w:szCs w:val="48"/>
                </w:rPr>
                <w:lastRenderedPageBreak/>
                <w:delText>A0</w:delText>
              </w:r>
              <w:r w:rsidDel="0001567B">
                <w:rPr>
                  <w:rFonts w:asciiTheme="majorHAnsi" w:hAnsiTheme="majorHAnsi" w:cstheme="majorHAnsi"/>
                  <w:color w:val="FF0000"/>
                  <w:sz w:val="48"/>
                  <w:szCs w:val="48"/>
                </w:rPr>
                <w:delText>3</w:delText>
              </w:r>
            </w:del>
            <w:ins w:id="1102" w:author="Adrian Gould [2]" w:date="2023-08-23T09:47:00Z">
              <w:del w:id="1103" w:author="Adrian Gould" w:date="2023-08-28T15:47:00Z">
                <w:r w:rsidR="003150A3" w:rsidDel="0001567B">
                  <w:rPr>
                    <w:rFonts w:asciiTheme="majorHAnsi" w:hAnsiTheme="majorHAnsi" w:cstheme="majorHAnsi"/>
                    <w:color w:val="FF0000"/>
                    <w:sz w:val="48"/>
                    <w:szCs w:val="48"/>
                  </w:rPr>
                  <w:delText>a</w:delText>
                </w:r>
              </w:del>
            </w:ins>
          </w:p>
        </w:tc>
        <w:tc>
          <w:tcPr>
            <w:tcW w:w="8495" w:type="dxa"/>
            <w:shd w:val="clear" w:color="auto" w:fill="auto"/>
          </w:tcPr>
          <w:p w14:paraId="506595F2" w14:textId="292D9109" w:rsidR="00A34D4A" w:rsidDel="00C1444B" w:rsidRDefault="004048D1" w:rsidP="00884625">
            <w:pPr>
              <w:pStyle w:val="Heading3"/>
              <w:rPr>
                <w:del w:id="1104" w:author="Adrian Gould" w:date="2023-08-28T17:44:00Z"/>
              </w:rPr>
            </w:pPr>
            <w:del w:id="1105" w:author="Adrian Gould" w:date="2023-08-28T17:44:00Z">
              <w:r w:rsidDel="00C1444B">
                <w:delText>What CSS features di</w:delText>
              </w:r>
              <w:r w:rsidR="00533632" w:rsidDel="00C1444B">
                <w:delText>d</w:delText>
              </w:r>
              <w:r w:rsidDel="00C1444B">
                <w:delText xml:space="preserve"> you use in your code to cre</w:delText>
              </w:r>
              <w:r w:rsidR="00533632" w:rsidDel="00C1444B">
                <w:delText>a</w:delText>
              </w:r>
              <w:r w:rsidDel="00C1444B">
                <w:delText xml:space="preserve">te your layout? </w:delText>
              </w:r>
            </w:del>
          </w:p>
          <w:p w14:paraId="45066F1E" w14:textId="756A655C" w:rsidR="00794742" w:rsidRPr="00A34D4A" w:rsidDel="00C1444B" w:rsidRDefault="004048D1" w:rsidP="00A34D4A">
            <w:pPr>
              <w:rPr>
                <w:del w:id="1106" w:author="Adrian Gould" w:date="2023-08-28T17:44:00Z"/>
                <w:rStyle w:val="Emphasis"/>
                <w:color w:val="C00000"/>
              </w:rPr>
            </w:pPr>
            <w:del w:id="1107" w:author="Adrian Gould" w:date="2023-08-28T17:44:00Z">
              <w:r w:rsidRPr="00A34D4A" w:rsidDel="00C1444B">
                <w:rPr>
                  <w:rStyle w:val="Emphasis"/>
                  <w:color w:val="C00000"/>
                </w:rPr>
                <w:delText xml:space="preserve">Identify four key items and </w:delText>
              </w:r>
              <w:r w:rsidR="00533632" w:rsidRPr="00A34D4A" w:rsidDel="00C1444B">
                <w:rPr>
                  <w:rStyle w:val="Emphasis"/>
                  <w:color w:val="C00000"/>
                </w:rPr>
                <w:delText>give one to two sentences to explain why you chose each one</w:delText>
              </w:r>
              <w:r w:rsidR="00794742" w:rsidRPr="00A34D4A" w:rsidDel="00C1444B">
                <w:rPr>
                  <w:rStyle w:val="Emphasis"/>
                  <w:color w:val="C00000"/>
                </w:rPr>
                <w:delText>.</w:delText>
              </w:r>
            </w:del>
          </w:p>
          <w:p w14:paraId="55208B6C" w14:textId="055D230C" w:rsidR="00533632" w:rsidDel="00C1444B" w:rsidRDefault="00533632" w:rsidP="00533632">
            <w:pPr>
              <w:rPr>
                <w:del w:id="1108" w:author="Adrian Gould" w:date="2023-08-28T17:44:00Z"/>
              </w:rPr>
            </w:pPr>
            <w:del w:id="1109" w:author="Adrian Gould" w:date="2023-08-28T17:44:00Z">
              <w:r w:rsidDel="00C1444B">
                <w:delText>The key features that I selected and used were:</w:delText>
              </w:r>
            </w:del>
          </w:p>
          <w:p w14:paraId="070224C4" w14:textId="2EF18282" w:rsidR="00533632" w:rsidDel="00C1444B" w:rsidRDefault="00533632" w:rsidP="00533632">
            <w:pPr>
              <w:pStyle w:val="ListParagraph"/>
              <w:numPr>
                <w:ilvl w:val="0"/>
                <w:numId w:val="39"/>
              </w:numPr>
              <w:rPr>
                <w:del w:id="1110" w:author="Adrian Gould" w:date="2023-08-28T17:44:00Z"/>
              </w:rPr>
            </w:pPr>
            <w:del w:id="1111" w:author="Adrian Gould" w:date="2023-08-28T17:44:00Z">
              <w:r w:rsidDel="00C1444B">
                <w:delText>…</w:delText>
              </w:r>
            </w:del>
          </w:p>
          <w:p w14:paraId="4B75E47B" w14:textId="65145E3D" w:rsidR="00533632" w:rsidDel="00C1444B" w:rsidRDefault="00533632" w:rsidP="00533632">
            <w:pPr>
              <w:pStyle w:val="ListParagraph"/>
              <w:numPr>
                <w:ilvl w:val="0"/>
                <w:numId w:val="39"/>
              </w:numPr>
              <w:rPr>
                <w:del w:id="1112" w:author="Adrian Gould" w:date="2023-08-28T17:44:00Z"/>
              </w:rPr>
            </w:pPr>
            <w:del w:id="1113" w:author="Adrian Gould" w:date="2023-08-28T17:44:00Z">
              <w:r w:rsidDel="00C1444B">
                <w:delText>…</w:delText>
              </w:r>
            </w:del>
          </w:p>
          <w:p w14:paraId="29B2EE75" w14:textId="421E6EC4" w:rsidR="00533632" w:rsidDel="00C1444B" w:rsidRDefault="00533632" w:rsidP="00533632">
            <w:pPr>
              <w:pStyle w:val="ListParagraph"/>
              <w:numPr>
                <w:ilvl w:val="0"/>
                <w:numId w:val="39"/>
              </w:numPr>
              <w:rPr>
                <w:del w:id="1114" w:author="Adrian Gould" w:date="2023-08-28T17:44:00Z"/>
              </w:rPr>
            </w:pPr>
            <w:del w:id="1115" w:author="Adrian Gould" w:date="2023-08-28T17:44:00Z">
              <w:r w:rsidDel="00C1444B">
                <w:delText>…</w:delText>
              </w:r>
            </w:del>
          </w:p>
          <w:p w14:paraId="2FF1DE2F" w14:textId="2EC22404" w:rsidR="00533632" w:rsidDel="00C1444B" w:rsidRDefault="00533632" w:rsidP="00533632">
            <w:pPr>
              <w:pStyle w:val="ListParagraph"/>
              <w:numPr>
                <w:ilvl w:val="0"/>
                <w:numId w:val="39"/>
              </w:numPr>
              <w:rPr>
                <w:del w:id="1116" w:author="Adrian Gould" w:date="2023-08-28T17:44:00Z"/>
              </w:rPr>
            </w:pPr>
            <w:del w:id="1117" w:author="Adrian Gould" w:date="2023-08-28T17:44:00Z">
              <w:r w:rsidDel="00C1444B">
                <w:delText>…</w:delText>
              </w:r>
            </w:del>
          </w:p>
          <w:p w14:paraId="57DE7E66" w14:textId="554E5712" w:rsidR="00533632" w:rsidRPr="00533632" w:rsidDel="00C1444B" w:rsidRDefault="00533632" w:rsidP="00533632">
            <w:pPr>
              <w:pStyle w:val="Heading3"/>
              <w:rPr>
                <w:del w:id="1118" w:author="Adrian Gould" w:date="2023-08-28T17:44:00Z"/>
              </w:rPr>
            </w:pPr>
            <w:del w:id="1119" w:author="Adrian Gould" w:date="2023-08-28T17:44:00Z">
              <w:r w:rsidDel="00C1444B">
                <w:delText>CSS Feature 1</w:delText>
              </w:r>
            </w:del>
          </w:p>
          <w:p w14:paraId="22E1B52E" w14:textId="7BDE5C86" w:rsidR="00794742" w:rsidRPr="00533632" w:rsidDel="00C1444B" w:rsidRDefault="00533632" w:rsidP="00884625">
            <w:pPr>
              <w:spacing w:line="312" w:lineRule="auto"/>
              <w:textAlignment w:val="baseline"/>
              <w:rPr>
                <w:del w:id="1120" w:author="Adrian Gould" w:date="2023-08-28T17:44:00Z"/>
                <w:rStyle w:val="SubtleEmphasis"/>
              </w:rPr>
            </w:pPr>
            <w:del w:id="1121" w:author="Adrian Gould" w:date="2023-08-28T17:44:00Z">
              <w:r w:rsidRPr="00533632" w:rsidDel="00C1444B">
                <w:rPr>
                  <w:rStyle w:val="SubtleEmphasis"/>
                </w:rPr>
                <w:delText>(1 – 2 sentences)</w:delText>
              </w:r>
            </w:del>
          </w:p>
          <w:p w14:paraId="47F07309" w14:textId="6C740974" w:rsidR="00794742" w:rsidDel="00C1444B" w:rsidRDefault="00A34D4A" w:rsidP="00884625">
            <w:pPr>
              <w:spacing w:line="312" w:lineRule="auto"/>
              <w:textAlignment w:val="baseline"/>
              <w:rPr>
                <w:del w:id="1122" w:author="Adrian Gould" w:date="2023-08-28T17:44:00Z"/>
              </w:rPr>
            </w:pPr>
            <w:del w:id="1123" w:author="Adrian Gould" w:date="2023-08-28T17:44:00Z">
              <w:r w:rsidDel="00C1444B">
                <w:delText>…</w:delText>
              </w:r>
            </w:del>
          </w:p>
          <w:p w14:paraId="0DD7BCB7" w14:textId="3A9B91D7" w:rsidR="00533632" w:rsidDel="00C1444B" w:rsidRDefault="00533632" w:rsidP="00884625">
            <w:pPr>
              <w:spacing w:line="312" w:lineRule="auto"/>
              <w:textAlignment w:val="baseline"/>
              <w:rPr>
                <w:del w:id="1124" w:author="Adrian Gould" w:date="2023-08-28T17:44:00Z"/>
              </w:rPr>
            </w:pPr>
          </w:p>
          <w:p w14:paraId="6E7A0B7D" w14:textId="364E3259" w:rsidR="00794742" w:rsidDel="00C1444B" w:rsidRDefault="00533632" w:rsidP="00533632">
            <w:pPr>
              <w:pStyle w:val="Heading3"/>
              <w:rPr>
                <w:del w:id="1125" w:author="Adrian Gould" w:date="2023-08-28T17:44:00Z"/>
              </w:rPr>
            </w:pPr>
            <w:del w:id="1126" w:author="Adrian Gould" w:date="2023-08-28T17:44:00Z">
              <w:r w:rsidDel="00C1444B">
                <w:delText>CSS Feature 2</w:delText>
              </w:r>
            </w:del>
          </w:p>
          <w:p w14:paraId="0B3DB700" w14:textId="36125342" w:rsidR="00533632" w:rsidRPr="00533632" w:rsidDel="00C1444B" w:rsidRDefault="00533632" w:rsidP="00533632">
            <w:pPr>
              <w:spacing w:line="312" w:lineRule="auto"/>
              <w:textAlignment w:val="baseline"/>
              <w:rPr>
                <w:del w:id="1127" w:author="Adrian Gould" w:date="2023-08-28T17:44:00Z"/>
                <w:rStyle w:val="SubtleEmphasis"/>
              </w:rPr>
            </w:pPr>
            <w:del w:id="1128" w:author="Adrian Gould" w:date="2023-08-28T17:44:00Z">
              <w:r w:rsidRPr="00533632" w:rsidDel="00C1444B">
                <w:rPr>
                  <w:rStyle w:val="SubtleEmphasis"/>
                </w:rPr>
                <w:delText>(1 – 2 sentences)</w:delText>
              </w:r>
            </w:del>
          </w:p>
          <w:p w14:paraId="241DD9C2" w14:textId="3894CC38" w:rsidR="00533632" w:rsidDel="00C1444B" w:rsidRDefault="00A34D4A" w:rsidP="00884625">
            <w:pPr>
              <w:spacing w:line="312" w:lineRule="auto"/>
              <w:textAlignment w:val="baseline"/>
              <w:rPr>
                <w:del w:id="1129" w:author="Adrian Gould" w:date="2023-08-28T17:44:00Z"/>
              </w:rPr>
            </w:pPr>
            <w:del w:id="1130" w:author="Adrian Gould" w:date="2023-08-28T17:44:00Z">
              <w:r w:rsidDel="00C1444B">
                <w:delText>…</w:delText>
              </w:r>
            </w:del>
          </w:p>
          <w:p w14:paraId="7D3C9AE3" w14:textId="3F6B414F" w:rsidR="00533632" w:rsidDel="00C1444B" w:rsidRDefault="00533632" w:rsidP="00884625">
            <w:pPr>
              <w:spacing w:line="312" w:lineRule="auto"/>
              <w:textAlignment w:val="baseline"/>
              <w:rPr>
                <w:del w:id="1131" w:author="Adrian Gould" w:date="2023-08-28T17:44:00Z"/>
              </w:rPr>
            </w:pPr>
          </w:p>
          <w:p w14:paraId="6FC8FC77" w14:textId="1372BB14" w:rsidR="00533632" w:rsidDel="00C1444B" w:rsidRDefault="00533632" w:rsidP="00533632">
            <w:pPr>
              <w:pStyle w:val="Heading3"/>
              <w:rPr>
                <w:del w:id="1132" w:author="Adrian Gould" w:date="2023-08-28T17:44:00Z"/>
              </w:rPr>
            </w:pPr>
            <w:del w:id="1133" w:author="Adrian Gould" w:date="2023-08-28T17:44:00Z">
              <w:r w:rsidDel="00C1444B">
                <w:delText>CSS Feature 3</w:delText>
              </w:r>
            </w:del>
          </w:p>
          <w:p w14:paraId="3EFD430F" w14:textId="450A8990" w:rsidR="00533632" w:rsidRPr="00533632" w:rsidDel="00C1444B" w:rsidRDefault="00533632" w:rsidP="00533632">
            <w:pPr>
              <w:spacing w:line="312" w:lineRule="auto"/>
              <w:textAlignment w:val="baseline"/>
              <w:rPr>
                <w:del w:id="1134" w:author="Adrian Gould" w:date="2023-08-28T17:44:00Z"/>
                <w:rStyle w:val="SubtleEmphasis"/>
              </w:rPr>
            </w:pPr>
            <w:del w:id="1135" w:author="Adrian Gould" w:date="2023-08-28T17:44:00Z">
              <w:r w:rsidRPr="00533632" w:rsidDel="00C1444B">
                <w:rPr>
                  <w:rStyle w:val="SubtleEmphasis"/>
                </w:rPr>
                <w:delText>(1 – 2 sentences)</w:delText>
              </w:r>
            </w:del>
          </w:p>
          <w:p w14:paraId="4A2038D8" w14:textId="4616D38E" w:rsidR="00533632" w:rsidDel="00C1444B" w:rsidRDefault="00A34D4A" w:rsidP="00884625">
            <w:pPr>
              <w:spacing w:line="312" w:lineRule="auto"/>
              <w:textAlignment w:val="baseline"/>
              <w:rPr>
                <w:del w:id="1136" w:author="Adrian Gould" w:date="2023-08-28T17:44:00Z"/>
              </w:rPr>
            </w:pPr>
            <w:del w:id="1137" w:author="Adrian Gould" w:date="2023-08-28T17:44:00Z">
              <w:r w:rsidDel="00C1444B">
                <w:delText>…</w:delText>
              </w:r>
            </w:del>
          </w:p>
          <w:p w14:paraId="7551BA2E" w14:textId="74BED1CA" w:rsidR="00533632" w:rsidDel="00C1444B" w:rsidRDefault="00533632" w:rsidP="00884625">
            <w:pPr>
              <w:spacing w:line="312" w:lineRule="auto"/>
              <w:textAlignment w:val="baseline"/>
              <w:rPr>
                <w:del w:id="1138" w:author="Adrian Gould" w:date="2023-08-28T17:44:00Z"/>
              </w:rPr>
            </w:pPr>
          </w:p>
          <w:p w14:paraId="1BD36262" w14:textId="5C4D17DD" w:rsidR="00533632" w:rsidDel="00C1444B" w:rsidRDefault="00533632" w:rsidP="00533632">
            <w:pPr>
              <w:pStyle w:val="Heading3"/>
              <w:rPr>
                <w:del w:id="1139" w:author="Adrian Gould" w:date="2023-08-28T17:44:00Z"/>
              </w:rPr>
            </w:pPr>
            <w:del w:id="1140" w:author="Adrian Gould" w:date="2023-08-28T17:44:00Z">
              <w:r w:rsidDel="00C1444B">
                <w:delText>CSS Feature 4</w:delText>
              </w:r>
            </w:del>
          </w:p>
          <w:p w14:paraId="1B04C843" w14:textId="59A95DB3" w:rsidR="00533632" w:rsidRPr="00533632" w:rsidDel="00C1444B" w:rsidRDefault="00533632" w:rsidP="00533632">
            <w:pPr>
              <w:spacing w:line="312" w:lineRule="auto"/>
              <w:textAlignment w:val="baseline"/>
              <w:rPr>
                <w:del w:id="1141" w:author="Adrian Gould" w:date="2023-08-28T17:44:00Z"/>
                <w:rStyle w:val="SubtleEmphasis"/>
              </w:rPr>
            </w:pPr>
            <w:del w:id="1142" w:author="Adrian Gould" w:date="2023-08-28T17:44:00Z">
              <w:r w:rsidRPr="00533632" w:rsidDel="00C1444B">
                <w:rPr>
                  <w:rStyle w:val="SubtleEmphasis"/>
                </w:rPr>
                <w:delText>(1 – 2 sentences)</w:delText>
              </w:r>
            </w:del>
          </w:p>
          <w:p w14:paraId="5B17B7D7" w14:textId="31B0D591" w:rsidR="00794742" w:rsidDel="00C1444B" w:rsidRDefault="00A34D4A" w:rsidP="00884625">
            <w:pPr>
              <w:spacing w:line="312" w:lineRule="auto"/>
              <w:textAlignment w:val="baseline"/>
              <w:rPr>
                <w:del w:id="1143" w:author="Adrian Gould" w:date="2023-08-28T17:44:00Z"/>
              </w:rPr>
            </w:pPr>
            <w:del w:id="1144" w:author="Adrian Gould" w:date="2023-08-28T17:44:00Z">
              <w:r w:rsidDel="00C1444B">
                <w:delText>…</w:delText>
              </w:r>
            </w:del>
          </w:p>
          <w:p w14:paraId="5F9F2A30" w14:textId="67FDF3A4" w:rsidR="00A34D4A" w:rsidDel="00C1444B" w:rsidRDefault="00A34D4A" w:rsidP="00884625">
            <w:pPr>
              <w:spacing w:line="312" w:lineRule="auto"/>
              <w:textAlignment w:val="baseline"/>
              <w:rPr>
                <w:del w:id="1145" w:author="Adrian Gould" w:date="2023-08-28T17:44:00Z"/>
              </w:rPr>
            </w:pPr>
          </w:p>
          <w:p w14:paraId="37F48FA5" w14:textId="1478BDDC" w:rsidR="00794742" w:rsidDel="00C1444B" w:rsidRDefault="00794742">
            <w:pPr>
              <w:spacing w:line="312" w:lineRule="auto"/>
              <w:textAlignment w:val="baseline"/>
              <w:rPr>
                <w:del w:id="1146" w:author="Adrian Gould" w:date="2023-08-28T17:44:00Z"/>
              </w:rPr>
              <w:pPrChange w:id="1147" w:author="Adrian Gould [2]" w:date="2023-08-23T09:47:00Z">
                <w:pPr/>
              </w:pPrChange>
            </w:pPr>
          </w:p>
        </w:tc>
      </w:tr>
      <w:tr w:rsidR="003150A3" w:rsidDel="00C1444B" w14:paraId="639CA4B6" w14:textId="04DBDFCB" w:rsidTr="00884625">
        <w:trPr>
          <w:cantSplit/>
          <w:ins w:id="1148" w:author="Adrian Gould [2]" w:date="2023-08-23T09:47:00Z"/>
          <w:del w:id="1149" w:author="Adrian Gould" w:date="2023-08-28T17:46:00Z"/>
        </w:trPr>
        <w:tc>
          <w:tcPr>
            <w:tcW w:w="1693" w:type="dxa"/>
            <w:shd w:val="clear" w:color="auto" w:fill="D9D9D9" w:themeFill="background1" w:themeFillShade="D9"/>
          </w:tcPr>
          <w:p w14:paraId="3C63CABD" w14:textId="617CE883" w:rsidR="003150A3" w:rsidRPr="006A4CC7" w:rsidDel="00C1444B" w:rsidRDefault="003150A3" w:rsidP="00884625">
            <w:pPr>
              <w:spacing w:line="240" w:lineRule="auto"/>
              <w:ind w:right="170"/>
              <w:textAlignment w:val="baseline"/>
              <w:rPr>
                <w:ins w:id="1150" w:author="Adrian Gould [2]" w:date="2023-08-23T09:47:00Z"/>
                <w:del w:id="1151" w:author="Adrian Gould" w:date="2023-08-28T17:46:00Z"/>
                <w:rFonts w:asciiTheme="majorHAnsi" w:hAnsiTheme="majorHAnsi" w:cstheme="majorHAnsi"/>
                <w:color w:val="FF0000"/>
                <w:sz w:val="48"/>
                <w:szCs w:val="48"/>
              </w:rPr>
            </w:pPr>
            <w:ins w:id="1152" w:author="Adrian Gould [2]" w:date="2023-08-23T09:47:00Z">
              <w:del w:id="1153" w:author="Adrian Gould" w:date="2023-08-28T17:46:00Z">
                <w:r w:rsidDel="00C1444B">
                  <w:rPr>
                    <w:rFonts w:asciiTheme="majorHAnsi" w:hAnsiTheme="majorHAnsi" w:cstheme="majorHAnsi"/>
                    <w:color w:val="FF0000"/>
                    <w:sz w:val="48"/>
                    <w:szCs w:val="48"/>
                  </w:rPr>
                  <w:lastRenderedPageBreak/>
                  <w:delText>A0</w:delText>
                </w:r>
              </w:del>
              <w:del w:id="1154" w:author="Adrian Gould" w:date="2023-08-28T15:48:00Z">
                <w:r w:rsidDel="0001567B">
                  <w:rPr>
                    <w:rFonts w:asciiTheme="majorHAnsi" w:hAnsiTheme="majorHAnsi" w:cstheme="majorHAnsi"/>
                    <w:color w:val="FF0000"/>
                    <w:sz w:val="48"/>
                    <w:szCs w:val="48"/>
                  </w:rPr>
                  <w:delText>3</w:delText>
                </w:r>
              </w:del>
            </w:ins>
            <w:ins w:id="1155" w:author="Adrian Gould [2]" w:date="2023-08-23T09:49:00Z">
              <w:del w:id="1156" w:author="Adrian Gould" w:date="2023-08-28T17:46:00Z">
                <w:r w:rsidR="001F5696" w:rsidDel="00C1444B">
                  <w:rPr>
                    <w:rFonts w:asciiTheme="majorHAnsi" w:hAnsiTheme="majorHAnsi" w:cstheme="majorHAnsi"/>
                    <w:color w:val="FF0000"/>
                    <w:sz w:val="48"/>
                    <w:szCs w:val="48"/>
                  </w:rPr>
                  <w:delText>.1</w:delText>
                </w:r>
              </w:del>
            </w:ins>
          </w:p>
        </w:tc>
        <w:tc>
          <w:tcPr>
            <w:tcW w:w="8495" w:type="dxa"/>
            <w:shd w:val="clear" w:color="auto" w:fill="auto"/>
          </w:tcPr>
          <w:p w14:paraId="6005820B" w14:textId="2404736F" w:rsidR="003150A3" w:rsidRPr="00533632" w:rsidDel="00C1444B" w:rsidRDefault="003150A3" w:rsidP="003150A3">
            <w:pPr>
              <w:pStyle w:val="Heading3"/>
              <w:rPr>
                <w:ins w:id="1157" w:author="Adrian Gould [2]" w:date="2023-08-23T09:47:00Z"/>
                <w:del w:id="1158" w:author="Adrian Gould" w:date="2023-08-28T17:46:00Z"/>
              </w:rPr>
            </w:pPr>
            <w:ins w:id="1159" w:author="Adrian Gould [2]" w:date="2023-08-23T09:47:00Z">
              <w:del w:id="1160" w:author="Adrian Gould" w:date="2023-08-28T17:46:00Z">
                <w:r w:rsidDel="00C1444B">
                  <w:delText>CSS Feature 1</w:delText>
                </w:r>
              </w:del>
            </w:ins>
          </w:p>
          <w:p w14:paraId="4E5AD7BB" w14:textId="30DEA7B8" w:rsidR="003150A3" w:rsidRPr="00533632" w:rsidDel="00C1444B" w:rsidRDefault="003150A3" w:rsidP="003150A3">
            <w:pPr>
              <w:spacing w:line="312" w:lineRule="auto"/>
              <w:textAlignment w:val="baseline"/>
              <w:rPr>
                <w:ins w:id="1161" w:author="Adrian Gould [2]" w:date="2023-08-23T09:47:00Z"/>
                <w:del w:id="1162" w:author="Adrian Gould" w:date="2023-08-28T17:46:00Z"/>
                <w:rStyle w:val="SubtleEmphasis"/>
              </w:rPr>
            </w:pPr>
            <w:ins w:id="1163" w:author="Adrian Gould [2]" w:date="2023-08-23T09:47:00Z">
              <w:del w:id="1164" w:author="Adrian Gould" w:date="2023-08-28T17:46:00Z">
                <w:r w:rsidRPr="00533632" w:rsidDel="00C1444B">
                  <w:rPr>
                    <w:rStyle w:val="SubtleEmphasis"/>
                  </w:rPr>
                  <w:delText>(1 – 2 sentences)</w:delText>
                </w:r>
              </w:del>
            </w:ins>
          </w:p>
          <w:p w14:paraId="0E1304D1" w14:textId="4EAA6C66" w:rsidR="003150A3" w:rsidDel="00C1444B" w:rsidRDefault="003150A3" w:rsidP="003150A3">
            <w:pPr>
              <w:spacing w:line="312" w:lineRule="auto"/>
              <w:textAlignment w:val="baseline"/>
              <w:rPr>
                <w:ins w:id="1165" w:author="Adrian Gould [2]" w:date="2023-08-23T09:47:00Z"/>
                <w:del w:id="1166" w:author="Adrian Gould" w:date="2023-08-28T17:46:00Z"/>
              </w:rPr>
            </w:pPr>
            <w:ins w:id="1167" w:author="Adrian Gould [2]" w:date="2023-08-23T09:47:00Z">
              <w:del w:id="1168" w:author="Adrian Gould" w:date="2023-08-28T17:46:00Z">
                <w:r w:rsidDel="00C1444B">
                  <w:delText>…</w:delText>
                </w:r>
              </w:del>
            </w:ins>
          </w:p>
          <w:p w14:paraId="0AAC7E47" w14:textId="7B0D5287" w:rsidR="003150A3" w:rsidDel="00C1444B" w:rsidRDefault="003150A3" w:rsidP="003150A3">
            <w:pPr>
              <w:spacing w:line="312" w:lineRule="auto"/>
              <w:textAlignment w:val="baseline"/>
              <w:rPr>
                <w:ins w:id="1169" w:author="Adrian Gould [2]" w:date="2023-08-23T09:47:00Z"/>
                <w:del w:id="1170" w:author="Adrian Gould" w:date="2023-08-28T17:46:00Z"/>
              </w:rPr>
            </w:pPr>
          </w:p>
          <w:p w14:paraId="5B65989D" w14:textId="4923FE34" w:rsidR="003150A3" w:rsidDel="00C1444B" w:rsidRDefault="003150A3">
            <w:pPr>
              <w:spacing w:line="312" w:lineRule="auto"/>
              <w:textAlignment w:val="baseline"/>
              <w:rPr>
                <w:ins w:id="1171" w:author="Adrian Gould [2]" w:date="2023-08-23T09:47:00Z"/>
                <w:del w:id="1172" w:author="Adrian Gould" w:date="2023-08-28T17:46:00Z"/>
              </w:rPr>
              <w:pPrChange w:id="1173" w:author="Adrian Gould [2]" w:date="2023-08-23T09:47:00Z">
                <w:pPr>
                  <w:pStyle w:val="Heading3"/>
                </w:pPr>
              </w:pPrChange>
            </w:pPr>
          </w:p>
        </w:tc>
      </w:tr>
      <w:tr w:rsidR="003150A3" w:rsidDel="00C1444B" w14:paraId="2C6F7716" w14:textId="498331D2" w:rsidTr="00884625">
        <w:trPr>
          <w:cantSplit/>
          <w:ins w:id="1174" w:author="Adrian Gould [2]" w:date="2023-08-23T09:47:00Z"/>
          <w:del w:id="1175" w:author="Adrian Gould" w:date="2023-08-28T17:45:00Z"/>
        </w:trPr>
        <w:tc>
          <w:tcPr>
            <w:tcW w:w="1693" w:type="dxa"/>
            <w:shd w:val="clear" w:color="auto" w:fill="D9D9D9" w:themeFill="background1" w:themeFillShade="D9"/>
          </w:tcPr>
          <w:p w14:paraId="37F462D9" w14:textId="0CA27FF8" w:rsidR="003150A3" w:rsidRPr="006A4CC7" w:rsidDel="00C1444B" w:rsidRDefault="007D6EF2" w:rsidP="00884625">
            <w:pPr>
              <w:spacing w:line="240" w:lineRule="auto"/>
              <w:ind w:right="170"/>
              <w:textAlignment w:val="baseline"/>
              <w:rPr>
                <w:ins w:id="1176" w:author="Adrian Gould [2]" w:date="2023-08-23T09:47:00Z"/>
                <w:del w:id="1177" w:author="Adrian Gould" w:date="2023-08-28T17:45:00Z"/>
                <w:rFonts w:asciiTheme="majorHAnsi" w:hAnsiTheme="majorHAnsi" w:cstheme="majorHAnsi"/>
                <w:color w:val="FF0000"/>
                <w:sz w:val="48"/>
                <w:szCs w:val="48"/>
              </w:rPr>
            </w:pPr>
            <w:ins w:id="1178" w:author="Adrian Gould [2]" w:date="2023-08-23T09:48:00Z">
              <w:del w:id="1179" w:author="Adrian Gould" w:date="2023-08-28T17:45:00Z">
                <w:r w:rsidDel="00C1444B">
                  <w:rPr>
                    <w:rFonts w:asciiTheme="majorHAnsi" w:hAnsiTheme="majorHAnsi" w:cstheme="majorHAnsi"/>
                    <w:color w:val="FF0000"/>
                    <w:sz w:val="48"/>
                    <w:szCs w:val="48"/>
                  </w:rPr>
                  <w:delText>A0</w:delText>
                </w:r>
              </w:del>
              <w:del w:id="1180" w:author="Adrian Gould" w:date="2023-08-28T15:48:00Z">
                <w:r w:rsidDel="0001567B">
                  <w:rPr>
                    <w:rFonts w:asciiTheme="majorHAnsi" w:hAnsiTheme="majorHAnsi" w:cstheme="majorHAnsi"/>
                    <w:color w:val="FF0000"/>
                    <w:sz w:val="48"/>
                    <w:szCs w:val="48"/>
                  </w:rPr>
                  <w:delText>3</w:delText>
                </w:r>
              </w:del>
            </w:ins>
            <w:ins w:id="1181" w:author="Adrian Gould [2]" w:date="2023-08-23T09:49:00Z">
              <w:del w:id="1182" w:author="Adrian Gould" w:date="2023-08-28T17:45:00Z">
                <w:r w:rsidR="001F5696" w:rsidDel="00C1444B">
                  <w:rPr>
                    <w:rFonts w:asciiTheme="majorHAnsi" w:hAnsiTheme="majorHAnsi" w:cstheme="majorHAnsi"/>
                    <w:color w:val="FF0000"/>
                    <w:sz w:val="48"/>
                    <w:szCs w:val="48"/>
                  </w:rPr>
                  <w:delText>.2</w:delText>
                </w:r>
              </w:del>
            </w:ins>
          </w:p>
        </w:tc>
        <w:tc>
          <w:tcPr>
            <w:tcW w:w="8495" w:type="dxa"/>
            <w:shd w:val="clear" w:color="auto" w:fill="auto"/>
          </w:tcPr>
          <w:p w14:paraId="3BDF1735" w14:textId="06C5B9F5" w:rsidR="007D6EF2" w:rsidDel="00C1444B" w:rsidRDefault="007D6EF2" w:rsidP="007D6EF2">
            <w:pPr>
              <w:pStyle w:val="Heading3"/>
              <w:rPr>
                <w:ins w:id="1183" w:author="Adrian Gould [2]" w:date="2023-08-23T09:48:00Z"/>
                <w:del w:id="1184" w:author="Adrian Gould" w:date="2023-08-28T17:45:00Z"/>
              </w:rPr>
            </w:pPr>
            <w:ins w:id="1185" w:author="Adrian Gould [2]" w:date="2023-08-23T09:48:00Z">
              <w:del w:id="1186" w:author="Adrian Gould" w:date="2023-08-28T17:45:00Z">
                <w:r w:rsidDel="00C1444B">
                  <w:delText>CSS Feature 2</w:delText>
                </w:r>
              </w:del>
            </w:ins>
          </w:p>
          <w:p w14:paraId="788A11DC" w14:textId="23A7C319" w:rsidR="007D6EF2" w:rsidRPr="00533632" w:rsidDel="00C1444B" w:rsidRDefault="007D6EF2" w:rsidP="007D6EF2">
            <w:pPr>
              <w:spacing w:line="312" w:lineRule="auto"/>
              <w:textAlignment w:val="baseline"/>
              <w:rPr>
                <w:ins w:id="1187" w:author="Adrian Gould [2]" w:date="2023-08-23T09:48:00Z"/>
                <w:del w:id="1188" w:author="Adrian Gould" w:date="2023-08-28T17:45:00Z"/>
                <w:rStyle w:val="SubtleEmphasis"/>
              </w:rPr>
            </w:pPr>
            <w:ins w:id="1189" w:author="Adrian Gould [2]" w:date="2023-08-23T09:48:00Z">
              <w:del w:id="1190" w:author="Adrian Gould" w:date="2023-08-28T17:45:00Z">
                <w:r w:rsidRPr="00533632" w:rsidDel="00C1444B">
                  <w:rPr>
                    <w:rStyle w:val="SubtleEmphasis"/>
                  </w:rPr>
                  <w:delText>(1 – 2 sentences)</w:delText>
                </w:r>
              </w:del>
            </w:ins>
          </w:p>
          <w:p w14:paraId="63DC1B4F" w14:textId="3C291169" w:rsidR="007D6EF2" w:rsidDel="00C1444B" w:rsidRDefault="007D6EF2" w:rsidP="007D6EF2">
            <w:pPr>
              <w:spacing w:line="312" w:lineRule="auto"/>
              <w:textAlignment w:val="baseline"/>
              <w:rPr>
                <w:ins w:id="1191" w:author="Adrian Gould [2]" w:date="2023-08-23T09:48:00Z"/>
                <w:del w:id="1192" w:author="Adrian Gould" w:date="2023-08-28T17:45:00Z"/>
              </w:rPr>
            </w:pPr>
            <w:ins w:id="1193" w:author="Adrian Gould [2]" w:date="2023-08-23T09:48:00Z">
              <w:del w:id="1194" w:author="Adrian Gould" w:date="2023-08-28T17:45:00Z">
                <w:r w:rsidDel="00C1444B">
                  <w:delText>…</w:delText>
                </w:r>
              </w:del>
            </w:ins>
          </w:p>
          <w:p w14:paraId="0E107F3E" w14:textId="0E8DAE02" w:rsidR="007D6EF2" w:rsidDel="00C1444B" w:rsidRDefault="007D6EF2" w:rsidP="007D6EF2">
            <w:pPr>
              <w:spacing w:line="312" w:lineRule="auto"/>
              <w:textAlignment w:val="baseline"/>
              <w:rPr>
                <w:ins w:id="1195" w:author="Adrian Gould [2]" w:date="2023-08-23T09:48:00Z"/>
                <w:del w:id="1196" w:author="Adrian Gould" w:date="2023-08-28T17:45:00Z"/>
              </w:rPr>
            </w:pPr>
          </w:p>
          <w:p w14:paraId="5D8DD305" w14:textId="6C59336D" w:rsidR="007D6EF2" w:rsidDel="00C1444B" w:rsidRDefault="007D6EF2" w:rsidP="007D6EF2">
            <w:pPr>
              <w:spacing w:line="312" w:lineRule="auto"/>
              <w:textAlignment w:val="baseline"/>
              <w:rPr>
                <w:ins w:id="1197" w:author="Adrian Gould [2]" w:date="2023-08-23T09:48:00Z"/>
                <w:del w:id="1198" w:author="Adrian Gould" w:date="2023-08-28T17:45:00Z"/>
              </w:rPr>
            </w:pPr>
          </w:p>
          <w:p w14:paraId="3580E21E" w14:textId="3516DF59" w:rsidR="003150A3" w:rsidDel="00C1444B" w:rsidRDefault="003150A3">
            <w:pPr>
              <w:rPr>
                <w:ins w:id="1199" w:author="Adrian Gould [2]" w:date="2023-08-23T09:47:00Z"/>
                <w:del w:id="1200" w:author="Adrian Gould" w:date="2023-08-28T17:45:00Z"/>
              </w:rPr>
              <w:pPrChange w:id="1201" w:author="Adrian Gould [2]" w:date="2023-08-23T09:48:00Z">
                <w:pPr>
                  <w:pStyle w:val="Heading3"/>
                </w:pPr>
              </w:pPrChange>
            </w:pPr>
          </w:p>
        </w:tc>
      </w:tr>
      <w:tr w:rsidR="003150A3" w:rsidDel="00C1444B" w14:paraId="4AAFAACA" w14:textId="506A8531" w:rsidTr="00884625">
        <w:trPr>
          <w:cantSplit/>
          <w:ins w:id="1202" w:author="Adrian Gould [2]" w:date="2023-08-23T09:47:00Z"/>
          <w:del w:id="1203" w:author="Adrian Gould" w:date="2023-08-28T17:45:00Z"/>
        </w:trPr>
        <w:tc>
          <w:tcPr>
            <w:tcW w:w="1693" w:type="dxa"/>
            <w:shd w:val="clear" w:color="auto" w:fill="D9D9D9" w:themeFill="background1" w:themeFillShade="D9"/>
          </w:tcPr>
          <w:p w14:paraId="0DA14C58" w14:textId="01CD90E5" w:rsidR="003150A3" w:rsidRPr="006A4CC7" w:rsidDel="00C1444B" w:rsidRDefault="007D6EF2" w:rsidP="00884625">
            <w:pPr>
              <w:spacing w:line="240" w:lineRule="auto"/>
              <w:ind w:right="170"/>
              <w:textAlignment w:val="baseline"/>
              <w:rPr>
                <w:ins w:id="1204" w:author="Adrian Gould [2]" w:date="2023-08-23T09:47:00Z"/>
                <w:del w:id="1205" w:author="Adrian Gould" w:date="2023-08-28T17:45:00Z"/>
                <w:rFonts w:asciiTheme="majorHAnsi" w:hAnsiTheme="majorHAnsi" w:cstheme="majorHAnsi"/>
                <w:color w:val="FF0000"/>
                <w:sz w:val="48"/>
                <w:szCs w:val="48"/>
              </w:rPr>
            </w:pPr>
            <w:ins w:id="1206" w:author="Adrian Gould [2]" w:date="2023-08-23T09:48:00Z">
              <w:del w:id="1207" w:author="Adrian Gould" w:date="2023-08-28T17:45:00Z">
                <w:r w:rsidDel="00C1444B">
                  <w:rPr>
                    <w:rFonts w:asciiTheme="majorHAnsi" w:hAnsiTheme="majorHAnsi" w:cstheme="majorHAnsi"/>
                    <w:color w:val="FF0000"/>
                    <w:sz w:val="48"/>
                    <w:szCs w:val="48"/>
                  </w:rPr>
                  <w:delText>A0</w:delText>
                </w:r>
              </w:del>
              <w:del w:id="1208" w:author="Adrian Gould" w:date="2023-08-28T15:48:00Z">
                <w:r w:rsidDel="0001567B">
                  <w:rPr>
                    <w:rFonts w:asciiTheme="majorHAnsi" w:hAnsiTheme="majorHAnsi" w:cstheme="majorHAnsi"/>
                    <w:color w:val="FF0000"/>
                    <w:sz w:val="48"/>
                    <w:szCs w:val="48"/>
                  </w:rPr>
                  <w:delText>3</w:delText>
                </w:r>
              </w:del>
            </w:ins>
            <w:ins w:id="1209" w:author="Adrian Gould [2]" w:date="2023-08-23T09:49:00Z">
              <w:del w:id="1210" w:author="Adrian Gould" w:date="2023-08-28T17:45:00Z">
                <w:r w:rsidR="001F5696" w:rsidDel="00C1444B">
                  <w:rPr>
                    <w:rFonts w:asciiTheme="majorHAnsi" w:hAnsiTheme="majorHAnsi" w:cstheme="majorHAnsi"/>
                    <w:color w:val="FF0000"/>
                    <w:sz w:val="48"/>
                    <w:szCs w:val="48"/>
                  </w:rPr>
                  <w:delText>.3</w:delText>
                </w:r>
              </w:del>
            </w:ins>
          </w:p>
        </w:tc>
        <w:tc>
          <w:tcPr>
            <w:tcW w:w="8495" w:type="dxa"/>
            <w:shd w:val="clear" w:color="auto" w:fill="auto"/>
          </w:tcPr>
          <w:p w14:paraId="63B1303E" w14:textId="148BAA29" w:rsidR="007D6EF2" w:rsidDel="00C1444B" w:rsidRDefault="007D6EF2" w:rsidP="007D6EF2">
            <w:pPr>
              <w:pStyle w:val="Heading3"/>
              <w:rPr>
                <w:ins w:id="1211" w:author="Adrian Gould [2]" w:date="2023-08-23T09:48:00Z"/>
                <w:del w:id="1212" w:author="Adrian Gould" w:date="2023-08-28T17:45:00Z"/>
              </w:rPr>
            </w:pPr>
            <w:ins w:id="1213" w:author="Adrian Gould [2]" w:date="2023-08-23T09:48:00Z">
              <w:del w:id="1214" w:author="Adrian Gould" w:date="2023-08-28T17:45:00Z">
                <w:r w:rsidDel="00C1444B">
                  <w:delText>CSS Feature 3</w:delText>
                </w:r>
              </w:del>
            </w:ins>
          </w:p>
          <w:p w14:paraId="1F94B136" w14:textId="50B8257C" w:rsidR="007D6EF2" w:rsidRPr="00533632" w:rsidDel="00C1444B" w:rsidRDefault="007D6EF2" w:rsidP="007D6EF2">
            <w:pPr>
              <w:spacing w:line="312" w:lineRule="auto"/>
              <w:textAlignment w:val="baseline"/>
              <w:rPr>
                <w:ins w:id="1215" w:author="Adrian Gould [2]" w:date="2023-08-23T09:48:00Z"/>
                <w:del w:id="1216" w:author="Adrian Gould" w:date="2023-08-28T17:45:00Z"/>
                <w:rStyle w:val="SubtleEmphasis"/>
              </w:rPr>
            </w:pPr>
            <w:ins w:id="1217" w:author="Adrian Gould [2]" w:date="2023-08-23T09:48:00Z">
              <w:del w:id="1218" w:author="Adrian Gould" w:date="2023-08-28T17:45:00Z">
                <w:r w:rsidRPr="00533632" w:rsidDel="00C1444B">
                  <w:rPr>
                    <w:rStyle w:val="SubtleEmphasis"/>
                  </w:rPr>
                  <w:delText>(1 – 2 sentences)</w:delText>
                </w:r>
              </w:del>
            </w:ins>
          </w:p>
          <w:p w14:paraId="265F33AB" w14:textId="11159F25" w:rsidR="007D6EF2" w:rsidDel="00C1444B" w:rsidRDefault="007D6EF2" w:rsidP="007D6EF2">
            <w:pPr>
              <w:spacing w:line="312" w:lineRule="auto"/>
              <w:textAlignment w:val="baseline"/>
              <w:rPr>
                <w:ins w:id="1219" w:author="Adrian Gould [2]" w:date="2023-08-23T09:48:00Z"/>
                <w:del w:id="1220" w:author="Adrian Gould" w:date="2023-08-28T17:45:00Z"/>
              </w:rPr>
            </w:pPr>
            <w:ins w:id="1221" w:author="Adrian Gould [2]" w:date="2023-08-23T09:48:00Z">
              <w:del w:id="1222" w:author="Adrian Gould" w:date="2023-08-28T17:45:00Z">
                <w:r w:rsidDel="00C1444B">
                  <w:delText>…</w:delText>
                </w:r>
              </w:del>
            </w:ins>
          </w:p>
          <w:p w14:paraId="2D4DF2CD" w14:textId="05871122" w:rsidR="007D6EF2" w:rsidDel="00C1444B" w:rsidRDefault="007D6EF2" w:rsidP="007D6EF2">
            <w:pPr>
              <w:spacing w:line="312" w:lineRule="auto"/>
              <w:textAlignment w:val="baseline"/>
              <w:rPr>
                <w:ins w:id="1223" w:author="Adrian Gould [2]" w:date="2023-08-23T09:48:00Z"/>
                <w:del w:id="1224" w:author="Adrian Gould" w:date="2023-08-28T17:45:00Z"/>
              </w:rPr>
            </w:pPr>
          </w:p>
          <w:p w14:paraId="7FFA9193" w14:textId="29A8EBCB" w:rsidR="003150A3" w:rsidDel="00C1444B" w:rsidRDefault="003150A3">
            <w:pPr>
              <w:spacing w:line="312" w:lineRule="auto"/>
              <w:textAlignment w:val="baseline"/>
              <w:rPr>
                <w:ins w:id="1225" w:author="Adrian Gould [2]" w:date="2023-08-23T09:47:00Z"/>
                <w:del w:id="1226" w:author="Adrian Gould" w:date="2023-08-28T17:45:00Z"/>
              </w:rPr>
              <w:pPrChange w:id="1227" w:author="Adrian Gould [2]" w:date="2023-08-23T09:48:00Z">
                <w:pPr>
                  <w:pStyle w:val="Heading3"/>
                </w:pPr>
              </w:pPrChange>
            </w:pPr>
          </w:p>
        </w:tc>
      </w:tr>
      <w:tr w:rsidR="003150A3" w:rsidDel="00C1444B" w14:paraId="0F52D93F" w14:textId="647D17E3" w:rsidTr="00884625">
        <w:trPr>
          <w:cantSplit/>
          <w:ins w:id="1228" w:author="Adrian Gould [2]" w:date="2023-08-23T09:47:00Z"/>
          <w:del w:id="1229" w:author="Adrian Gould" w:date="2023-08-28T17:45:00Z"/>
        </w:trPr>
        <w:tc>
          <w:tcPr>
            <w:tcW w:w="1693" w:type="dxa"/>
            <w:shd w:val="clear" w:color="auto" w:fill="D9D9D9" w:themeFill="background1" w:themeFillShade="D9"/>
          </w:tcPr>
          <w:p w14:paraId="09875E61" w14:textId="10D06482" w:rsidR="003150A3" w:rsidRPr="006A4CC7" w:rsidDel="00C1444B" w:rsidRDefault="007D6EF2" w:rsidP="00884625">
            <w:pPr>
              <w:spacing w:line="240" w:lineRule="auto"/>
              <w:ind w:right="170"/>
              <w:textAlignment w:val="baseline"/>
              <w:rPr>
                <w:ins w:id="1230" w:author="Adrian Gould [2]" w:date="2023-08-23T09:47:00Z"/>
                <w:del w:id="1231" w:author="Adrian Gould" w:date="2023-08-28T17:45:00Z"/>
                <w:rFonts w:asciiTheme="majorHAnsi" w:hAnsiTheme="majorHAnsi" w:cstheme="majorHAnsi"/>
                <w:color w:val="FF0000"/>
                <w:sz w:val="48"/>
                <w:szCs w:val="48"/>
              </w:rPr>
            </w:pPr>
            <w:ins w:id="1232" w:author="Adrian Gould [2]" w:date="2023-08-23T09:48:00Z">
              <w:del w:id="1233" w:author="Adrian Gould" w:date="2023-08-28T17:45:00Z">
                <w:r w:rsidDel="00C1444B">
                  <w:rPr>
                    <w:rFonts w:asciiTheme="majorHAnsi" w:hAnsiTheme="majorHAnsi" w:cstheme="majorHAnsi"/>
                    <w:color w:val="FF0000"/>
                    <w:sz w:val="48"/>
                    <w:szCs w:val="48"/>
                  </w:rPr>
                  <w:delText>A0</w:delText>
                </w:r>
              </w:del>
              <w:del w:id="1234" w:author="Adrian Gould" w:date="2023-08-28T15:48:00Z">
                <w:r w:rsidDel="0001567B">
                  <w:rPr>
                    <w:rFonts w:asciiTheme="majorHAnsi" w:hAnsiTheme="majorHAnsi" w:cstheme="majorHAnsi"/>
                    <w:color w:val="FF0000"/>
                    <w:sz w:val="48"/>
                    <w:szCs w:val="48"/>
                  </w:rPr>
                  <w:delText>3</w:delText>
                </w:r>
              </w:del>
            </w:ins>
            <w:ins w:id="1235" w:author="Adrian Gould [2]" w:date="2023-08-23T09:49:00Z">
              <w:del w:id="1236" w:author="Adrian Gould" w:date="2023-08-28T17:45:00Z">
                <w:r w:rsidR="001F5696" w:rsidDel="00C1444B">
                  <w:rPr>
                    <w:rFonts w:asciiTheme="majorHAnsi" w:hAnsiTheme="majorHAnsi" w:cstheme="majorHAnsi"/>
                    <w:color w:val="FF0000"/>
                    <w:sz w:val="48"/>
                    <w:szCs w:val="48"/>
                  </w:rPr>
                  <w:delText>.4</w:delText>
                </w:r>
              </w:del>
            </w:ins>
          </w:p>
        </w:tc>
        <w:tc>
          <w:tcPr>
            <w:tcW w:w="8495" w:type="dxa"/>
            <w:shd w:val="clear" w:color="auto" w:fill="auto"/>
          </w:tcPr>
          <w:p w14:paraId="5A2DA666" w14:textId="68440C5C" w:rsidR="007D6EF2" w:rsidDel="00C1444B" w:rsidRDefault="007D6EF2" w:rsidP="007D6EF2">
            <w:pPr>
              <w:pStyle w:val="Heading3"/>
              <w:rPr>
                <w:ins w:id="1237" w:author="Adrian Gould [2]" w:date="2023-08-23T09:48:00Z"/>
                <w:del w:id="1238" w:author="Adrian Gould" w:date="2023-08-28T17:45:00Z"/>
              </w:rPr>
            </w:pPr>
            <w:ins w:id="1239" w:author="Adrian Gould [2]" w:date="2023-08-23T09:48:00Z">
              <w:del w:id="1240" w:author="Adrian Gould" w:date="2023-08-28T17:45:00Z">
                <w:r w:rsidDel="00C1444B">
                  <w:delText>CSS Feature 4</w:delText>
                </w:r>
              </w:del>
            </w:ins>
          </w:p>
          <w:p w14:paraId="24557731" w14:textId="4D421F21" w:rsidR="007D6EF2" w:rsidRPr="00533632" w:rsidDel="00C1444B" w:rsidRDefault="007D6EF2" w:rsidP="007D6EF2">
            <w:pPr>
              <w:spacing w:line="312" w:lineRule="auto"/>
              <w:textAlignment w:val="baseline"/>
              <w:rPr>
                <w:ins w:id="1241" w:author="Adrian Gould [2]" w:date="2023-08-23T09:48:00Z"/>
                <w:del w:id="1242" w:author="Adrian Gould" w:date="2023-08-28T17:45:00Z"/>
                <w:rStyle w:val="SubtleEmphasis"/>
              </w:rPr>
            </w:pPr>
            <w:ins w:id="1243" w:author="Adrian Gould [2]" w:date="2023-08-23T09:48:00Z">
              <w:del w:id="1244" w:author="Adrian Gould" w:date="2023-08-28T17:45:00Z">
                <w:r w:rsidRPr="00533632" w:rsidDel="00C1444B">
                  <w:rPr>
                    <w:rStyle w:val="SubtleEmphasis"/>
                  </w:rPr>
                  <w:delText>(1 – 2 sentences)</w:delText>
                </w:r>
              </w:del>
            </w:ins>
          </w:p>
          <w:p w14:paraId="31412266" w14:textId="38AB4A6B" w:rsidR="006F490D" w:rsidDel="00C1444B" w:rsidRDefault="007D6EF2" w:rsidP="007D6EF2">
            <w:pPr>
              <w:spacing w:line="312" w:lineRule="auto"/>
              <w:textAlignment w:val="baseline"/>
              <w:rPr>
                <w:ins w:id="1245" w:author="Adrian Gould [2]" w:date="2023-08-23T09:48:00Z"/>
                <w:del w:id="1246" w:author="Adrian Gould" w:date="2023-08-28T17:45:00Z"/>
              </w:rPr>
            </w:pPr>
            <w:ins w:id="1247" w:author="Adrian Gould [2]" w:date="2023-08-23T09:48:00Z">
              <w:del w:id="1248" w:author="Adrian Gould" w:date="2023-08-28T17:45:00Z">
                <w:r w:rsidDel="00C1444B">
                  <w:delText>…</w:delText>
                </w:r>
              </w:del>
            </w:ins>
          </w:p>
          <w:p w14:paraId="293C74A0" w14:textId="1E52AB29" w:rsidR="003150A3" w:rsidDel="00C1444B" w:rsidRDefault="003150A3">
            <w:pPr>
              <w:rPr>
                <w:ins w:id="1249" w:author="Adrian Gould [2]" w:date="2023-08-23T09:47:00Z"/>
                <w:del w:id="1250" w:author="Adrian Gould" w:date="2023-08-28T17:45:00Z"/>
              </w:rPr>
              <w:pPrChange w:id="1251" w:author="Adrian Gould [2]" w:date="2023-08-23T09:48:00Z">
                <w:pPr>
                  <w:pStyle w:val="Heading3"/>
                </w:pPr>
              </w:pPrChange>
            </w:pPr>
          </w:p>
        </w:tc>
      </w:tr>
      <w:tr w:rsidR="000E1391" w14:paraId="4E3A2480" w14:textId="77777777" w:rsidTr="0080683D">
        <w:trPr>
          <w:cantSplit/>
        </w:trPr>
        <w:tc>
          <w:tcPr>
            <w:tcW w:w="1693" w:type="dxa"/>
            <w:shd w:val="clear" w:color="auto" w:fill="D9D9D9" w:themeFill="background1" w:themeFillShade="D9"/>
          </w:tcPr>
          <w:p w14:paraId="4BC456EF" w14:textId="12ABB099" w:rsidR="000E1391" w:rsidRPr="006A4CC7" w:rsidRDefault="000E1391" w:rsidP="004602A9">
            <w:pPr>
              <w:spacing w:line="240" w:lineRule="auto"/>
              <w:ind w:right="170"/>
              <w:textAlignment w:val="baseline"/>
              <w:rPr>
                <w:rFonts w:asciiTheme="majorHAnsi" w:hAnsiTheme="majorHAnsi" w:cstheme="majorHAnsi"/>
                <w:color w:val="FF0000"/>
                <w:sz w:val="48"/>
                <w:szCs w:val="48"/>
              </w:rPr>
            </w:pPr>
            <w:del w:id="1252" w:author="Adrian Gould" w:date="2023-08-28T15:48:00Z">
              <w:r w:rsidRPr="006A4CC7" w:rsidDel="0001567B">
                <w:rPr>
                  <w:rFonts w:asciiTheme="majorHAnsi" w:hAnsiTheme="majorHAnsi" w:cstheme="majorHAnsi"/>
                  <w:color w:val="FF0000"/>
                  <w:sz w:val="48"/>
                  <w:szCs w:val="48"/>
                </w:rPr>
                <w:lastRenderedPageBreak/>
                <w:delText>0</w:delText>
              </w:r>
              <w:r w:rsidR="00B35ECA" w:rsidDel="0001567B">
                <w:rPr>
                  <w:rFonts w:asciiTheme="majorHAnsi" w:hAnsiTheme="majorHAnsi" w:cstheme="majorHAnsi"/>
                  <w:color w:val="FF0000"/>
                  <w:sz w:val="48"/>
                  <w:szCs w:val="48"/>
                </w:rPr>
                <w:delText>4</w:delText>
              </w:r>
            </w:del>
            <w:ins w:id="1253" w:author="Adrian Gould" w:date="2023-08-28T15:48:00Z">
              <w:r w:rsidR="0001567B" w:rsidRPr="006A4CC7">
                <w:rPr>
                  <w:rFonts w:asciiTheme="majorHAnsi" w:hAnsiTheme="majorHAnsi" w:cstheme="majorHAnsi"/>
                  <w:color w:val="FF0000"/>
                  <w:sz w:val="48"/>
                  <w:szCs w:val="48"/>
                </w:rPr>
                <w:t>0</w:t>
              </w:r>
            </w:ins>
            <w:ins w:id="1254" w:author="Adrian Gould" w:date="2023-08-28T17:46:00Z">
              <w:r w:rsidR="00C1444B">
                <w:rPr>
                  <w:rFonts w:asciiTheme="majorHAnsi" w:hAnsiTheme="majorHAnsi" w:cstheme="majorHAnsi"/>
                  <w:color w:val="FF0000"/>
                  <w:sz w:val="48"/>
                  <w:szCs w:val="48"/>
                </w:rPr>
                <w:t>5</w:t>
              </w:r>
            </w:ins>
          </w:p>
        </w:tc>
        <w:tc>
          <w:tcPr>
            <w:tcW w:w="8495" w:type="dxa"/>
            <w:shd w:val="clear" w:color="auto" w:fill="auto"/>
          </w:tcPr>
          <w:p w14:paraId="5784AC54" w14:textId="4D097BE9" w:rsidR="000E1391" w:rsidRDefault="00C94E43" w:rsidP="0012768E">
            <w:pPr>
              <w:pStyle w:val="Heading2"/>
            </w:pPr>
            <w:bookmarkStart w:id="1255" w:name="_Toc144137654"/>
            <w:r>
              <w:t>Validat</w:t>
            </w:r>
            <w:r w:rsidR="0012768E">
              <w:t>ing</w:t>
            </w:r>
            <w:r>
              <w:t xml:space="preserve"> the </w:t>
            </w:r>
            <w:del w:id="1256" w:author="Adrian Gould" w:date="2023-08-28T17:45:00Z">
              <w:r w:rsidR="00B35ECA" w:rsidDel="00C1444B">
                <w:delText>CSS</w:delText>
              </w:r>
            </w:del>
            <w:ins w:id="1257" w:author="Adrian Gould" w:date="2023-08-28T17:45:00Z">
              <w:r w:rsidR="00C1444B">
                <w:t>HTML</w:t>
              </w:r>
            </w:ins>
            <w:bookmarkEnd w:id="1255"/>
          </w:p>
          <w:p w14:paraId="1731C811" w14:textId="51344E25" w:rsidR="0012768E" w:rsidRDefault="0012768E" w:rsidP="0012768E">
            <w:r>
              <w:t xml:space="preserve">Use the WC3 Validation engine to verify your </w:t>
            </w:r>
            <w:del w:id="1258" w:author="Adrian Gould" w:date="2023-08-28T17:45:00Z">
              <w:r w:rsidR="00B35ECA" w:rsidDel="00C1444B">
                <w:delText>CSS</w:delText>
              </w:r>
              <w:r w:rsidDel="00C1444B">
                <w:delText xml:space="preserve"> </w:delText>
              </w:r>
            </w:del>
            <w:ins w:id="1259" w:author="Adrian Gould" w:date="2023-08-28T17:45:00Z">
              <w:r w:rsidR="00C1444B">
                <w:t xml:space="preserve">HTML </w:t>
              </w:r>
            </w:ins>
            <w:r>
              <w:t>is valid.</w:t>
            </w:r>
          </w:p>
          <w:p w14:paraId="6BD4F3B6" w14:textId="5B87ABA4" w:rsidR="0012768E" w:rsidRDefault="0012768E" w:rsidP="0012768E">
            <w:r>
              <w:t xml:space="preserve">Copy the evidence for validity into the </w:t>
            </w:r>
            <w:r w:rsidRPr="000E4AC9">
              <w:rPr>
                <w:rStyle w:val="CodeInline"/>
              </w:rPr>
              <w:t>evidence</w:t>
            </w:r>
            <w:r>
              <w:t xml:space="preserve"> folder inside </w:t>
            </w:r>
            <w:del w:id="1260" w:author="Adrian Gould" w:date="2023-08-28T16:08:00Z">
              <w:r w:rsidRPr="000E4AC9" w:rsidDel="00A847C1">
                <w:rPr>
                  <w:rStyle w:val="CodeInline"/>
                </w:rPr>
                <w:delText>phase</w:delText>
              </w:r>
              <w:r w:rsidR="00B35ECA" w:rsidDel="00A847C1">
                <w:rPr>
                  <w:rStyle w:val="CodeInline"/>
                </w:rPr>
                <w:delText>-2</w:delText>
              </w:r>
            </w:del>
            <w:ins w:id="1261" w:author="Adrian Gould" w:date="2023-08-28T16:08:00Z">
              <w:r w:rsidR="00A847C1">
                <w:rPr>
                  <w:rStyle w:val="CodeInline"/>
                </w:rPr>
                <w:t>phase-3</w:t>
              </w:r>
            </w:ins>
            <w:r>
              <w:t>.</w:t>
            </w:r>
          </w:p>
          <w:p w14:paraId="63968E84" w14:textId="77777777" w:rsidR="0012768E" w:rsidRDefault="0012768E" w:rsidP="0012768E">
            <w:r>
              <w:t>Screenshots of the final product for this phase will also be included as evidence in the above folder.</w:t>
            </w:r>
          </w:p>
          <w:p w14:paraId="21E65278" w14:textId="77777777" w:rsidR="0012768E" w:rsidRDefault="0012768E" w:rsidP="0012768E">
            <w:r>
              <w:t>Add the evidence folders to the “</w:t>
            </w:r>
            <w:r w:rsidRPr="00B2061F">
              <w:rPr>
                <w:rStyle w:val="CodeInline"/>
              </w:rPr>
              <w:t>.gitignore</w:t>
            </w:r>
            <w:r>
              <w:t>” file in the repository.</w:t>
            </w:r>
          </w:p>
          <w:p w14:paraId="5E7E0BA4" w14:textId="5424B454" w:rsidR="004D3B33" w:rsidDel="00C1444B" w:rsidRDefault="0012768E" w:rsidP="0012768E">
            <w:pPr>
              <w:rPr>
                <w:del w:id="1262" w:author="Adrian Gould" w:date="2023-08-28T17:45:00Z"/>
              </w:rPr>
            </w:pPr>
            <w:del w:id="1263" w:author="Adrian Gould" w:date="2023-08-28T17:45:00Z">
              <w:r w:rsidDel="00C1444B">
                <w:delText xml:space="preserve">Once completed </w:delText>
              </w:r>
              <w:r w:rsidR="00794742" w:rsidDel="00C1444B">
                <w:delText>add your updated code to version control</w:delText>
              </w:r>
              <w:r w:rsidR="004D3B33" w:rsidDel="00C1444B">
                <w:delText>.</w:delText>
              </w:r>
            </w:del>
          </w:p>
          <w:p w14:paraId="1F330B39" w14:textId="6D095B16" w:rsidR="00AF3AF3" w:rsidDel="00C1444B" w:rsidRDefault="004D3B33" w:rsidP="0012768E">
            <w:pPr>
              <w:rPr>
                <w:del w:id="1264" w:author="Adrian Gould" w:date="2023-08-28T17:45:00Z"/>
              </w:rPr>
            </w:pPr>
            <w:del w:id="1265" w:author="Adrian Gould" w:date="2023-08-28T17:45:00Z">
              <w:r w:rsidDel="00C1444B">
                <w:delText>C</w:delText>
              </w:r>
              <w:r w:rsidR="0012768E" w:rsidDel="00C1444B">
                <w:delText xml:space="preserve">heck in all your code to your local repository </w:delText>
              </w:r>
              <w:r w:rsidDel="00C1444B">
                <w:delText xml:space="preserve">(use the </w:delText>
              </w:r>
              <w:r w:rsidR="00AF3AF3" w:rsidDel="00C1444B">
                <w:delText>following as a base for your message: “feat: implement layout for…”</w:delText>
              </w:r>
            </w:del>
          </w:p>
          <w:p w14:paraId="1BF68A61" w14:textId="0D8A482B" w:rsidR="0012768E" w:rsidDel="00C1444B" w:rsidRDefault="00AF3AF3" w:rsidP="0012768E">
            <w:pPr>
              <w:rPr>
                <w:del w:id="1266" w:author="Adrian Gould" w:date="2023-08-28T17:45:00Z"/>
              </w:rPr>
            </w:pPr>
            <w:del w:id="1267" w:author="Adrian Gould" w:date="2023-08-28T17:45:00Z">
              <w:r w:rsidDel="00C1444B">
                <w:delText>P</w:delText>
              </w:r>
              <w:r w:rsidR="0012768E" w:rsidDel="00C1444B">
                <w:delText xml:space="preserve">ush </w:delText>
              </w:r>
              <w:r w:rsidDel="00C1444B">
                <w:delText>these changes</w:delText>
              </w:r>
              <w:r w:rsidR="0012768E" w:rsidDel="00C1444B">
                <w:delText xml:space="preserve"> to your private remote.</w:delText>
              </w:r>
            </w:del>
          </w:p>
          <w:p w14:paraId="4647DEC6" w14:textId="43D2E220" w:rsidR="00E863FA" w:rsidRDefault="00E863FA" w:rsidP="00C1444B"/>
        </w:tc>
      </w:tr>
      <w:tr w:rsidR="00FB74A1" w14:paraId="7B78726A" w14:textId="77777777" w:rsidTr="00BD773B">
        <w:trPr>
          <w:cantSplit/>
        </w:trPr>
        <w:tc>
          <w:tcPr>
            <w:tcW w:w="1693" w:type="dxa"/>
            <w:shd w:val="clear" w:color="auto" w:fill="D9D9D9" w:themeFill="background1" w:themeFillShade="D9"/>
          </w:tcPr>
          <w:p w14:paraId="41DE9AFB" w14:textId="54EECD85" w:rsidR="00FB74A1" w:rsidRPr="006A4CC7" w:rsidRDefault="00FB74A1" w:rsidP="00BD773B">
            <w:pPr>
              <w:spacing w:line="240" w:lineRule="auto"/>
              <w:ind w:right="170"/>
              <w:textAlignment w:val="baseline"/>
              <w:rPr>
                <w:rFonts w:asciiTheme="majorHAnsi" w:hAnsiTheme="majorHAnsi" w:cstheme="majorHAnsi"/>
                <w:color w:val="FF0000"/>
                <w:sz w:val="48"/>
                <w:szCs w:val="48"/>
              </w:rPr>
            </w:pPr>
            <w:del w:id="1268" w:author="Adrian Gould" w:date="2023-08-28T15:48:00Z">
              <w:r w:rsidRPr="006A4CC7" w:rsidDel="0001567B">
                <w:rPr>
                  <w:rFonts w:asciiTheme="majorHAnsi" w:hAnsiTheme="majorHAnsi" w:cstheme="majorHAnsi"/>
                  <w:color w:val="FF0000"/>
                  <w:sz w:val="48"/>
                  <w:szCs w:val="48"/>
                </w:rPr>
                <w:delText>A0</w:delText>
              </w:r>
              <w:r w:rsidR="00FA039F" w:rsidDel="0001567B">
                <w:rPr>
                  <w:rFonts w:asciiTheme="majorHAnsi" w:hAnsiTheme="majorHAnsi" w:cstheme="majorHAnsi"/>
                  <w:color w:val="FF0000"/>
                  <w:sz w:val="48"/>
                  <w:szCs w:val="48"/>
                </w:rPr>
                <w:delText>4</w:delText>
              </w:r>
            </w:del>
            <w:ins w:id="1269" w:author="Adrian Gould" w:date="2023-08-28T15:48:00Z">
              <w:r w:rsidR="0001567B" w:rsidRPr="006A4CC7">
                <w:rPr>
                  <w:rFonts w:asciiTheme="majorHAnsi" w:hAnsiTheme="majorHAnsi" w:cstheme="majorHAnsi"/>
                  <w:color w:val="FF0000"/>
                  <w:sz w:val="48"/>
                  <w:szCs w:val="48"/>
                </w:rPr>
                <w:t>A0</w:t>
              </w:r>
            </w:ins>
            <w:ins w:id="1270" w:author="Adrian Gould" w:date="2023-08-28T17:46:00Z">
              <w:r w:rsidR="00C1444B">
                <w:rPr>
                  <w:rFonts w:asciiTheme="majorHAnsi" w:hAnsiTheme="majorHAnsi" w:cstheme="majorHAnsi"/>
                  <w:color w:val="FF0000"/>
                  <w:sz w:val="48"/>
                  <w:szCs w:val="48"/>
                </w:rPr>
                <w:t>5</w:t>
              </w:r>
            </w:ins>
          </w:p>
        </w:tc>
        <w:tc>
          <w:tcPr>
            <w:tcW w:w="8495" w:type="dxa"/>
            <w:shd w:val="clear" w:color="auto" w:fill="auto"/>
          </w:tcPr>
          <w:p w14:paraId="13EC6308" w14:textId="183C652F" w:rsidR="00FB74A1" w:rsidRDefault="00FB74A1" w:rsidP="00BD773B">
            <w:pPr>
              <w:pStyle w:val="Heading3"/>
            </w:pPr>
            <w:r>
              <w:t xml:space="preserve">Add </w:t>
            </w:r>
            <w:r w:rsidR="00FC4010">
              <w:t xml:space="preserve">one or more </w:t>
            </w:r>
            <w:r>
              <w:t>screensh</w:t>
            </w:r>
            <w:r w:rsidR="000D0BB4">
              <w:t>o</w:t>
            </w:r>
            <w:r w:rsidR="00FC4010">
              <w:t>ts</w:t>
            </w:r>
            <w:r>
              <w:t xml:space="preserve"> of the </w:t>
            </w:r>
            <w:r w:rsidR="000D0BB4">
              <w:t xml:space="preserve">validation results for your </w:t>
            </w:r>
            <w:del w:id="1271" w:author="Adrian Gould" w:date="2023-08-28T17:45:00Z">
              <w:r w:rsidR="00FA039F" w:rsidDel="00C1444B">
                <w:delText xml:space="preserve">CSS </w:delText>
              </w:r>
            </w:del>
            <w:ins w:id="1272" w:author="Adrian Gould" w:date="2023-08-28T17:45:00Z">
              <w:r w:rsidR="00C1444B">
                <w:t xml:space="preserve">HTML </w:t>
              </w:r>
            </w:ins>
            <w:r w:rsidR="000D0BB4">
              <w:t>code</w:t>
            </w:r>
            <w:r w:rsidR="00FA039F">
              <w:t>.</w:t>
            </w:r>
          </w:p>
          <w:p w14:paraId="22BF18F0" w14:textId="77777777" w:rsidR="00FB74A1" w:rsidRDefault="00FB74A1" w:rsidP="00BD773B">
            <w:pPr>
              <w:spacing w:line="312" w:lineRule="auto"/>
              <w:textAlignment w:val="baseline"/>
            </w:pPr>
          </w:p>
          <w:p w14:paraId="51FABBD5" w14:textId="77777777" w:rsidR="00FC4010" w:rsidRDefault="00FC4010" w:rsidP="00BD773B">
            <w:pPr>
              <w:spacing w:line="312" w:lineRule="auto"/>
              <w:textAlignment w:val="baseline"/>
            </w:pPr>
          </w:p>
          <w:p w14:paraId="1D4C27FC" w14:textId="77777777" w:rsidR="00FC4010" w:rsidRDefault="00FC4010" w:rsidP="00BD773B">
            <w:pPr>
              <w:spacing w:line="312" w:lineRule="auto"/>
              <w:textAlignment w:val="baseline"/>
            </w:pPr>
          </w:p>
          <w:p w14:paraId="5006AACB" w14:textId="77777777" w:rsidR="00FC4010" w:rsidRDefault="00FC4010" w:rsidP="00BD773B">
            <w:pPr>
              <w:spacing w:line="312" w:lineRule="auto"/>
              <w:textAlignment w:val="baseline"/>
            </w:pPr>
          </w:p>
          <w:p w14:paraId="182C6DAE" w14:textId="77777777" w:rsidR="00FB74A1" w:rsidRDefault="00FB74A1" w:rsidP="00A34D4A"/>
        </w:tc>
      </w:tr>
      <w:tr w:rsidR="00475CA6" w14:paraId="0845BB08" w14:textId="77777777" w:rsidTr="0080683D">
        <w:trPr>
          <w:cantSplit/>
        </w:trPr>
        <w:tc>
          <w:tcPr>
            <w:tcW w:w="1693" w:type="dxa"/>
            <w:shd w:val="clear" w:color="auto" w:fill="D9D9D9" w:themeFill="background1" w:themeFillShade="D9"/>
          </w:tcPr>
          <w:p w14:paraId="28F287BE" w14:textId="773B8DAD" w:rsidR="00475CA6" w:rsidRPr="006A4CC7" w:rsidRDefault="00475CA6" w:rsidP="0053068C">
            <w:pPr>
              <w:spacing w:line="240" w:lineRule="auto"/>
              <w:ind w:right="170"/>
              <w:textAlignment w:val="baseline"/>
              <w:rPr>
                <w:rFonts w:asciiTheme="majorHAnsi" w:hAnsiTheme="majorHAnsi" w:cstheme="majorHAnsi"/>
                <w:color w:val="FF0000"/>
                <w:sz w:val="48"/>
                <w:szCs w:val="48"/>
              </w:rPr>
            </w:pPr>
            <w:del w:id="1273" w:author="Adrian Gould" w:date="2023-08-28T15:48:00Z">
              <w:r w:rsidRPr="006A4CC7" w:rsidDel="0001567B">
                <w:rPr>
                  <w:rFonts w:asciiTheme="majorHAnsi" w:hAnsiTheme="majorHAnsi" w:cstheme="majorHAnsi"/>
                  <w:color w:val="FF0000"/>
                  <w:sz w:val="48"/>
                  <w:szCs w:val="48"/>
                </w:rPr>
                <w:delText>0</w:delText>
              </w:r>
              <w:r w:rsidR="00F5656C" w:rsidDel="0001567B">
                <w:rPr>
                  <w:rFonts w:asciiTheme="majorHAnsi" w:hAnsiTheme="majorHAnsi" w:cstheme="majorHAnsi"/>
                  <w:color w:val="FF0000"/>
                  <w:sz w:val="48"/>
                  <w:szCs w:val="48"/>
                </w:rPr>
                <w:delText>5</w:delText>
              </w:r>
            </w:del>
            <w:ins w:id="1274" w:author="Adrian Gould" w:date="2023-08-28T15:48:00Z">
              <w:r w:rsidR="0001567B" w:rsidRPr="006A4CC7">
                <w:rPr>
                  <w:rFonts w:asciiTheme="majorHAnsi" w:hAnsiTheme="majorHAnsi" w:cstheme="majorHAnsi"/>
                  <w:color w:val="FF0000"/>
                  <w:sz w:val="48"/>
                  <w:szCs w:val="48"/>
                </w:rPr>
                <w:t>0</w:t>
              </w:r>
            </w:ins>
            <w:ins w:id="1275" w:author="Adrian Gould" w:date="2023-08-28T17:46:00Z">
              <w:r w:rsidR="00C1444B">
                <w:rPr>
                  <w:rFonts w:asciiTheme="majorHAnsi" w:hAnsiTheme="majorHAnsi" w:cstheme="majorHAnsi"/>
                  <w:color w:val="FF0000"/>
                  <w:sz w:val="48"/>
                  <w:szCs w:val="48"/>
                </w:rPr>
                <w:t>6</w:t>
              </w:r>
            </w:ins>
          </w:p>
        </w:tc>
        <w:tc>
          <w:tcPr>
            <w:tcW w:w="8495" w:type="dxa"/>
            <w:shd w:val="clear" w:color="auto" w:fill="auto"/>
          </w:tcPr>
          <w:p w14:paraId="1398E3F3" w14:textId="3E878AA9" w:rsidR="00475CA6" w:rsidRDefault="00475CA6" w:rsidP="0053068C">
            <w:pPr>
              <w:pStyle w:val="Heading2"/>
            </w:pPr>
            <w:bookmarkStart w:id="1276" w:name="_Toc144137655"/>
            <w:r>
              <w:t>Testing the page</w:t>
            </w:r>
            <w:bookmarkEnd w:id="1276"/>
          </w:p>
          <w:p w14:paraId="0F84B89A" w14:textId="77777777" w:rsidR="00E346D9" w:rsidRDefault="00475CA6" w:rsidP="00475CA6">
            <w:r>
              <w:t xml:space="preserve">During </w:t>
            </w:r>
            <w:r w:rsidR="000D0BB4">
              <w:t xml:space="preserve">the previous steps, you have created and </w:t>
            </w:r>
            <w:r w:rsidR="00E346D9">
              <w:t>updated a single web page.</w:t>
            </w:r>
          </w:p>
          <w:p w14:paraId="49AEEB0C" w14:textId="0C86CE48" w:rsidR="00475CA6" w:rsidRDefault="00E346D9" w:rsidP="00475CA6">
            <w:r>
              <w:t>During this it is possible that</w:t>
            </w:r>
            <w:r w:rsidR="004D5F03">
              <w:t xml:space="preserve"> you have been checking what it looked like on at least one web browser.</w:t>
            </w:r>
          </w:p>
          <w:p w14:paraId="50FEB648" w14:textId="58629A83" w:rsidR="004D5F03" w:rsidRDefault="00E346D9" w:rsidP="00E346D9">
            <w:r>
              <w:t xml:space="preserve">You are now to verify that the site </w:t>
            </w:r>
            <w:r w:rsidR="00FC4010">
              <w:t xml:space="preserve">still </w:t>
            </w:r>
            <w:r>
              <w:t xml:space="preserve">works on </w:t>
            </w:r>
            <w:r w:rsidR="004D5F03">
              <w:t>at least two browsers that use different rendering engines.</w:t>
            </w:r>
          </w:p>
          <w:p w14:paraId="05F543AA" w14:textId="60ABD08B" w:rsidR="004D5F03" w:rsidRDefault="00BC5CDD" w:rsidP="00475CA6">
            <w:r>
              <w:t>Take a screenshot of the page in the two browsers.</w:t>
            </w:r>
          </w:p>
          <w:p w14:paraId="0257E12B" w14:textId="77777777" w:rsidR="00BC5CDD" w:rsidRDefault="00BC5CDD" w:rsidP="00475CA6">
            <w:r>
              <w:t>Paste these into the two sections below.</w:t>
            </w:r>
          </w:p>
          <w:p w14:paraId="18EE2999" w14:textId="326D419D" w:rsidR="00BC5CDD" w:rsidRDefault="00BC5CDD" w:rsidP="00475CA6">
            <w:r>
              <w:t>Make sure the images are no larger than 14cm and no smaller than 12cm wide.</w:t>
            </w:r>
          </w:p>
          <w:p w14:paraId="247B0080" w14:textId="1DCEE786" w:rsidR="00F5656C" w:rsidRDefault="00F5656C" w:rsidP="00475CA6"/>
          <w:p w14:paraId="7B4E5CA9" w14:textId="4A5AD019" w:rsidR="00BC5CDD" w:rsidRPr="00475CA6" w:rsidRDefault="00BC5CDD" w:rsidP="00E346D9"/>
        </w:tc>
      </w:tr>
      <w:tr w:rsidR="00BC5CDD" w14:paraId="4C4FCBB6" w14:textId="77777777" w:rsidTr="004602A9">
        <w:trPr>
          <w:cantSplit/>
        </w:trPr>
        <w:tc>
          <w:tcPr>
            <w:tcW w:w="1693" w:type="dxa"/>
            <w:shd w:val="clear" w:color="auto" w:fill="D9D9D9" w:themeFill="background1" w:themeFillShade="D9"/>
          </w:tcPr>
          <w:p w14:paraId="0492A031" w14:textId="716AB975" w:rsidR="00BC5CDD" w:rsidRPr="006A4CC7" w:rsidRDefault="00BC5CDD" w:rsidP="004602A9">
            <w:pPr>
              <w:spacing w:line="240" w:lineRule="auto"/>
              <w:ind w:right="170"/>
              <w:textAlignment w:val="baseline"/>
              <w:rPr>
                <w:rFonts w:asciiTheme="majorHAnsi" w:hAnsiTheme="majorHAnsi" w:cstheme="majorHAnsi"/>
                <w:color w:val="FF0000"/>
                <w:sz w:val="48"/>
                <w:szCs w:val="48"/>
              </w:rPr>
            </w:pPr>
            <w:del w:id="1277" w:author="Adrian Gould" w:date="2023-08-28T15:48:00Z">
              <w:r w:rsidRPr="006A4CC7" w:rsidDel="0001567B">
                <w:rPr>
                  <w:rFonts w:asciiTheme="majorHAnsi" w:hAnsiTheme="majorHAnsi" w:cstheme="majorHAnsi"/>
                  <w:color w:val="FF0000"/>
                  <w:sz w:val="48"/>
                  <w:szCs w:val="48"/>
                </w:rPr>
                <w:lastRenderedPageBreak/>
                <w:delText>A0</w:delText>
              </w:r>
              <w:r w:rsidR="00F5656C" w:rsidDel="0001567B">
                <w:rPr>
                  <w:rFonts w:asciiTheme="majorHAnsi" w:hAnsiTheme="majorHAnsi" w:cstheme="majorHAnsi"/>
                  <w:color w:val="FF0000"/>
                  <w:sz w:val="48"/>
                  <w:szCs w:val="48"/>
                </w:rPr>
                <w:delText>5</w:delText>
              </w:r>
            </w:del>
            <w:ins w:id="1278" w:author="Adrian Gould" w:date="2023-08-28T15:48:00Z">
              <w:r w:rsidR="0001567B" w:rsidRPr="006A4CC7">
                <w:rPr>
                  <w:rFonts w:asciiTheme="majorHAnsi" w:hAnsiTheme="majorHAnsi" w:cstheme="majorHAnsi"/>
                  <w:color w:val="FF0000"/>
                  <w:sz w:val="48"/>
                  <w:szCs w:val="48"/>
                </w:rPr>
                <w:t>A0</w:t>
              </w:r>
            </w:ins>
            <w:ins w:id="1279" w:author="Adrian Gould" w:date="2023-08-28T17:46:00Z">
              <w:r w:rsidR="00C1444B">
                <w:rPr>
                  <w:rFonts w:asciiTheme="majorHAnsi" w:hAnsiTheme="majorHAnsi" w:cstheme="majorHAnsi"/>
                  <w:color w:val="FF0000"/>
                  <w:sz w:val="48"/>
                  <w:szCs w:val="48"/>
                </w:rPr>
                <w:t>6</w:t>
              </w:r>
            </w:ins>
            <w:r w:rsidRPr="006A4CC7">
              <w:rPr>
                <w:rFonts w:asciiTheme="majorHAnsi" w:hAnsiTheme="majorHAnsi" w:cstheme="majorHAnsi"/>
                <w:color w:val="FF0000"/>
                <w:sz w:val="48"/>
                <w:szCs w:val="48"/>
              </w:rPr>
              <w:t>.1</w:t>
            </w:r>
          </w:p>
        </w:tc>
        <w:tc>
          <w:tcPr>
            <w:tcW w:w="8495" w:type="dxa"/>
            <w:shd w:val="clear" w:color="auto" w:fill="auto"/>
          </w:tcPr>
          <w:p w14:paraId="081838B1" w14:textId="3CFC4EB1" w:rsidR="00BC5CDD" w:rsidRDefault="006A4CC7" w:rsidP="004602A9">
            <w:pPr>
              <w:pStyle w:val="Heading3"/>
            </w:pPr>
            <w:r>
              <w:t>Which browser is this screenshot from?</w:t>
            </w:r>
          </w:p>
          <w:p w14:paraId="3663AD00" w14:textId="28F0A488" w:rsidR="006A4CC7" w:rsidRDefault="006A4CC7" w:rsidP="006A4CC7"/>
          <w:p w14:paraId="32E4AC7B" w14:textId="09B9B192" w:rsidR="006A4CC7" w:rsidRDefault="006A4CC7" w:rsidP="006A4CC7"/>
          <w:p w14:paraId="33DDDB12" w14:textId="56D52F73" w:rsidR="006A4CC7" w:rsidRPr="006A4CC7" w:rsidRDefault="006A4CC7" w:rsidP="006A4CC7">
            <w:pPr>
              <w:pStyle w:val="Heading3"/>
            </w:pPr>
            <w:r>
              <w:t>Screenshot</w:t>
            </w:r>
          </w:p>
          <w:p w14:paraId="24439D51" w14:textId="77777777" w:rsidR="00BC5CDD" w:rsidRDefault="00BC5CDD" w:rsidP="004602A9">
            <w:pPr>
              <w:spacing w:line="312" w:lineRule="auto"/>
              <w:textAlignment w:val="baseline"/>
            </w:pPr>
          </w:p>
          <w:p w14:paraId="50F6FD0C" w14:textId="77777777" w:rsidR="00BC5CDD" w:rsidRDefault="00BC5CDD" w:rsidP="004602A9">
            <w:pPr>
              <w:spacing w:line="312" w:lineRule="auto"/>
              <w:textAlignment w:val="baseline"/>
            </w:pPr>
          </w:p>
          <w:p w14:paraId="2E56A049" w14:textId="77777777" w:rsidR="00BC5CDD" w:rsidRDefault="00BC5CDD" w:rsidP="00A34D4A"/>
        </w:tc>
      </w:tr>
      <w:tr w:rsidR="00F5656C" w14:paraId="70B60352" w14:textId="77777777" w:rsidTr="00972946">
        <w:trPr>
          <w:cantSplit/>
        </w:trPr>
        <w:tc>
          <w:tcPr>
            <w:tcW w:w="1693" w:type="dxa"/>
            <w:shd w:val="clear" w:color="auto" w:fill="D9D9D9" w:themeFill="background1" w:themeFillShade="D9"/>
          </w:tcPr>
          <w:p w14:paraId="62A3DD89" w14:textId="4A4CB102" w:rsidR="00F5656C" w:rsidRPr="006A4CC7" w:rsidRDefault="00F5656C" w:rsidP="00972946">
            <w:pPr>
              <w:spacing w:line="240" w:lineRule="auto"/>
              <w:ind w:right="170"/>
              <w:textAlignment w:val="baseline"/>
              <w:rPr>
                <w:rFonts w:asciiTheme="majorHAnsi" w:hAnsiTheme="majorHAnsi" w:cstheme="majorHAnsi"/>
                <w:color w:val="FF0000"/>
                <w:sz w:val="48"/>
                <w:szCs w:val="48"/>
              </w:rPr>
            </w:pPr>
            <w:del w:id="1280" w:author="Adrian Gould" w:date="2023-08-28T15:48:00Z">
              <w:r w:rsidRPr="006A4CC7" w:rsidDel="0001567B">
                <w:rPr>
                  <w:rFonts w:asciiTheme="majorHAnsi" w:hAnsiTheme="majorHAnsi" w:cstheme="majorHAnsi"/>
                  <w:color w:val="FF0000"/>
                  <w:sz w:val="48"/>
                  <w:szCs w:val="48"/>
                </w:rPr>
                <w:delText>A0</w:delText>
              </w:r>
              <w:r w:rsidDel="0001567B">
                <w:rPr>
                  <w:rFonts w:asciiTheme="majorHAnsi" w:hAnsiTheme="majorHAnsi" w:cstheme="majorHAnsi"/>
                  <w:color w:val="FF0000"/>
                  <w:sz w:val="48"/>
                  <w:szCs w:val="48"/>
                </w:rPr>
                <w:delText>5</w:delText>
              </w:r>
            </w:del>
            <w:ins w:id="1281" w:author="Adrian Gould" w:date="2023-08-28T15:48:00Z">
              <w:r w:rsidR="0001567B" w:rsidRPr="006A4CC7">
                <w:rPr>
                  <w:rFonts w:asciiTheme="majorHAnsi" w:hAnsiTheme="majorHAnsi" w:cstheme="majorHAnsi"/>
                  <w:color w:val="FF0000"/>
                  <w:sz w:val="48"/>
                  <w:szCs w:val="48"/>
                </w:rPr>
                <w:t>A0</w:t>
              </w:r>
            </w:ins>
            <w:ins w:id="1282" w:author="Adrian Gould" w:date="2023-08-28T17:46:00Z">
              <w:r w:rsidR="00C1444B">
                <w:rPr>
                  <w:rFonts w:asciiTheme="majorHAnsi" w:hAnsiTheme="majorHAnsi" w:cstheme="majorHAnsi"/>
                  <w:color w:val="FF0000"/>
                  <w:sz w:val="48"/>
                  <w:szCs w:val="48"/>
                </w:rPr>
                <w:t>6</w:t>
              </w:r>
            </w:ins>
            <w:r w:rsidRPr="006A4CC7">
              <w:rPr>
                <w:rFonts w:asciiTheme="majorHAnsi" w:hAnsiTheme="majorHAnsi" w:cstheme="majorHAnsi"/>
                <w:color w:val="FF0000"/>
                <w:sz w:val="48"/>
                <w:szCs w:val="48"/>
              </w:rPr>
              <w:t>.2</w:t>
            </w:r>
          </w:p>
        </w:tc>
        <w:tc>
          <w:tcPr>
            <w:tcW w:w="8495" w:type="dxa"/>
            <w:shd w:val="clear" w:color="auto" w:fill="auto"/>
          </w:tcPr>
          <w:p w14:paraId="4376AEBB" w14:textId="77777777" w:rsidR="00F5656C" w:rsidRDefault="00F5656C" w:rsidP="00972946">
            <w:pPr>
              <w:pStyle w:val="Heading3"/>
            </w:pPr>
            <w:r>
              <w:t>Which browser is this screenshot from?</w:t>
            </w:r>
          </w:p>
          <w:p w14:paraId="3B1A0D3B" w14:textId="77777777" w:rsidR="00F5656C" w:rsidRDefault="00F5656C" w:rsidP="00972946"/>
          <w:p w14:paraId="717A6D58" w14:textId="77777777" w:rsidR="00F5656C" w:rsidRDefault="00F5656C" w:rsidP="00972946"/>
          <w:p w14:paraId="00C1ABCE" w14:textId="77777777" w:rsidR="00F5656C" w:rsidRPr="006A4CC7" w:rsidRDefault="00F5656C" w:rsidP="00972946">
            <w:pPr>
              <w:pStyle w:val="Heading3"/>
            </w:pPr>
            <w:r>
              <w:t>Screenshot</w:t>
            </w:r>
          </w:p>
          <w:p w14:paraId="20E8A16E" w14:textId="77777777" w:rsidR="00F5656C" w:rsidRDefault="00F5656C" w:rsidP="00972946">
            <w:pPr>
              <w:spacing w:line="312" w:lineRule="auto"/>
              <w:textAlignment w:val="baseline"/>
            </w:pPr>
          </w:p>
          <w:p w14:paraId="1785B728" w14:textId="77777777" w:rsidR="00F5656C" w:rsidRDefault="00F5656C" w:rsidP="00972946">
            <w:pPr>
              <w:spacing w:line="312" w:lineRule="auto"/>
              <w:textAlignment w:val="baseline"/>
            </w:pPr>
          </w:p>
          <w:p w14:paraId="7FD02F5D" w14:textId="77777777" w:rsidR="00F5656C" w:rsidRDefault="00F5656C" w:rsidP="00A34D4A"/>
        </w:tc>
      </w:tr>
      <w:tr w:rsidR="006A4CC7" w14:paraId="20525930" w14:textId="77777777" w:rsidTr="004602A9">
        <w:trPr>
          <w:cantSplit/>
        </w:trPr>
        <w:tc>
          <w:tcPr>
            <w:tcW w:w="1693" w:type="dxa"/>
            <w:shd w:val="clear" w:color="auto" w:fill="D9D9D9" w:themeFill="background1" w:themeFillShade="D9"/>
          </w:tcPr>
          <w:p w14:paraId="38BE4DD4" w14:textId="18FA0D04" w:rsidR="00E346D9" w:rsidRPr="006A4CC7" w:rsidRDefault="006A4CC7" w:rsidP="006A4CC7">
            <w:pPr>
              <w:spacing w:line="240" w:lineRule="auto"/>
              <w:ind w:right="170"/>
              <w:textAlignment w:val="baseline"/>
              <w:rPr>
                <w:rFonts w:asciiTheme="majorHAnsi" w:hAnsiTheme="majorHAnsi" w:cstheme="majorHAnsi"/>
                <w:color w:val="FF0000"/>
                <w:sz w:val="48"/>
                <w:szCs w:val="48"/>
              </w:rPr>
            </w:pPr>
            <w:del w:id="1283" w:author="Adrian Gould" w:date="2023-08-28T15:48:00Z">
              <w:r w:rsidRPr="006A4CC7" w:rsidDel="0001567B">
                <w:rPr>
                  <w:rFonts w:asciiTheme="majorHAnsi" w:hAnsiTheme="majorHAnsi" w:cstheme="majorHAnsi"/>
                  <w:color w:val="FF0000"/>
                  <w:sz w:val="48"/>
                  <w:szCs w:val="48"/>
                </w:rPr>
                <w:delText>A0</w:delText>
              </w:r>
              <w:r w:rsidR="00F5656C" w:rsidDel="0001567B">
                <w:rPr>
                  <w:rFonts w:asciiTheme="majorHAnsi" w:hAnsiTheme="majorHAnsi" w:cstheme="majorHAnsi"/>
                  <w:color w:val="FF0000"/>
                  <w:sz w:val="48"/>
                  <w:szCs w:val="48"/>
                </w:rPr>
                <w:delText>5</w:delText>
              </w:r>
            </w:del>
            <w:ins w:id="1284" w:author="Adrian Gould" w:date="2023-08-28T15:48:00Z">
              <w:r w:rsidR="0001567B" w:rsidRPr="006A4CC7">
                <w:rPr>
                  <w:rFonts w:asciiTheme="majorHAnsi" w:hAnsiTheme="majorHAnsi" w:cstheme="majorHAnsi"/>
                  <w:color w:val="FF0000"/>
                  <w:sz w:val="48"/>
                  <w:szCs w:val="48"/>
                </w:rPr>
                <w:t>A0</w:t>
              </w:r>
            </w:ins>
            <w:ins w:id="1285" w:author="Adrian Gould" w:date="2023-08-28T17:46:00Z">
              <w:r w:rsidR="00C1444B">
                <w:rPr>
                  <w:rFonts w:asciiTheme="majorHAnsi" w:hAnsiTheme="majorHAnsi" w:cstheme="majorHAnsi"/>
                  <w:color w:val="FF0000"/>
                  <w:sz w:val="48"/>
                  <w:szCs w:val="48"/>
                </w:rPr>
                <w:t>6</w:t>
              </w:r>
            </w:ins>
            <w:r w:rsidR="00F5656C">
              <w:rPr>
                <w:rFonts w:asciiTheme="majorHAnsi" w:hAnsiTheme="majorHAnsi" w:cstheme="majorHAnsi"/>
                <w:color w:val="FF0000"/>
                <w:sz w:val="48"/>
                <w:szCs w:val="48"/>
              </w:rPr>
              <w:t>.3</w:t>
            </w:r>
          </w:p>
        </w:tc>
        <w:tc>
          <w:tcPr>
            <w:tcW w:w="8495" w:type="dxa"/>
            <w:shd w:val="clear" w:color="auto" w:fill="auto"/>
          </w:tcPr>
          <w:p w14:paraId="143D1068" w14:textId="77777777" w:rsidR="006A4CC7" w:rsidRDefault="006A4CC7" w:rsidP="006A4CC7">
            <w:pPr>
              <w:pStyle w:val="Heading3"/>
            </w:pPr>
            <w:r>
              <w:t>Which browser is this screenshot from?</w:t>
            </w:r>
          </w:p>
          <w:p w14:paraId="05AB350F" w14:textId="77777777" w:rsidR="006A4CC7" w:rsidRDefault="006A4CC7" w:rsidP="006A4CC7"/>
          <w:p w14:paraId="141F3AAC" w14:textId="77777777" w:rsidR="006A4CC7" w:rsidRDefault="006A4CC7" w:rsidP="006A4CC7"/>
          <w:p w14:paraId="0D1A9122" w14:textId="77777777" w:rsidR="006A4CC7" w:rsidRPr="006A4CC7" w:rsidRDefault="006A4CC7" w:rsidP="006A4CC7">
            <w:pPr>
              <w:pStyle w:val="Heading3"/>
            </w:pPr>
            <w:r>
              <w:t>Screenshot</w:t>
            </w:r>
          </w:p>
          <w:p w14:paraId="4F3E851D" w14:textId="77777777" w:rsidR="006A4CC7" w:rsidRDefault="006A4CC7" w:rsidP="006A4CC7">
            <w:pPr>
              <w:spacing w:line="312" w:lineRule="auto"/>
              <w:textAlignment w:val="baseline"/>
            </w:pPr>
          </w:p>
          <w:p w14:paraId="2C85997B" w14:textId="77777777" w:rsidR="006A4CC7" w:rsidRDefault="006A4CC7" w:rsidP="006A4CC7">
            <w:pPr>
              <w:spacing w:line="312" w:lineRule="auto"/>
              <w:textAlignment w:val="baseline"/>
            </w:pPr>
          </w:p>
          <w:p w14:paraId="7BB66BCC" w14:textId="77777777" w:rsidR="006A4CC7" w:rsidRDefault="006A4CC7" w:rsidP="00A34D4A"/>
        </w:tc>
      </w:tr>
      <w:tr w:rsidR="00F5656C" w14:paraId="11F4DA31" w14:textId="77777777" w:rsidTr="00972946">
        <w:trPr>
          <w:cantSplit/>
        </w:trPr>
        <w:tc>
          <w:tcPr>
            <w:tcW w:w="1693" w:type="dxa"/>
            <w:shd w:val="clear" w:color="auto" w:fill="D9D9D9" w:themeFill="background1" w:themeFillShade="D9"/>
          </w:tcPr>
          <w:p w14:paraId="54E73A50" w14:textId="12573D99" w:rsidR="00F5656C" w:rsidRPr="006A4CC7" w:rsidRDefault="00C1444B" w:rsidP="00972946">
            <w:pPr>
              <w:spacing w:line="240" w:lineRule="auto"/>
              <w:ind w:right="170"/>
              <w:textAlignment w:val="baseline"/>
              <w:rPr>
                <w:rFonts w:asciiTheme="majorHAnsi" w:hAnsiTheme="majorHAnsi" w:cstheme="majorHAnsi"/>
                <w:color w:val="FF0000"/>
                <w:sz w:val="48"/>
                <w:szCs w:val="48"/>
              </w:rPr>
            </w:pPr>
            <w:ins w:id="1286" w:author="Adrian Gould" w:date="2023-08-28T17:46:00Z">
              <w:r>
                <w:rPr>
                  <w:rFonts w:asciiTheme="majorHAnsi" w:hAnsiTheme="majorHAnsi" w:cstheme="majorHAnsi"/>
                  <w:color w:val="FF0000"/>
                  <w:sz w:val="48"/>
                  <w:szCs w:val="48"/>
                </w:rPr>
                <w:lastRenderedPageBreak/>
                <w:t>07</w:t>
              </w:r>
            </w:ins>
            <w:del w:id="1287" w:author="Adrian Gould" w:date="2023-08-28T15:48:00Z">
              <w:r w:rsidR="00F5656C" w:rsidDel="0001567B">
                <w:rPr>
                  <w:rFonts w:asciiTheme="majorHAnsi" w:hAnsiTheme="majorHAnsi" w:cstheme="majorHAnsi"/>
                  <w:color w:val="FF0000"/>
                  <w:sz w:val="48"/>
                  <w:szCs w:val="48"/>
                </w:rPr>
                <w:delText>06</w:delText>
              </w:r>
            </w:del>
          </w:p>
        </w:tc>
        <w:tc>
          <w:tcPr>
            <w:tcW w:w="8495" w:type="dxa"/>
            <w:shd w:val="clear" w:color="auto" w:fill="auto"/>
          </w:tcPr>
          <w:p w14:paraId="45B4E71A" w14:textId="19BF02DE" w:rsidR="00F5656C" w:rsidRPr="00265657" w:rsidRDefault="00F5656C" w:rsidP="00972946">
            <w:pPr>
              <w:pStyle w:val="Heading2"/>
            </w:pPr>
            <w:bookmarkStart w:id="1288" w:name="_Toc144137656"/>
            <w:r>
              <w:t>Demonstrate to Assessor</w:t>
            </w:r>
            <w:bookmarkEnd w:id="1288"/>
          </w:p>
          <w:p w14:paraId="7B21A229" w14:textId="77777777" w:rsidR="006063D4" w:rsidRDefault="006063D4" w:rsidP="00972946">
            <w:r>
              <w:t>Demonstrate to the assessor.</w:t>
            </w:r>
          </w:p>
          <w:p w14:paraId="790A861C" w14:textId="77777777" w:rsidR="00295433" w:rsidRDefault="006063D4" w:rsidP="00972946">
            <w:pPr>
              <w:rPr>
                <w:ins w:id="1289" w:author="Adrian Gould [2]" w:date="2023-08-23T09:50:00Z"/>
              </w:rPr>
            </w:pPr>
            <w:r>
              <w:t>Obtain their feedback</w:t>
            </w:r>
            <w:ins w:id="1290" w:author="Adrian Gould [2]" w:date="2023-08-23T09:49:00Z">
              <w:r w:rsidR="00F86853">
                <w:t>, update your work as required based on their feedback</w:t>
              </w:r>
            </w:ins>
            <w:ins w:id="1291" w:author="Adrian Gould [2]" w:date="2023-08-23T09:50:00Z">
              <w:r w:rsidR="00F86853">
                <w:t xml:space="preserve">, ensuring all changes are notes as semantic commits using the “fix:…” </w:t>
              </w:r>
              <w:r w:rsidR="00295433">
                <w:t>tag at the start.</w:t>
              </w:r>
            </w:ins>
          </w:p>
          <w:p w14:paraId="438D8CFF" w14:textId="10B3D4BB" w:rsidR="00F5656C" w:rsidRDefault="006063D4" w:rsidP="00972946">
            <w:del w:id="1292" w:author="Adrian Gould [2]" w:date="2023-08-23T09:49:00Z">
              <w:r w:rsidDel="00F86853">
                <w:delText xml:space="preserve"> </w:delText>
              </w:r>
            </w:del>
            <w:del w:id="1293" w:author="Adrian Gould [2]" w:date="2023-08-23T09:50:00Z">
              <w:r w:rsidDel="00295433">
                <w:delText>and p</w:delText>
              </w:r>
            </w:del>
            <w:ins w:id="1294" w:author="Adrian Gould [2]" w:date="2023-08-23T09:50:00Z">
              <w:r w:rsidR="00295433">
                <w:t>P</w:t>
              </w:r>
            </w:ins>
            <w:r>
              <w:t xml:space="preserve">repare for </w:t>
            </w:r>
            <w:r w:rsidR="0062678F">
              <w:t>phase</w:t>
            </w:r>
            <w:r>
              <w:t xml:space="preserve"> </w:t>
            </w:r>
            <w:del w:id="1295" w:author="Adrian Gould" w:date="2023-08-28T17:46:00Z">
              <w:r w:rsidR="00FC4010" w:rsidDel="00C1444B">
                <w:delText>3</w:delText>
              </w:r>
              <w:r w:rsidDel="00C1444B">
                <w:delText xml:space="preserve"> </w:delText>
              </w:r>
            </w:del>
            <w:ins w:id="1296" w:author="Adrian Gould" w:date="2023-08-28T17:46:00Z">
              <w:r w:rsidR="00C1444B">
                <w:t xml:space="preserve">4 </w:t>
              </w:r>
            </w:ins>
            <w:r>
              <w:t>of the site development</w:t>
            </w:r>
            <w:r w:rsidR="00F5656C">
              <w:t>.</w:t>
            </w:r>
          </w:p>
          <w:p w14:paraId="2866FC96" w14:textId="77777777" w:rsidR="00F5656C" w:rsidRPr="00BB6201" w:rsidRDefault="00F5656C" w:rsidP="00972946"/>
        </w:tc>
      </w:tr>
      <w:tr w:rsidR="0053068C" w14:paraId="37B2FDEA" w14:textId="77777777" w:rsidTr="0080683D">
        <w:trPr>
          <w:cantSplit/>
        </w:trPr>
        <w:tc>
          <w:tcPr>
            <w:tcW w:w="1693" w:type="dxa"/>
            <w:shd w:val="clear" w:color="auto" w:fill="D9D9D9" w:themeFill="background1" w:themeFillShade="D9"/>
          </w:tcPr>
          <w:p w14:paraId="0437AF29" w14:textId="68C3C981" w:rsidR="0053068C" w:rsidRPr="006A4CC7" w:rsidRDefault="0053068C" w:rsidP="0053068C">
            <w:pPr>
              <w:spacing w:line="240" w:lineRule="auto"/>
              <w:ind w:right="170"/>
              <w:textAlignment w:val="baseline"/>
              <w:rPr>
                <w:rFonts w:asciiTheme="majorHAnsi" w:hAnsiTheme="majorHAnsi" w:cstheme="majorHAnsi"/>
                <w:color w:val="FF0000"/>
                <w:sz w:val="48"/>
                <w:szCs w:val="48"/>
              </w:rPr>
            </w:pPr>
            <w:r w:rsidRPr="006A4CC7">
              <w:rPr>
                <w:rFonts w:asciiTheme="majorHAnsi" w:hAnsiTheme="majorHAnsi" w:cstheme="majorHAnsi"/>
                <w:color w:val="FF0000"/>
                <w:sz w:val="48"/>
                <w:szCs w:val="48"/>
              </w:rPr>
              <w:t>END</w:t>
            </w:r>
          </w:p>
        </w:tc>
        <w:tc>
          <w:tcPr>
            <w:tcW w:w="8495" w:type="dxa"/>
            <w:shd w:val="clear" w:color="auto" w:fill="auto"/>
          </w:tcPr>
          <w:p w14:paraId="3A164F5A" w14:textId="77777777" w:rsidR="0053068C" w:rsidRPr="00265657" w:rsidRDefault="0053068C" w:rsidP="0053068C">
            <w:pPr>
              <w:pStyle w:val="Heading2"/>
            </w:pPr>
            <w:bookmarkStart w:id="1297" w:name="_Toc144137657"/>
            <w:r w:rsidRPr="00265657">
              <w:t>Submission of Portfolio Work</w:t>
            </w:r>
            <w:bookmarkEnd w:id="1297"/>
            <w:r w:rsidRPr="00265657">
              <w:t xml:space="preserve"> </w:t>
            </w:r>
          </w:p>
          <w:p w14:paraId="04EF0258" w14:textId="77777777" w:rsidR="0053068C" w:rsidRPr="000D3508" w:rsidRDefault="0053068C" w:rsidP="0053068C">
            <w:pPr>
              <w:spacing w:line="312" w:lineRule="auto"/>
              <w:textAlignment w:val="baseline"/>
            </w:pPr>
            <w:r w:rsidRPr="000D3508">
              <w:t xml:space="preserve">To submit the portfolio, do the following: </w:t>
            </w:r>
          </w:p>
          <w:p w14:paraId="6039AADB" w14:textId="6D0A8516" w:rsidR="0053068C" w:rsidRDefault="0053068C" w:rsidP="001925B4">
            <w:pPr>
              <w:numPr>
                <w:ilvl w:val="0"/>
                <w:numId w:val="4"/>
              </w:numPr>
              <w:spacing w:line="312" w:lineRule="auto"/>
              <w:textAlignment w:val="baseline"/>
            </w:pPr>
            <w:r w:rsidRPr="000D3508">
              <w:t xml:space="preserve">Save </w:t>
            </w:r>
            <w:r>
              <w:t>this</w:t>
            </w:r>
            <w:r w:rsidRPr="000D3508">
              <w:t xml:space="preserve"> document with your </w:t>
            </w:r>
            <w:r>
              <w:t>answers</w:t>
            </w:r>
            <w:r w:rsidRPr="000D3508">
              <w:t xml:space="preserve">. </w:t>
            </w:r>
          </w:p>
          <w:p w14:paraId="2998F6B8" w14:textId="3A3FD0B9" w:rsidR="00BB6201" w:rsidRDefault="00BB6201" w:rsidP="00BB6201">
            <w:pPr>
              <w:numPr>
                <w:ilvl w:val="0"/>
                <w:numId w:val="4"/>
              </w:numPr>
              <w:spacing w:line="312" w:lineRule="auto"/>
              <w:textAlignment w:val="baseline"/>
            </w:pPr>
            <w:r>
              <w:t>Export the pages of your Figma file to PDF(s)</w:t>
            </w:r>
          </w:p>
          <w:p w14:paraId="3D37290A" w14:textId="765A70F2" w:rsidR="00BB6201" w:rsidRPr="000D3508" w:rsidRDefault="00BB6201" w:rsidP="00BB6201">
            <w:pPr>
              <w:numPr>
                <w:ilvl w:val="0"/>
                <w:numId w:val="4"/>
              </w:numPr>
              <w:spacing w:line="312" w:lineRule="auto"/>
              <w:textAlignment w:val="baseline"/>
            </w:pPr>
            <w:r>
              <w:t>Compress the portfolio folder using 7-Zip</w:t>
            </w:r>
          </w:p>
          <w:p w14:paraId="1F5C78F0" w14:textId="25FBB369" w:rsidR="0053068C" w:rsidRDefault="0053068C" w:rsidP="001925B4">
            <w:pPr>
              <w:numPr>
                <w:ilvl w:val="0"/>
                <w:numId w:val="4"/>
              </w:numPr>
              <w:spacing w:line="312" w:lineRule="auto"/>
              <w:textAlignment w:val="baseline"/>
              <w:rPr>
                <w:szCs w:val="22"/>
              </w:rPr>
            </w:pPr>
            <w:r>
              <w:rPr>
                <w:szCs w:val="22"/>
              </w:rPr>
              <w:t xml:space="preserve">Open Blackboard, locate and open the </w:t>
            </w:r>
            <w:ins w:id="1298" w:author="Adrian Gould" w:date="2023-08-28T15:48:00Z">
              <w:r w:rsidR="0001567B">
                <w:rPr>
                  <w:szCs w:val="22"/>
                </w:rPr>
                <w:t>“</w:t>
              </w:r>
            </w:ins>
            <w:r>
              <w:rPr>
                <w:szCs w:val="22"/>
              </w:rPr>
              <w:t xml:space="preserve">AT2-PT1 </w:t>
            </w:r>
            <w:r w:rsidR="0062678F">
              <w:rPr>
                <w:szCs w:val="22"/>
              </w:rPr>
              <w:t>Por</w:t>
            </w:r>
            <w:r>
              <w:rPr>
                <w:szCs w:val="22"/>
              </w:rPr>
              <w:t xml:space="preserve"> </w:t>
            </w:r>
            <w:r w:rsidR="00FC4010">
              <w:rPr>
                <w:szCs w:val="22"/>
              </w:rPr>
              <w:t>Phase</w:t>
            </w:r>
            <w:r w:rsidR="0062678F">
              <w:rPr>
                <w:szCs w:val="22"/>
              </w:rPr>
              <w:t xml:space="preserve"> </w:t>
            </w:r>
            <w:del w:id="1299" w:author="Adrian Gould" w:date="2023-08-28T17:46:00Z">
              <w:r w:rsidR="00FC4010" w:rsidDel="00C1444B">
                <w:rPr>
                  <w:szCs w:val="22"/>
                </w:rPr>
                <w:delText>2</w:delText>
              </w:r>
            </w:del>
            <w:ins w:id="1300" w:author="Adrian Gould" w:date="2023-08-28T17:46:00Z">
              <w:r w:rsidR="00C1444B">
                <w:rPr>
                  <w:szCs w:val="22"/>
                </w:rPr>
                <w:t>3</w:t>
              </w:r>
            </w:ins>
            <w:ins w:id="1301" w:author="Adrian Gould" w:date="2023-08-28T15:48:00Z">
              <w:r w:rsidR="0001567B">
                <w:rPr>
                  <w:szCs w:val="22"/>
                </w:rPr>
                <w:t>”</w:t>
              </w:r>
            </w:ins>
            <w:r>
              <w:rPr>
                <w:szCs w:val="22"/>
              </w:rPr>
              <w:t xml:space="preserve"> </w:t>
            </w:r>
            <w:del w:id="1302" w:author="Adrian Gould" w:date="2023-08-28T15:49:00Z">
              <w:r w:rsidDel="0001567B">
                <w:rPr>
                  <w:szCs w:val="22"/>
                </w:rPr>
                <w:delText xml:space="preserve">assessment </w:delText>
              </w:r>
            </w:del>
            <w:ins w:id="1303" w:author="Adrian Gould" w:date="2023-08-28T15:48:00Z">
              <w:r w:rsidR="0001567B">
                <w:rPr>
                  <w:szCs w:val="22"/>
                </w:rPr>
                <w:t>ite</w:t>
              </w:r>
            </w:ins>
            <w:ins w:id="1304" w:author="Adrian Gould" w:date="2023-08-28T15:49:00Z">
              <w:r w:rsidR="0001567B">
                <w:rPr>
                  <w:szCs w:val="22"/>
                </w:rPr>
                <w:t>m</w:t>
              </w:r>
            </w:ins>
          </w:p>
          <w:p w14:paraId="2CA1C3AA" w14:textId="70564FC9" w:rsidR="00BB6201" w:rsidRPr="00BB6201" w:rsidRDefault="0053068C" w:rsidP="00BB6201">
            <w:pPr>
              <w:numPr>
                <w:ilvl w:val="0"/>
                <w:numId w:val="4"/>
              </w:numPr>
              <w:spacing w:line="312" w:lineRule="auto"/>
              <w:textAlignment w:val="baseline"/>
              <w:rPr>
                <w:szCs w:val="22"/>
              </w:rPr>
            </w:pPr>
            <w:r>
              <w:rPr>
                <w:szCs w:val="22"/>
              </w:rPr>
              <w:t>Upload th</w:t>
            </w:r>
            <w:r w:rsidR="00BB6201">
              <w:rPr>
                <w:szCs w:val="22"/>
              </w:rPr>
              <w:t>is</w:t>
            </w:r>
            <w:r>
              <w:rPr>
                <w:szCs w:val="22"/>
              </w:rPr>
              <w:t xml:space="preserve"> completed assessment document.</w:t>
            </w:r>
          </w:p>
          <w:p w14:paraId="176D4DD2" w14:textId="7CC4C44D" w:rsidR="0053068C" w:rsidRDefault="0053068C" w:rsidP="001925B4">
            <w:pPr>
              <w:numPr>
                <w:ilvl w:val="0"/>
                <w:numId w:val="4"/>
              </w:numPr>
              <w:spacing w:line="312" w:lineRule="auto"/>
              <w:textAlignment w:val="baseline"/>
              <w:rPr>
                <w:szCs w:val="22"/>
              </w:rPr>
            </w:pPr>
            <w:r>
              <w:rPr>
                <w:szCs w:val="22"/>
              </w:rPr>
              <w:t>Upload the PDF</w:t>
            </w:r>
            <w:r w:rsidR="00617D66">
              <w:rPr>
                <w:szCs w:val="22"/>
              </w:rPr>
              <w:t xml:space="preserve"> and Word</w:t>
            </w:r>
            <w:r w:rsidR="00682581">
              <w:rPr>
                <w:szCs w:val="22"/>
              </w:rPr>
              <w:t xml:space="preserve"> document(s)</w:t>
            </w:r>
            <w:r>
              <w:rPr>
                <w:szCs w:val="22"/>
              </w:rPr>
              <w:t>.</w:t>
            </w:r>
          </w:p>
          <w:p w14:paraId="07437ACE" w14:textId="3C6DD687" w:rsidR="00BB6201" w:rsidRDefault="00BB6201" w:rsidP="001925B4">
            <w:pPr>
              <w:numPr>
                <w:ilvl w:val="0"/>
                <w:numId w:val="4"/>
              </w:numPr>
              <w:spacing w:line="312" w:lineRule="auto"/>
              <w:textAlignment w:val="baseline"/>
              <w:rPr>
                <w:szCs w:val="22"/>
              </w:rPr>
            </w:pPr>
            <w:r>
              <w:rPr>
                <w:szCs w:val="22"/>
              </w:rPr>
              <w:t>Upload the compressed site files.</w:t>
            </w:r>
          </w:p>
          <w:p w14:paraId="574F37CC" w14:textId="77777777" w:rsidR="0053068C" w:rsidRPr="00E1259D" w:rsidRDefault="0053068C" w:rsidP="001925B4">
            <w:pPr>
              <w:numPr>
                <w:ilvl w:val="0"/>
                <w:numId w:val="4"/>
              </w:numPr>
              <w:spacing w:line="312" w:lineRule="auto"/>
              <w:textAlignment w:val="baseline"/>
              <w:rPr>
                <w:szCs w:val="22"/>
              </w:rPr>
            </w:pPr>
            <w:r>
              <w:rPr>
                <w:szCs w:val="22"/>
              </w:rPr>
              <w:t xml:space="preserve">Click submit. </w:t>
            </w:r>
          </w:p>
          <w:p w14:paraId="12A25710" w14:textId="77777777" w:rsidR="0053068C" w:rsidRDefault="0053068C" w:rsidP="0053068C">
            <w:pPr>
              <w:pStyle w:val="Heading3"/>
              <w:rPr>
                <w:rStyle w:val="IntenseEmphasis"/>
              </w:rPr>
            </w:pPr>
            <w:r>
              <w:rPr>
                <w:rStyle w:val="IntenseEmphasis"/>
              </w:rPr>
              <w:t xml:space="preserve">All answer documents MUST be submitted in Microsoft Office 365’s Word format. </w:t>
            </w:r>
          </w:p>
          <w:p w14:paraId="10717E47" w14:textId="77777777" w:rsidR="00BB6201" w:rsidRDefault="00BB6201" w:rsidP="00BB6201"/>
          <w:p w14:paraId="734FD77F" w14:textId="77777777" w:rsidR="00BB6201" w:rsidRDefault="00BB6201" w:rsidP="00BB6201">
            <w:r>
              <w:t xml:space="preserve">It is important that the PDF and Word documents are separate from the </w:t>
            </w:r>
            <w:r w:rsidR="00475CA6">
              <w:t>portfolio compressed folder as this makes it much easier for assessment.</w:t>
            </w:r>
          </w:p>
          <w:p w14:paraId="67475C76" w14:textId="71DAD5FA" w:rsidR="00A93027" w:rsidRPr="00BB6201" w:rsidRDefault="00A93027" w:rsidP="00BB6201"/>
        </w:tc>
      </w:tr>
    </w:tbl>
    <w:p w14:paraId="65B66B6E" w14:textId="77777777" w:rsidR="00333B81" w:rsidRDefault="00333B81"/>
    <w:p w14:paraId="6C84EAE9" w14:textId="77777777" w:rsidR="00BE0B3C" w:rsidRDefault="00BE0B3C" w:rsidP="00036DC3"/>
    <w:p w14:paraId="0805492C" w14:textId="53E2393B" w:rsidR="00FB46F0" w:rsidRDefault="00FB46F0" w:rsidP="00FB46F0">
      <w:pPr>
        <w:pStyle w:val="Heading1"/>
        <w:rPr>
          <w:b/>
        </w:rPr>
      </w:pPr>
      <w:bookmarkStart w:id="1305" w:name="_Toc82066982"/>
      <w:bookmarkStart w:id="1306" w:name="_Ref82067045"/>
      <w:bookmarkStart w:id="1307" w:name="_Toc94976440"/>
      <w:bookmarkStart w:id="1308" w:name="_Ref112787255"/>
      <w:bookmarkStart w:id="1309" w:name="_Ref141805017"/>
      <w:bookmarkStart w:id="1310" w:name="_Toc144137658"/>
      <w:r>
        <w:lastRenderedPageBreak/>
        <w:t xml:space="preserve">Appendix </w:t>
      </w:r>
      <w:r w:rsidR="00A82981">
        <w:t>A</w:t>
      </w:r>
      <w:r>
        <w:t>: Code Style Guidelines</w:t>
      </w:r>
      <w:bookmarkEnd w:id="1305"/>
      <w:bookmarkEnd w:id="1306"/>
      <w:bookmarkEnd w:id="1307"/>
      <w:bookmarkEnd w:id="1308"/>
      <w:bookmarkEnd w:id="1309"/>
      <w:bookmarkEnd w:id="1310"/>
      <w:r>
        <w:t xml:space="preserve"> </w:t>
      </w:r>
    </w:p>
    <w:p w14:paraId="5A08E082" w14:textId="0AB40ECA" w:rsidR="00684D8C" w:rsidRDefault="00684D8C" w:rsidP="002F46B1">
      <w:r w:rsidRPr="002F46B1">
        <w:t>The following guidelines should be applied to your code as it is developed.</w:t>
      </w:r>
    </w:p>
    <w:p w14:paraId="320A762A" w14:textId="03FF61AF" w:rsidR="002C0E41" w:rsidRPr="002F46B1" w:rsidRDefault="002C0E41" w:rsidP="002F46B1">
      <w:r>
        <w:t>Many may be applied via the use of PhpStorm, PyCharm or similar plugins and code formatting</w:t>
      </w:r>
      <w:r w:rsidR="00D87756">
        <w:t>.</w:t>
      </w:r>
    </w:p>
    <w:p w14:paraId="2122AB3D" w14:textId="67D6F81D" w:rsidR="00684D8C" w:rsidRDefault="00684D8C" w:rsidP="00684D8C">
      <w:pPr>
        <w:pStyle w:val="Heading3"/>
        <w:rPr>
          <w:szCs w:val="22"/>
        </w:rPr>
      </w:pPr>
      <w:bookmarkStart w:id="1311" w:name="_Toc82066983"/>
      <w:bookmarkStart w:id="1312" w:name="_Toc94976441"/>
      <w:r>
        <w:rPr>
          <w:szCs w:val="22"/>
        </w:rPr>
        <w:t>PHP Code (General)</w:t>
      </w:r>
      <w:bookmarkEnd w:id="1311"/>
      <w:bookmarkEnd w:id="1312"/>
    </w:p>
    <w:p w14:paraId="418BFADB" w14:textId="311FF643" w:rsidR="00684D8C" w:rsidRDefault="00684D8C" w:rsidP="00F32E09">
      <w:pPr>
        <w:textAlignment w:val="baseline"/>
        <w:rPr>
          <w:szCs w:val="22"/>
        </w:rPr>
      </w:pPr>
      <w:r>
        <w:rPr>
          <w:szCs w:val="22"/>
        </w:rPr>
        <w:t>Please refer to the PHP PSRs:</w:t>
      </w:r>
    </w:p>
    <w:p w14:paraId="32372EEC" w14:textId="42073D6F" w:rsidR="00684D8C" w:rsidRDefault="00A35397" w:rsidP="001925B4">
      <w:pPr>
        <w:numPr>
          <w:ilvl w:val="0"/>
          <w:numId w:val="5"/>
        </w:numPr>
        <w:textAlignment w:val="baseline"/>
        <w:rPr>
          <w:szCs w:val="22"/>
        </w:rPr>
      </w:pPr>
      <w:hyperlink r:id="rId25" w:history="1">
        <w:r w:rsidR="00684D8C" w:rsidRPr="00484905">
          <w:rPr>
            <w:rStyle w:val="Hyperlink"/>
            <w:szCs w:val="22"/>
          </w:rPr>
          <w:t>https://www.php-fig.org/psr/psr-1/</w:t>
        </w:r>
      </w:hyperlink>
    </w:p>
    <w:p w14:paraId="51CD6FAA" w14:textId="6694FF1B" w:rsidR="00684D8C" w:rsidRDefault="00A35397" w:rsidP="001925B4">
      <w:pPr>
        <w:numPr>
          <w:ilvl w:val="0"/>
          <w:numId w:val="5"/>
        </w:numPr>
        <w:textAlignment w:val="baseline"/>
        <w:rPr>
          <w:szCs w:val="22"/>
        </w:rPr>
      </w:pPr>
      <w:hyperlink r:id="rId26" w:history="1">
        <w:r w:rsidR="00684D8C" w:rsidRPr="00484905">
          <w:rPr>
            <w:rStyle w:val="Hyperlink"/>
            <w:szCs w:val="22"/>
          </w:rPr>
          <w:t>https://www.php-fig.org/psr/psr-12/</w:t>
        </w:r>
      </w:hyperlink>
    </w:p>
    <w:p w14:paraId="4F5F737E" w14:textId="713858B9" w:rsidR="00684D8C" w:rsidRDefault="00A35397" w:rsidP="001925B4">
      <w:pPr>
        <w:numPr>
          <w:ilvl w:val="0"/>
          <w:numId w:val="5"/>
        </w:numPr>
        <w:textAlignment w:val="baseline"/>
        <w:rPr>
          <w:szCs w:val="22"/>
        </w:rPr>
      </w:pPr>
      <w:hyperlink r:id="rId27" w:history="1">
        <w:r w:rsidR="00684D8C" w:rsidRPr="00484905">
          <w:rPr>
            <w:rStyle w:val="Hyperlink"/>
            <w:szCs w:val="22"/>
          </w:rPr>
          <w:t>https://www.php-fig.org/psr/psr-4/</w:t>
        </w:r>
      </w:hyperlink>
    </w:p>
    <w:p w14:paraId="12C1466F" w14:textId="1C21AA3E" w:rsidR="00684D8C" w:rsidRDefault="00684D8C" w:rsidP="00684D8C">
      <w:pPr>
        <w:pStyle w:val="Heading3"/>
        <w:rPr>
          <w:szCs w:val="22"/>
        </w:rPr>
      </w:pPr>
      <w:bookmarkStart w:id="1313" w:name="_Toc82066984"/>
      <w:bookmarkStart w:id="1314" w:name="_Toc94976442"/>
      <w:r>
        <w:rPr>
          <w:szCs w:val="22"/>
        </w:rPr>
        <w:t>Applications Built with Laravel</w:t>
      </w:r>
      <w:bookmarkEnd w:id="1313"/>
      <w:bookmarkEnd w:id="1314"/>
    </w:p>
    <w:p w14:paraId="0E7B8BD5" w14:textId="6BE98B9D" w:rsidR="00684D8C" w:rsidRDefault="00684D8C" w:rsidP="00F32E09">
      <w:pPr>
        <w:textAlignment w:val="baseline"/>
        <w:rPr>
          <w:szCs w:val="22"/>
        </w:rPr>
      </w:pPr>
      <w:r>
        <w:rPr>
          <w:szCs w:val="22"/>
        </w:rPr>
        <w:t>Please refer to the following articles:</w:t>
      </w:r>
    </w:p>
    <w:p w14:paraId="799DFA19" w14:textId="3DA1E9EA" w:rsidR="00684D8C" w:rsidRDefault="00A35397" w:rsidP="001925B4">
      <w:pPr>
        <w:numPr>
          <w:ilvl w:val="0"/>
          <w:numId w:val="6"/>
        </w:numPr>
        <w:textAlignment w:val="baseline"/>
        <w:rPr>
          <w:szCs w:val="22"/>
        </w:rPr>
      </w:pPr>
      <w:hyperlink r:id="rId28" w:history="1">
        <w:r w:rsidR="00684D8C" w:rsidRPr="00484905">
          <w:rPr>
            <w:rStyle w:val="Hyperlink"/>
            <w:szCs w:val="22"/>
          </w:rPr>
          <w:t>https://dev.to/lathindu1/laravel-best-practice-coding-standards-part-01-304l</w:t>
        </w:r>
      </w:hyperlink>
    </w:p>
    <w:p w14:paraId="59442FD9" w14:textId="7D350F52" w:rsidR="00684D8C" w:rsidRDefault="00A35397" w:rsidP="001925B4">
      <w:pPr>
        <w:numPr>
          <w:ilvl w:val="0"/>
          <w:numId w:val="6"/>
        </w:numPr>
        <w:textAlignment w:val="baseline"/>
        <w:rPr>
          <w:szCs w:val="22"/>
        </w:rPr>
      </w:pPr>
      <w:hyperlink r:id="rId29" w:history="1">
        <w:r w:rsidR="00684D8C" w:rsidRPr="00484905">
          <w:rPr>
            <w:rStyle w:val="Hyperlink"/>
            <w:szCs w:val="22"/>
          </w:rPr>
          <w:t>https://dev.to/lathindu1/laravel-best-practice-coding-standards-part-02-a40</w:t>
        </w:r>
      </w:hyperlink>
    </w:p>
    <w:p w14:paraId="49E558E9" w14:textId="7335809C" w:rsidR="00684D8C" w:rsidRDefault="00684D8C" w:rsidP="00684D8C">
      <w:pPr>
        <w:pStyle w:val="Heading3"/>
        <w:rPr>
          <w:szCs w:val="22"/>
        </w:rPr>
      </w:pPr>
      <w:bookmarkStart w:id="1315" w:name="_Toc82066985"/>
      <w:bookmarkStart w:id="1316" w:name="_Toc94976443"/>
      <w:r>
        <w:rPr>
          <w:szCs w:val="22"/>
        </w:rPr>
        <w:t>HTML Code</w:t>
      </w:r>
      <w:bookmarkEnd w:id="1315"/>
      <w:bookmarkEnd w:id="1316"/>
    </w:p>
    <w:p w14:paraId="402E8530" w14:textId="348D5FDF" w:rsidR="00684D8C" w:rsidRDefault="00684D8C" w:rsidP="00684D8C">
      <w:r>
        <w:t xml:space="preserve">Please refer to the </w:t>
      </w:r>
      <w:r w:rsidR="002F46B1">
        <w:t>Google S</w:t>
      </w:r>
      <w:r>
        <w:t>tyle</w:t>
      </w:r>
      <w:r w:rsidR="002F46B1">
        <w:t xml:space="preserve"> </w:t>
      </w:r>
      <w:r>
        <w:t>guide:</w:t>
      </w:r>
    </w:p>
    <w:p w14:paraId="00C5206A" w14:textId="5486F2ED" w:rsidR="00684D8C" w:rsidRPr="00B14451" w:rsidRDefault="00A35397" w:rsidP="001925B4">
      <w:pPr>
        <w:numPr>
          <w:ilvl w:val="0"/>
          <w:numId w:val="7"/>
        </w:numPr>
        <w:textAlignment w:val="baseline"/>
        <w:rPr>
          <w:rStyle w:val="Hyperlink"/>
          <w:color w:val="auto"/>
          <w:szCs w:val="22"/>
          <w:u w:val="none"/>
        </w:rPr>
      </w:pPr>
      <w:hyperlink r:id="rId30" w:history="1">
        <w:r w:rsidR="00684D8C" w:rsidRPr="00484905">
          <w:rPr>
            <w:rStyle w:val="Hyperlink"/>
            <w:szCs w:val="22"/>
          </w:rPr>
          <w:t>https://google.github.io/styleguide/htmlcssguide.html</w:t>
        </w:r>
      </w:hyperlink>
    </w:p>
    <w:p w14:paraId="422138EB" w14:textId="6038482C" w:rsidR="00B14451" w:rsidRPr="00B14451" w:rsidRDefault="00B14451" w:rsidP="00B14451">
      <w:r w:rsidRPr="00B14451">
        <w:t>Note that P</w:t>
      </w:r>
      <w:r>
        <w:t>hp</w:t>
      </w:r>
      <w:r w:rsidRPr="00B14451">
        <w:t>Storm and WebStorm will format code to their own standard, which is acceptable.</w:t>
      </w:r>
    </w:p>
    <w:p w14:paraId="06911418" w14:textId="73F34B4D" w:rsidR="00684D8C" w:rsidRDefault="00684D8C" w:rsidP="00684D8C">
      <w:pPr>
        <w:pStyle w:val="Heading3"/>
        <w:rPr>
          <w:szCs w:val="22"/>
        </w:rPr>
      </w:pPr>
      <w:bookmarkStart w:id="1317" w:name="_Toc82066986"/>
      <w:bookmarkStart w:id="1318" w:name="_Toc94976444"/>
      <w:r>
        <w:rPr>
          <w:szCs w:val="22"/>
        </w:rPr>
        <w:t>JavaScript</w:t>
      </w:r>
      <w:bookmarkEnd w:id="1317"/>
      <w:bookmarkEnd w:id="1318"/>
    </w:p>
    <w:p w14:paraId="521612A9" w14:textId="7E0D2F5C" w:rsidR="00684D8C" w:rsidRPr="00684D8C" w:rsidRDefault="00684D8C" w:rsidP="00684D8C">
      <w:r>
        <w:t>Refer to the Google JS Style</w:t>
      </w:r>
      <w:r w:rsidR="002F46B1">
        <w:t xml:space="preserve"> g</w:t>
      </w:r>
      <w:r>
        <w:t>uide:</w:t>
      </w:r>
    </w:p>
    <w:p w14:paraId="45748028" w14:textId="52A719D2" w:rsidR="00684D8C" w:rsidRDefault="00A35397" w:rsidP="001925B4">
      <w:pPr>
        <w:numPr>
          <w:ilvl w:val="0"/>
          <w:numId w:val="7"/>
        </w:numPr>
        <w:textAlignment w:val="baseline"/>
        <w:rPr>
          <w:szCs w:val="22"/>
        </w:rPr>
      </w:pPr>
      <w:hyperlink r:id="rId31" w:history="1">
        <w:r w:rsidR="00684D8C" w:rsidRPr="00484905">
          <w:rPr>
            <w:rStyle w:val="Hyperlink"/>
            <w:szCs w:val="22"/>
          </w:rPr>
          <w:t>https://google.github.io/styleguide/jsguide.html</w:t>
        </w:r>
      </w:hyperlink>
    </w:p>
    <w:p w14:paraId="5710FEB6" w14:textId="2332ED29" w:rsidR="00B14451" w:rsidRPr="00B14451" w:rsidRDefault="00B14451" w:rsidP="00B14451">
      <w:bookmarkStart w:id="1319" w:name="_Toc82066987"/>
      <w:bookmarkStart w:id="1320" w:name="_Toc94976445"/>
      <w:r w:rsidRPr="00B14451">
        <w:t>Note that P</w:t>
      </w:r>
      <w:r>
        <w:t>hp</w:t>
      </w:r>
      <w:r w:rsidRPr="00B14451">
        <w:t>Storm and WebStorm will format code to their own standard, which is acceptable.</w:t>
      </w:r>
    </w:p>
    <w:p w14:paraId="18DFBDB1" w14:textId="46F18427" w:rsidR="00684D8C" w:rsidRDefault="00684D8C" w:rsidP="00684D8C">
      <w:pPr>
        <w:pStyle w:val="Heading3"/>
        <w:rPr>
          <w:szCs w:val="22"/>
        </w:rPr>
      </w:pPr>
      <w:r>
        <w:rPr>
          <w:szCs w:val="22"/>
        </w:rPr>
        <w:t>Python Code</w:t>
      </w:r>
      <w:bookmarkEnd w:id="1319"/>
      <w:bookmarkEnd w:id="1320"/>
    </w:p>
    <w:p w14:paraId="36CB3BD9" w14:textId="0B249205" w:rsidR="00F32E09" w:rsidRDefault="00F32E09" w:rsidP="00F32E09">
      <w:pPr>
        <w:textAlignment w:val="baseline"/>
        <w:rPr>
          <w:szCs w:val="22"/>
        </w:rPr>
      </w:pPr>
      <w:r>
        <w:rPr>
          <w:szCs w:val="22"/>
        </w:rPr>
        <w:t>Your</w:t>
      </w:r>
      <w:r w:rsidR="00B30B8A">
        <w:rPr>
          <w:szCs w:val="22"/>
        </w:rPr>
        <w:t xml:space="preserve"> </w:t>
      </w:r>
      <w:r>
        <w:rPr>
          <w:szCs w:val="22"/>
        </w:rPr>
        <w:t>code</w:t>
      </w:r>
      <w:r w:rsidR="00B30B8A">
        <w:rPr>
          <w:szCs w:val="22"/>
        </w:rPr>
        <w:t xml:space="preserve"> </w:t>
      </w:r>
      <w:r>
        <w:rPr>
          <w:szCs w:val="22"/>
        </w:rPr>
        <w:t>will</w:t>
      </w:r>
      <w:r w:rsidR="00B30B8A">
        <w:rPr>
          <w:szCs w:val="22"/>
        </w:rPr>
        <w:t xml:space="preserve"> </w:t>
      </w:r>
      <w:r>
        <w:rPr>
          <w:szCs w:val="22"/>
        </w:rPr>
        <w:t>follow</w:t>
      </w:r>
      <w:r w:rsidR="00B30B8A">
        <w:rPr>
          <w:szCs w:val="22"/>
        </w:rPr>
        <w:t xml:space="preserve"> </w:t>
      </w:r>
      <w:r>
        <w:rPr>
          <w:szCs w:val="22"/>
        </w:rPr>
        <w:t>the</w:t>
      </w:r>
      <w:r w:rsidR="00B30B8A">
        <w:rPr>
          <w:szCs w:val="22"/>
        </w:rPr>
        <w:t xml:space="preserve"> </w:t>
      </w:r>
      <w:r>
        <w:rPr>
          <w:szCs w:val="22"/>
        </w:rPr>
        <w:t>PEP</w:t>
      </w:r>
      <w:r w:rsidR="00B30B8A">
        <w:rPr>
          <w:szCs w:val="22"/>
        </w:rPr>
        <w:t xml:space="preserve"> </w:t>
      </w:r>
      <w:r>
        <w:rPr>
          <w:szCs w:val="22"/>
        </w:rPr>
        <w:t>8</w:t>
      </w:r>
      <w:r w:rsidR="00B30B8A">
        <w:rPr>
          <w:szCs w:val="22"/>
        </w:rPr>
        <w:t xml:space="preserve"> </w:t>
      </w:r>
      <w:r>
        <w:rPr>
          <w:szCs w:val="22"/>
        </w:rPr>
        <w:t>standard.</w:t>
      </w:r>
      <w:r w:rsidR="00B30B8A">
        <w:rPr>
          <w:szCs w:val="22"/>
        </w:rPr>
        <w:t xml:space="preserve"> </w:t>
      </w:r>
    </w:p>
    <w:p w14:paraId="0CE2687B" w14:textId="61D4AE7B" w:rsidR="00B14451" w:rsidRDefault="00B14451" w:rsidP="00F32E09">
      <w:pPr>
        <w:textAlignment w:val="baseline"/>
        <w:rPr>
          <w:szCs w:val="22"/>
        </w:rPr>
      </w:pPr>
      <w:r>
        <w:rPr>
          <w:szCs w:val="22"/>
        </w:rPr>
        <w:t>PyCharm will format code very close to the PEP-8 standard.</w:t>
      </w:r>
    </w:p>
    <w:p w14:paraId="1502920D" w14:textId="2B95FEA0" w:rsidR="00036DC3" w:rsidRDefault="00036DC3" w:rsidP="00F94009">
      <w:pPr>
        <w:pStyle w:val="Heading3"/>
        <w:rPr>
          <w:szCs w:val="22"/>
        </w:rPr>
      </w:pPr>
      <w:bookmarkStart w:id="1321" w:name="_Toc94976446"/>
      <w:r>
        <w:rPr>
          <w:szCs w:val="22"/>
        </w:rPr>
        <w:t>JSON Code</w:t>
      </w:r>
      <w:bookmarkEnd w:id="1321"/>
    </w:p>
    <w:p w14:paraId="5742B9FF" w14:textId="605BF0AB" w:rsidR="00036DC3" w:rsidRDefault="00F94009" w:rsidP="00F32E09">
      <w:pPr>
        <w:textAlignment w:val="baseline"/>
        <w:rPr>
          <w:szCs w:val="22"/>
        </w:rPr>
      </w:pPr>
      <w:r>
        <w:rPr>
          <w:szCs w:val="22"/>
        </w:rPr>
        <w:t>JSON should be formatted in an appropriate manner.</w:t>
      </w:r>
    </w:p>
    <w:p w14:paraId="422CBFB1" w14:textId="77777777" w:rsidR="00F94009" w:rsidRDefault="00F94009" w:rsidP="00F32E09">
      <w:pPr>
        <w:textAlignment w:val="baseline"/>
        <w:rPr>
          <w:rFonts w:ascii="Segoe UI" w:hAnsi="Segoe UI" w:cs="Segoe UI"/>
          <w:sz w:val="18"/>
          <w:szCs w:val="18"/>
        </w:rPr>
      </w:pPr>
    </w:p>
    <w:p w14:paraId="2DC3CB33" w14:textId="024C6C0C" w:rsidR="00F32E09" w:rsidRDefault="00F32E09" w:rsidP="00F32E09">
      <w:pPr>
        <w:ind w:left="855" w:right="855"/>
        <w:jc w:val="right"/>
        <w:textAlignment w:val="baseline"/>
        <w:rPr>
          <w:rFonts w:ascii="Segoe UI" w:hAnsi="Segoe UI" w:cs="Segoe UI"/>
          <w:i/>
          <w:iCs/>
          <w:color w:val="E25B61"/>
          <w:sz w:val="18"/>
          <w:szCs w:val="18"/>
        </w:rPr>
      </w:pPr>
      <w:r>
        <w:rPr>
          <w:i/>
          <w:iCs/>
          <w:color w:val="E25B61"/>
          <w:sz w:val="26"/>
          <w:szCs w:val="26"/>
        </w:rPr>
        <w:t>Readability</w:t>
      </w:r>
      <w:r w:rsidR="00B30B8A">
        <w:rPr>
          <w:i/>
          <w:iCs/>
          <w:color w:val="E25B61"/>
          <w:sz w:val="26"/>
          <w:szCs w:val="26"/>
        </w:rPr>
        <w:t xml:space="preserve"> </w:t>
      </w:r>
      <w:r>
        <w:rPr>
          <w:i/>
          <w:iCs/>
          <w:color w:val="E25B61"/>
          <w:sz w:val="26"/>
          <w:szCs w:val="26"/>
        </w:rPr>
        <w:t>Counts</w:t>
      </w:r>
      <w:r w:rsidR="00B30B8A">
        <w:rPr>
          <w:i/>
          <w:iCs/>
          <w:color w:val="E25B61"/>
          <w:sz w:val="18"/>
          <w:szCs w:val="18"/>
        </w:rPr>
        <w:t xml:space="preserve"> </w:t>
      </w:r>
      <w:r>
        <w:rPr>
          <w:i/>
          <w:iCs/>
          <w:color w:val="E25B61"/>
          <w:sz w:val="18"/>
          <w:szCs w:val="18"/>
        </w:rPr>
        <w:br/>
        <w:t>-</w:t>
      </w:r>
      <w:r w:rsidR="00B30B8A">
        <w:rPr>
          <w:i/>
          <w:iCs/>
          <w:color w:val="E25B61"/>
          <w:sz w:val="18"/>
          <w:szCs w:val="18"/>
        </w:rPr>
        <w:t xml:space="preserve"> </w:t>
      </w:r>
      <w:r>
        <w:rPr>
          <w:i/>
          <w:iCs/>
          <w:color w:val="E25B61"/>
          <w:sz w:val="18"/>
          <w:szCs w:val="18"/>
        </w:rPr>
        <w:t>Zen</w:t>
      </w:r>
      <w:r w:rsidR="00B30B8A">
        <w:rPr>
          <w:i/>
          <w:iCs/>
          <w:color w:val="E25B61"/>
          <w:sz w:val="18"/>
          <w:szCs w:val="18"/>
        </w:rPr>
        <w:t xml:space="preserve"> </w:t>
      </w:r>
      <w:r>
        <w:rPr>
          <w:i/>
          <w:iCs/>
          <w:color w:val="E25B61"/>
          <w:sz w:val="18"/>
          <w:szCs w:val="18"/>
        </w:rPr>
        <w:t>of</w:t>
      </w:r>
      <w:r w:rsidR="00B30B8A">
        <w:rPr>
          <w:i/>
          <w:iCs/>
          <w:color w:val="E25B61"/>
          <w:sz w:val="18"/>
          <w:szCs w:val="18"/>
        </w:rPr>
        <w:t xml:space="preserve"> </w:t>
      </w:r>
      <w:r>
        <w:rPr>
          <w:i/>
          <w:iCs/>
          <w:color w:val="E25B61"/>
          <w:sz w:val="18"/>
          <w:szCs w:val="18"/>
        </w:rPr>
        <w:t>Python</w:t>
      </w:r>
      <w:r w:rsidR="00B30B8A">
        <w:rPr>
          <w:i/>
          <w:iCs/>
          <w:color w:val="E25B61"/>
          <w:sz w:val="18"/>
          <w:szCs w:val="18"/>
        </w:rPr>
        <w:t xml:space="preserve"> </w:t>
      </w:r>
    </w:p>
    <w:p w14:paraId="0F0E4839" w14:textId="46E7B46B" w:rsidR="00A53C95" w:rsidRDefault="00A53C95" w:rsidP="00A93027">
      <w:pPr>
        <w:pStyle w:val="Heading1"/>
      </w:pPr>
      <w:bookmarkStart w:id="1322" w:name="_Ref141804978"/>
      <w:bookmarkStart w:id="1323" w:name="_Toc144137659"/>
      <w:r>
        <w:lastRenderedPageBreak/>
        <w:t xml:space="preserve">Appendix </w:t>
      </w:r>
      <w:r w:rsidR="00A82981">
        <w:t>B</w:t>
      </w:r>
      <w:r>
        <w:t>: Naming Conventions</w:t>
      </w:r>
      <w:bookmarkEnd w:id="1322"/>
      <w:bookmarkEnd w:id="1323"/>
    </w:p>
    <w:p w14:paraId="31F573BF" w14:textId="54F25B38" w:rsidR="00A53C95" w:rsidRDefault="00A53C95" w:rsidP="00A53C95">
      <w:pPr>
        <w:pStyle w:val="Heading2"/>
      </w:pPr>
      <w:bookmarkStart w:id="1324" w:name="_Toc144137660"/>
      <w:r>
        <w:t>HTML, CSS and JS Files and folders</w:t>
      </w:r>
      <w:bookmarkEnd w:id="1324"/>
    </w:p>
    <w:p w14:paraId="30663357" w14:textId="65399681" w:rsidR="00A53C95" w:rsidRPr="003355E0" w:rsidRDefault="00A53C95" w:rsidP="003355E0">
      <w:pPr>
        <w:pStyle w:val="ListParagraph"/>
      </w:pPr>
      <w:r w:rsidRPr="003355E0">
        <w:t>No spaces</w:t>
      </w:r>
      <w:r w:rsidR="00E51ABB">
        <w:t>.</w:t>
      </w:r>
    </w:p>
    <w:p w14:paraId="5BCC58FC" w14:textId="00E17B08" w:rsidR="00A53C95" w:rsidRPr="003355E0" w:rsidRDefault="00A53C95" w:rsidP="003355E0">
      <w:pPr>
        <w:pStyle w:val="ListParagraph"/>
      </w:pPr>
      <w:r w:rsidRPr="003355E0">
        <w:t>Alpha</w:t>
      </w:r>
      <w:r w:rsidR="00E51ABB">
        <w:t>-</w:t>
      </w:r>
      <w:r w:rsidRPr="003355E0">
        <w:t>numeric characters only except minus/hyphen (-) and full stop (.)</w:t>
      </w:r>
      <w:r w:rsidR="00E51ABB">
        <w:t>.</w:t>
      </w:r>
    </w:p>
    <w:p w14:paraId="497EA738" w14:textId="77BA74F2" w:rsidR="00A53C95" w:rsidRPr="003355E0" w:rsidRDefault="00A53C95" w:rsidP="003355E0">
      <w:pPr>
        <w:pStyle w:val="ListParagraph"/>
      </w:pPr>
      <w:r w:rsidRPr="003355E0">
        <w:t>All lowercase letters</w:t>
      </w:r>
      <w:r w:rsidR="00E51ABB">
        <w:t>.</w:t>
      </w:r>
    </w:p>
    <w:p w14:paraId="1AE1E9DC" w14:textId="472566B1" w:rsidR="00A53C95" w:rsidRPr="003355E0" w:rsidRDefault="00A53C95" w:rsidP="003355E0">
      <w:pPr>
        <w:pStyle w:val="ListParagraph"/>
      </w:pPr>
      <w:r w:rsidRPr="003355E0">
        <w:t>Use hyphens (dash) between words</w:t>
      </w:r>
      <w:r w:rsidR="00E51ABB">
        <w:t>.</w:t>
      </w:r>
    </w:p>
    <w:p w14:paraId="67D56094" w14:textId="0D7968CD" w:rsidR="00A53C95" w:rsidRDefault="00A53C95" w:rsidP="00A53C95">
      <w:pPr>
        <w:pStyle w:val="Heading2"/>
      </w:pPr>
      <w:bookmarkStart w:id="1325" w:name="_Toc144137661"/>
      <w:r>
        <w:t>File extensions</w:t>
      </w:r>
      <w:bookmarkEnd w:id="1325"/>
    </w:p>
    <w:p w14:paraId="7FE70ECA" w14:textId="77777777" w:rsidR="00A53C95" w:rsidRPr="003825C5" w:rsidRDefault="00A53C95" w:rsidP="00A53C95">
      <w:r>
        <w:t xml:space="preserve">The following file extensions </w:t>
      </w:r>
      <w:r w:rsidRPr="003825C5">
        <w:rPr>
          <w:rStyle w:val="IntenseEmphasis"/>
        </w:rPr>
        <w:t>must</w:t>
      </w:r>
      <w:r>
        <w:t xml:space="preserve"> be used:</w:t>
      </w:r>
    </w:p>
    <w:tbl>
      <w:tblPr>
        <w:tblStyle w:val="ListTable4-Accent2"/>
        <w:tblW w:w="3000" w:type="pct"/>
        <w:jc w:val="center"/>
        <w:tblLook w:val="0480" w:firstRow="0" w:lastRow="0" w:firstColumn="1" w:lastColumn="0" w:noHBand="0" w:noVBand="1"/>
      </w:tblPr>
      <w:tblGrid>
        <w:gridCol w:w="3111"/>
        <w:gridCol w:w="3005"/>
      </w:tblGrid>
      <w:tr w:rsidR="00A53C95" w:rsidRPr="003825C5" w14:paraId="204C938C" w14:textId="77777777" w:rsidTr="00E51AB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08" w:type="dxa"/>
          </w:tcPr>
          <w:p w14:paraId="5E2F5357" w14:textId="77777777" w:rsidR="00A53C95" w:rsidRPr="003825C5" w:rsidRDefault="00A53C95" w:rsidP="004602A9">
            <w:r>
              <w:t>HTML</w:t>
            </w:r>
            <w:r w:rsidRPr="003825C5">
              <w:t xml:space="preserve"> pages</w:t>
            </w:r>
          </w:p>
        </w:tc>
        <w:tc>
          <w:tcPr>
            <w:tcW w:w="4508" w:type="dxa"/>
          </w:tcPr>
          <w:p w14:paraId="589D2977" w14:textId="77777777" w:rsidR="00A53C95" w:rsidRPr="003825C5" w:rsidRDefault="00A53C95" w:rsidP="004602A9">
            <w:pPr>
              <w:cnfStyle w:val="000000100000" w:firstRow="0" w:lastRow="0" w:firstColumn="0" w:lastColumn="0" w:oddVBand="0" w:evenVBand="0" w:oddHBand="1" w:evenHBand="0" w:firstRowFirstColumn="0" w:firstRowLastColumn="0" w:lastRowFirstColumn="0" w:lastRowLastColumn="0"/>
            </w:pPr>
            <w:r w:rsidRPr="003825C5">
              <w:t>.html</w:t>
            </w:r>
          </w:p>
        </w:tc>
      </w:tr>
      <w:tr w:rsidR="00A53C95" w:rsidRPr="003825C5" w14:paraId="1719FE89" w14:textId="77777777" w:rsidTr="00E51ABB">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34C5291E" w14:textId="0C3E4B8F" w:rsidR="00A53C95" w:rsidRPr="003825C5" w:rsidRDefault="00A53C95" w:rsidP="004602A9">
            <w:r w:rsidRPr="003825C5">
              <w:t xml:space="preserve">JS </w:t>
            </w:r>
          </w:p>
        </w:tc>
        <w:tc>
          <w:tcPr>
            <w:tcW w:w="4508" w:type="dxa"/>
          </w:tcPr>
          <w:p w14:paraId="0AC733C7" w14:textId="77777777" w:rsidR="00A53C95" w:rsidRPr="003825C5" w:rsidRDefault="00A53C95" w:rsidP="004602A9">
            <w:pPr>
              <w:cnfStyle w:val="000000000000" w:firstRow="0" w:lastRow="0" w:firstColumn="0" w:lastColumn="0" w:oddVBand="0" w:evenVBand="0" w:oddHBand="0" w:evenHBand="0" w:firstRowFirstColumn="0" w:firstRowLastColumn="0" w:lastRowFirstColumn="0" w:lastRowLastColumn="0"/>
            </w:pPr>
            <w:r w:rsidRPr="003825C5">
              <w:t>.js</w:t>
            </w:r>
          </w:p>
        </w:tc>
      </w:tr>
      <w:tr w:rsidR="00A53C95" w:rsidRPr="003825C5" w14:paraId="7364DCEB" w14:textId="77777777" w:rsidTr="00E51AB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08" w:type="dxa"/>
          </w:tcPr>
          <w:p w14:paraId="5B468BCF" w14:textId="77777777" w:rsidR="00A53C95" w:rsidRPr="003825C5" w:rsidRDefault="00A53C95" w:rsidP="004602A9">
            <w:r w:rsidRPr="003825C5">
              <w:t>CSS</w:t>
            </w:r>
          </w:p>
        </w:tc>
        <w:tc>
          <w:tcPr>
            <w:tcW w:w="4508" w:type="dxa"/>
          </w:tcPr>
          <w:p w14:paraId="3C6E6D53" w14:textId="77777777" w:rsidR="00A53C95" w:rsidRPr="003825C5" w:rsidRDefault="00A53C95" w:rsidP="004602A9">
            <w:pPr>
              <w:cnfStyle w:val="000000100000" w:firstRow="0" w:lastRow="0" w:firstColumn="0" w:lastColumn="0" w:oddVBand="0" w:evenVBand="0" w:oddHBand="1" w:evenHBand="0" w:firstRowFirstColumn="0" w:firstRowLastColumn="0" w:lastRowFirstColumn="0" w:lastRowLastColumn="0"/>
            </w:pPr>
            <w:r w:rsidRPr="003825C5">
              <w:t>.css</w:t>
            </w:r>
          </w:p>
        </w:tc>
      </w:tr>
      <w:tr w:rsidR="00A53C95" w:rsidRPr="003825C5" w14:paraId="5CB39A15" w14:textId="77777777" w:rsidTr="00E51ABB">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7F7C266B" w14:textId="4CE55B7B" w:rsidR="00A53C95" w:rsidRPr="003825C5" w:rsidRDefault="00A53C95" w:rsidP="004602A9">
            <w:r>
              <w:t xml:space="preserve">PHP </w:t>
            </w:r>
          </w:p>
        </w:tc>
        <w:tc>
          <w:tcPr>
            <w:tcW w:w="4508" w:type="dxa"/>
          </w:tcPr>
          <w:p w14:paraId="58DACB3C" w14:textId="77777777" w:rsidR="00A53C95" w:rsidRPr="003825C5" w:rsidRDefault="00A53C95" w:rsidP="004602A9">
            <w:pPr>
              <w:cnfStyle w:val="000000000000" w:firstRow="0" w:lastRow="0" w:firstColumn="0" w:lastColumn="0" w:oddVBand="0" w:evenVBand="0" w:oddHBand="0" w:evenHBand="0" w:firstRowFirstColumn="0" w:firstRowLastColumn="0" w:lastRowFirstColumn="0" w:lastRowLastColumn="0"/>
            </w:pPr>
            <w:r>
              <w:t>.php</w:t>
            </w:r>
          </w:p>
        </w:tc>
      </w:tr>
      <w:tr w:rsidR="00A53C95" w:rsidRPr="003825C5" w14:paraId="576DEE2F" w14:textId="77777777" w:rsidTr="00E51AB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08" w:type="dxa"/>
          </w:tcPr>
          <w:p w14:paraId="712AF6EF" w14:textId="15F34FCF" w:rsidR="00A53C95" w:rsidRDefault="00A53C95" w:rsidP="004602A9">
            <w:r>
              <w:t xml:space="preserve">Node </w:t>
            </w:r>
          </w:p>
        </w:tc>
        <w:tc>
          <w:tcPr>
            <w:tcW w:w="4508" w:type="dxa"/>
          </w:tcPr>
          <w:p w14:paraId="185030D4" w14:textId="77777777" w:rsidR="00A53C95" w:rsidRDefault="00A53C95" w:rsidP="004602A9">
            <w:pPr>
              <w:cnfStyle w:val="000000100000" w:firstRow="0" w:lastRow="0" w:firstColumn="0" w:lastColumn="0" w:oddVBand="0" w:evenVBand="0" w:oddHBand="1" w:evenHBand="0" w:firstRowFirstColumn="0" w:firstRowLastColumn="0" w:lastRowFirstColumn="0" w:lastRowLastColumn="0"/>
            </w:pPr>
            <w:r>
              <w:t>.js</w:t>
            </w:r>
          </w:p>
        </w:tc>
      </w:tr>
      <w:tr w:rsidR="00A53C95" w:rsidRPr="003825C5" w14:paraId="6B770578" w14:textId="77777777" w:rsidTr="00E51ABB">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2F57719E" w14:textId="32496EAC" w:rsidR="00A53C95" w:rsidRDefault="00A53C95" w:rsidP="004602A9">
            <w:r>
              <w:t xml:space="preserve">React </w:t>
            </w:r>
          </w:p>
        </w:tc>
        <w:tc>
          <w:tcPr>
            <w:tcW w:w="4508" w:type="dxa"/>
          </w:tcPr>
          <w:p w14:paraId="48AE8D7E" w14:textId="77777777" w:rsidR="00A53C95" w:rsidRDefault="00A53C95" w:rsidP="004602A9">
            <w:pPr>
              <w:cnfStyle w:val="000000000000" w:firstRow="0" w:lastRow="0" w:firstColumn="0" w:lastColumn="0" w:oddVBand="0" w:evenVBand="0" w:oddHBand="0" w:evenHBand="0" w:firstRowFirstColumn="0" w:firstRowLastColumn="0" w:lastRowFirstColumn="0" w:lastRowLastColumn="0"/>
            </w:pPr>
            <w:r>
              <w:t>.jsx</w:t>
            </w:r>
          </w:p>
        </w:tc>
      </w:tr>
      <w:tr w:rsidR="00A53C95" w:rsidRPr="003825C5" w14:paraId="3E170829" w14:textId="77777777" w:rsidTr="00E51AB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08" w:type="dxa"/>
          </w:tcPr>
          <w:p w14:paraId="5019BF9C" w14:textId="46279859" w:rsidR="00A53C95" w:rsidRDefault="00A53C95" w:rsidP="004602A9">
            <w:r>
              <w:t xml:space="preserve">Python </w:t>
            </w:r>
          </w:p>
        </w:tc>
        <w:tc>
          <w:tcPr>
            <w:tcW w:w="4508" w:type="dxa"/>
          </w:tcPr>
          <w:p w14:paraId="06D8969F" w14:textId="77777777" w:rsidR="00A53C95" w:rsidRDefault="00A53C95" w:rsidP="004602A9">
            <w:pPr>
              <w:cnfStyle w:val="000000100000" w:firstRow="0" w:lastRow="0" w:firstColumn="0" w:lastColumn="0" w:oddVBand="0" w:evenVBand="0" w:oddHBand="1" w:evenHBand="0" w:firstRowFirstColumn="0" w:firstRowLastColumn="0" w:lastRowFirstColumn="0" w:lastRowLastColumn="0"/>
            </w:pPr>
            <w:r>
              <w:t>.py</w:t>
            </w:r>
          </w:p>
        </w:tc>
      </w:tr>
      <w:tr w:rsidR="00E51ABB" w:rsidRPr="003825C5" w14:paraId="78F87EFC" w14:textId="77777777" w:rsidTr="00E51ABB">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13138187" w14:textId="780C5C54" w:rsidR="00E51ABB" w:rsidRDefault="00E51ABB" w:rsidP="004602A9">
            <w:r>
              <w:t xml:space="preserve">JSON </w:t>
            </w:r>
          </w:p>
        </w:tc>
        <w:tc>
          <w:tcPr>
            <w:tcW w:w="4508" w:type="dxa"/>
          </w:tcPr>
          <w:p w14:paraId="6E5CCB84" w14:textId="79E602E6" w:rsidR="00E51ABB" w:rsidRDefault="00E51ABB" w:rsidP="004602A9">
            <w:pPr>
              <w:cnfStyle w:val="000000000000" w:firstRow="0" w:lastRow="0" w:firstColumn="0" w:lastColumn="0" w:oddVBand="0" w:evenVBand="0" w:oddHBand="0" w:evenHBand="0" w:firstRowFirstColumn="0" w:firstRowLastColumn="0" w:lastRowFirstColumn="0" w:lastRowLastColumn="0"/>
            </w:pPr>
            <w:r>
              <w:t>.json</w:t>
            </w:r>
          </w:p>
        </w:tc>
      </w:tr>
      <w:tr w:rsidR="00E51ABB" w:rsidRPr="003825C5" w14:paraId="08336FF1" w14:textId="77777777" w:rsidTr="00E51AB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08" w:type="dxa"/>
          </w:tcPr>
          <w:p w14:paraId="49F5EDA6" w14:textId="0D3F0618" w:rsidR="00E51ABB" w:rsidRDefault="00E51ABB" w:rsidP="004602A9">
            <w:r>
              <w:t xml:space="preserve">XML </w:t>
            </w:r>
          </w:p>
        </w:tc>
        <w:tc>
          <w:tcPr>
            <w:tcW w:w="4508" w:type="dxa"/>
          </w:tcPr>
          <w:p w14:paraId="7AAADED4" w14:textId="2391FDAE" w:rsidR="00E51ABB" w:rsidRDefault="00E51ABB" w:rsidP="004602A9">
            <w:pPr>
              <w:cnfStyle w:val="000000100000" w:firstRow="0" w:lastRow="0" w:firstColumn="0" w:lastColumn="0" w:oddVBand="0" w:evenVBand="0" w:oddHBand="1" w:evenHBand="0" w:firstRowFirstColumn="0" w:firstRowLastColumn="0" w:lastRowFirstColumn="0" w:lastRowLastColumn="0"/>
            </w:pPr>
            <w:r>
              <w:t>.xml</w:t>
            </w:r>
          </w:p>
        </w:tc>
      </w:tr>
    </w:tbl>
    <w:p w14:paraId="14A0E1CB" w14:textId="77777777" w:rsidR="00A53C95" w:rsidRDefault="00A53C95" w:rsidP="00A53C95"/>
    <w:p w14:paraId="7B02D480" w14:textId="2572036A" w:rsidR="00A53C95" w:rsidRDefault="00A53C95" w:rsidP="00A53C95">
      <w:pPr>
        <w:pStyle w:val="Heading1"/>
      </w:pPr>
      <w:bookmarkStart w:id="1326" w:name="_Ref112837030"/>
      <w:bookmarkStart w:id="1327" w:name="_Toc144137662"/>
      <w:r>
        <w:lastRenderedPageBreak/>
        <w:t xml:space="preserve">Appendix </w:t>
      </w:r>
      <w:r w:rsidR="00A82981">
        <w:t>C</w:t>
      </w:r>
      <w:r w:rsidR="00541C0E">
        <w:t>:</w:t>
      </w:r>
      <w:r>
        <w:t xml:space="preserve"> </w:t>
      </w:r>
      <w:r w:rsidR="00541C0E">
        <w:t>Site Folder Structure</w:t>
      </w:r>
      <w:bookmarkEnd w:id="1326"/>
      <w:bookmarkEnd w:id="1327"/>
    </w:p>
    <w:p w14:paraId="369F35B3" w14:textId="472D1475" w:rsidR="00A53C95" w:rsidRDefault="00A53C95" w:rsidP="00A53C95">
      <w:r>
        <w:t xml:space="preserve">The </w:t>
      </w:r>
      <w:r w:rsidR="00F91C73">
        <w:t xml:space="preserve">diagram below outlines </w:t>
      </w:r>
      <w:r w:rsidR="00946DD3">
        <w:t xml:space="preserve">a folder structure for the portfolio from </w:t>
      </w:r>
      <w:r w:rsidR="00A82981">
        <w:t>Phase</w:t>
      </w:r>
      <w:r w:rsidR="00946DD3">
        <w:t xml:space="preserve"> 1 to </w:t>
      </w:r>
      <w:r w:rsidR="00A82981">
        <w:t>P</w:t>
      </w:r>
      <w:r w:rsidR="00946DD3">
        <w:t>hase 4</w:t>
      </w:r>
      <w:r w:rsidR="00F91C73">
        <w:t>:</w:t>
      </w:r>
    </w:p>
    <w:p w14:paraId="14DBEFF8" w14:textId="00D19401" w:rsidR="00A53C95" w:rsidRDefault="00A53C95" w:rsidP="00A53C95">
      <w:r>
        <w:rPr>
          <w:noProof/>
          <w:lang w:eastAsia="en-AU"/>
        </w:rPr>
        <w:drawing>
          <wp:inline distT="0" distB="0" distL="0" distR="0" wp14:anchorId="6BD1A762" wp14:editId="005EA0AF">
            <wp:extent cx="6489700" cy="3200400"/>
            <wp:effectExtent l="0" t="0" r="25400" b="0"/>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2" r:lo="rId33" r:qs="rId34" r:cs="rId35"/>
              </a:graphicData>
            </a:graphic>
          </wp:inline>
        </w:drawing>
      </w:r>
    </w:p>
    <w:p w14:paraId="6577E060" w14:textId="42E79FA3" w:rsidR="00DC7FE5" w:rsidRDefault="00DC7FE5" w:rsidP="00245C5E"/>
    <w:p w14:paraId="4068ED1A" w14:textId="77777777" w:rsidR="00DC7FE5" w:rsidRDefault="00DC7FE5" w:rsidP="00245C5E"/>
    <w:p w14:paraId="63685589" w14:textId="53CF18AE" w:rsidR="007D2FEF" w:rsidRDefault="001C232A" w:rsidP="001C232A">
      <w:pPr>
        <w:pStyle w:val="Heading1"/>
        <w:rPr>
          <w:ins w:id="1328" w:author="Adrian Gould" w:date="2023-08-28T14:46:00Z"/>
        </w:rPr>
      </w:pPr>
      <w:bookmarkStart w:id="1329" w:name="_Toc144137663"/>
      <w:ins w:id="1330" w:author="Adrian Gould" w:date="2023-08-28T14:29:00Z">
        <w:r>
          <w:lastRenderedPageBreak/>
          <w:t>Appendix D: Sample Wireframes</w:t>
        </w:r>
      </w:ins>
      <w:bookmarkEnd w:id="1329"/>
    </w:p>
    <w:p w14:paraId="4C1E3254" w14:textId="0E0EB73D" w:rsidR="00332D15" w:rsidRDefault="00332D15" w:rsidP="00332D15">
      <w:pPr>
        <w:rPr>
          <w:ins w:id="1331" w:author="Adrian Gould" w:date="2023-08-28T14:46:00Z"/>
        </w:rPr>
      </w:pPr>
      <w:ins w:id="1332" w:author="Adrian Gould" w:date="2023-08-28T14:46:00Z">
        <w:r>
          <w:t>These layouts provide the options you will use in your work.</w:t>
        </w:r>
      </w:ins>
    </w:p>
    <w:p w14:paraId="21D78FAC" w14:textId="606E77C4" w:rsidR="00332D15" w:rsidRDefault="00332D15" w:rsidP="00332D15">
      <w:pPr>
        <w:rPr>
          <w:ins w:id="1333" w:author="Adrian Gould" w:date="2023-08-28T14:47:00Z"/>
        </w:rPr>
      </w:pPr>
      <w:ins w:id="1334" w:author="Adrian Gould" w:date="2023-08-28T14:46:00Z">
        <w:r>
          <w:t xml:space="preserve">A basic Mobile First layout (Mobile Phone) and a basic Desktop (1024px wide screen) </w:t>
        </w:r>
      </w:ins>
      <w:ins w:id="1335" w:author="Adrian Gould" w:date="2023-08-28T14:47:00Z">
        <w:r>
          <w:t>layout is provided, with options for various components of the page.</w:t>
        </w:r>
      </w:ins>
    </w:p>
    <w:p w14:paraId="2957366A" w14:textId="7370DFD0" w:rsidR="00332D15" w:rsidRDefault="00332D15" w:rsidP="00332D15">
      <w:pPr>
        <w:rPr>
          <w:ins w:id="1336" w:author="Adrian Gould" w:date="2023-08-28T14:47:00Z"/>
        </w:rPr>
      </w:pPr>
      <w:ins w:id="1337" w:author="Adrian Gould" w:date="2023-08-28T14:47:00Z">
        <w:r>
          <w:t>Each page has:</w:t>
        </w:r>
      </w:ins>
    </w:p>
    <w:p w14:paraId="611C2F7C" w14:textId="7A428A95" w:rsidR="00332D15" w:rsidRDefault="00332D15">
      <w:pPr>
        <w:pStyle w:val="ListParagraph"/>
        <w:numPr>
          <w:ilvl w:val="0"/>
          <w:numId w:val="37"/>
        </w:numPr>
        <w:rPr>
          <w:ins w:id="1338" w:author="Adrian Gould" w:date="2023-08-28T14:47:00Z"/>
        </w:rPr>
        <w:pPrChange w:id="1339" w:author="Adrian Gould" w:date="2023-08-28T14:47:00Z">
          <w:pPr/>
        </w:pPrChange>
      </w:pPr>
      <w:ins w:id="1340" w:author="Adrian Gould" w:date="2023-08-28T14:47:00Z">
        <w:r>
          <w:t>Header</w:t>
        </w:r>
      </w:ins>
    </w:p>
    <w:p w14:paraId="470F0914" w14:textId="162A63D9" w:rsidR="00332D15" w:rsidRDefault="00332D15">
      <w:pPr>
        <w:pStyle w:val="ListParagraph"/>
        <w:numPr>
          <w:ilvl w:val="0"/>
          <w:numId w:val="37"/>
        </w:numPr>
        <w:rPr>
          <w:ins w:id="1341" w:author="Adrian Gould" w:date="2023-08-28T14:47:00Z"/>
        </w:rPr>
        <w:pPrChange w:id="1342" w:author="Adrian Gould" w:date="2023-08-28T14:47:00Z">
          <w:pPr/>
        </w:pPrChange>
      </w:pPr>
      <w:ins w:id="1343" w:author="Adrian Gould" w:date="2023-08-28T14:47:00Z">
        <w:r>
          <w:t>Navigation</w:t>
        </w:r>
      </w:ins>
    </w:p>
    <w:p w14:paraId="3F012936" w14:textId="5A671E6E" w:rsidR="00332D15" w:rsidRDefault="00332D15">
      <w:pPr>
        <w:pStyle w:val="ListParagraph"/>
        <w:numPr>
          <w:ilvl w:val="0"/>
          <w:numId w:val="37"/>
        </w:numPr>
        <w:rPr>
          <w:ins w:id="1344" w:author="Adrian Gould" w:date="2023-08-28T14:47:00Z"/>
        </w:rPr>
        <w:pPrChange w:id="1345" w:author="Adrian Gould" w:date="2023-08-28T14:47:00Z">
          <w:pPr/>
        </w:pPrChange>
      </w:pPr>
      <w:ins w:id="1346" w:author="Adrian Gould" w:date="2023-08-28T14:47:00Z">
        <w:r>
          <w:t>Main</w:t>
        </w:r>
      </w:ins>
    </w:p>
    <w:p w14:paraId="4DD5D5E9" w14:textId="7B043B4C" w:rsidR="00332D15" w:rsidRDefault="00332D15">
      <w:pPr>
        <w:pStyle w:val="ListParagraph"/>
        <w:numPr>
          <w:ilvl w:val="0"/>
          <w:numId w:val="37"/>
        </w:numPr>
        <w:rPr>
          <w:ins w:id="1347" w:author="Adrian Gould" w:date="2023-08-28T14:47:00Z"/>
        </w:rPr>
        <w:pPrChange w:id="1348" w:author="Adrian Gould" w:date="2023-08-28T14:47:00Z">
          <w:pPr/>
        </w:pPrChange>
      </w:pPr>
      <w:ins w:id="1349" w:author="Adrian Gould" w:date="2023-08-28T14:47:00Z">
        <w:r>
          <w:t>Footer</w:t>
        </w:r>
      </w:ins>
    </w:p>
    <w:p w14:paraId="33DF782C" w14:textId="1F542DB0" w:rsidR="001C232A" w:rsidRDefault="001C232A" w:rsidP="001C232A">
      <w:pPr>
        <w:pStyle w:val="Heading2"/>
        <w:rPr>
          <w:ins w:id="1350" w:author="Adrian Gould" w:date="2023-08-28T14:33:00Z"/>
        </w:rPr>
      </w:pPr>
      <w:bookmarkStart w:id="1351" w:name="_Toc144137664"/>
      <w:ins w:id="1352" w:author="Adrian Gould" w:date="2023-08-28T14:31:00Z">
        <w:r>
          <w:t xml:space="preserve">Basic Layouts for </w:t>
        </w:r>
      </w:ins>
      <w:ins w:id="1353" w:author="Adrian Gould" w:date="2023-08-28T14:32:00Z">
        <w:r>
          <w:t>D</w:t>
        </w:r>
      </w:ins>
      <w:ins w:id="1354" w:author="Adrian Gould" w:date="2023-08-28T14:31:00Z">
        <w:r>
          <w:t>esktop and Mobile</w:t>
        </w:r>
      </w:ins>
      <w:bookmarkEnd w:id="1351"/>
    </w:p>
    <w:p w14:paraId="26277C26" w14:textId="01BAA13E" w:rsidR="001C232A" w:rsidRPr="001C232A" w:rsidRDefault="001C232A" w:rsidP="001C232A">
      <w:pPr>
        <w:rPr>
          <w:ins w:id="1355" w:author="Adrian Gould" w:date="2023-08-28T14:31:00Z"/>
        </w:rPr>
      </w:pPr>
      <w:ins w:id="1356" w:author="Adrian Gould" w:date="2023-08-28T14:33:00Z">
        <w:r>
          <w:t xml:space="preserve">Desktop Layout on </w:t>
        </w:r>
      </w:ins>
      <w:ins w:id="1357" w:author="Adrian Gould" w:date="2023-08-28T14:36:00Z">
        <w:r>
          <w:t>Right</w:t>
        </w:r>
      </w:ins>
      <w:ins w:id="1358" w:author="Adrian Gould" w:date="2023-08-28T14:33:00Z">
        <w:r>
          <w:t xml:space="preserve">, Mobile on </w:t>
        </w:r>
      </w:ins>
      <w:ins w:id="1359" w:author="Adrian Gould" w:date="2023-08-28T14:36:00Z">
        <w:r>
          <w:t>Left</w:t>
        </w:r>
      </w:ins>
    </w:p>
    <w:p w14:paraId="1C67D705" w14:textId="2FED91BB" w:rsidR="001C232A" w:rsidRDefault="001C232A">
      <w:pPr>
        <w:tabs>
          <w:tab w:val="left" w:pos="5103"/>
        </w:tabs>
        <w:rPr>
          <w:ins w:id="1360" w:author="Adrian Gould" w:date="2023-08-28T14:32:00Z"/>
        </w:rPr>
        <w:pPrChange w:id="1361" w:author="Adrian Gould" w:date="2023-08-28T14:48:00Z">
          <w:pPr/>
        </w:pPrChange>
      </w:pPr>
      <w:ins w:id="1362" w:author="Adrian Gould" w:date="2023-08-28T14:36:00Z">
        <w:r>
          <w:rPr>
            <w:noProof/>
          </w:rPr>
          <w:drawing>
            <wp:inline distT="0" distB="0" distL="0" distR="0" wp14:anchorId="34AAE417" wp14:editId="62E1132A">
              <wp:extent cx="1107629" cy="2404800"/>
              <wp:effectExtent l="0" t="0" r="0" b="0"/>
              <wp:docPr id="41962717" name="Picture 419627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62717" name="Picture 41962717"/>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107629" cy="2404800"/>
                      </a:xfrm>
                      <a:prstGeom prst="rect">
                        <a:avLst/>
                      </a:prstGeom>
                    </pic:spPr>
                  </pic:pic>
                </a:graphicData>
              </a:graphic>
            </wp:inline>
          </w:drawing>
        </w:r>
        <w:r>
          <w:tab/>
        </w:r>
      </w:ins>
      <w:ins w:id="1363" w:author="Adrian Gould" w:date="2023-08-28T14:31:00Z">
        <w:r>
          <w:rPr>
            <w:noProof/>
          </w:rPr>
          <w:drawing>
            <wp:inline distT="0" distB="0" distL="0" distR="0" wp14:anchorId="452E6CA9" wp14:editId="24C634B7">
              <wp:extent cx="3206400" cy="2404800"/>
              <wp:effectExtent l="0" t="0" r="0" b="0"/>
              <wp:docPr id="527659345" name="Picture 527659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659345" name="Picture 527659345"/>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206400" cy="2404800"/>
                      </a:xfrm>
                      <a:prstGeom prst="rect">
                        <a:avLst/>
                      </a:prstGeom>
                    </pic:spPr>
                  </pic:pic>
                </a:graphicData>
              </a:graphic>
            </wp:inline>
          </w:drawing>
        </w:r>
      </w:ins>
    </w:p>
    <w:p w14:paraId="0E4E79FD" w14:textId="77777777" w:rsidR="00332D15" w:rsidRDefault="00332D15">
      <w:pPr>
        <w:spacing w:before="0" w:after="0" w:line="240" w:lineRule="auto"/>
        <w:rPr>
          <w:ins w:id="1364" w:author="Adrian Gould" w:date="2023-08-28T14:48:00Z"/>
          <w:b/>
          <w:bCs w:val="0"/>
          <w:color w:val="D9272E"/>
          <w:sz w:val="28"/>
        </w:rPr>
      </w:pPr>
      <w:ins w:id="1365" w:author="Adrian Gould" w:date="2023-08-28T14:48:00Z">
        <w:r>
          <w:br w:type="page"/>
        </w:r>
      </w:ins>
    </w:p>
    <w:p w14:paraId="142D7762" w14:textId="2554B403" w:rsidR="001C232A" w:rsidRDefault="001C232A">
      <w:pPr>
        <w:pStyle w:val="Heading2"/>
        <w:rPr>
          <w:ins w:id="1366" w:author="Adrian Gould" w:date="2023-08-28T14:32:00Z"/>
        </w:rPr>
        <w:pPrChange w:id="1367" w:author="Adrian Gould" w:date="2023-08-28T14:32:00Z">
          <w:pPr/>
        </w:pPrChange>
      </w:pPr>
      <w:bookmarkStart w:id="1368" w:name="_Toc144137665"/>
      <w:ins w:id="1369" w:author="Adrian Gould" w:date="2023-08-28T14:32:00Z">
        <w:r>
          <w:lastRenderedPageBreak/>
          <w:t>Basic Layouts with Articles for Mobile and Desktop</w:t>
        </w:r>
        <w:bookmarkEnd w:id="1368"/>
      </w:ins>
    </w:p>
    <w:p w14:paraId="7E1E35CD" w14:textId="3CBC519F" w:rsidR="001C232A" w:rsidRPr="001C232A" w:rsidRDefault="001C232A" w:rsidP="001C232A">
      <w:pPr>
        <w:rPr>
          <w:ins w:id="1370" w:author="Adrian Gould" w:date="2023-08-28T14:33:00Z"/>
        </w:rPr>
      </w:pPr>
      <w:ins w:id="1371" w:author="Adrian Gould" w:date="2023-08-28T14:33:00Z">
        <w:r>
          <w:t>Desktop Layout on Right (3 options), Mobile on Left</w:t>
        </w:r>
      </w:ins>
    </w:p>
    <w:p w14:paraId="59371403" w14:textId="61BED33E" w:rsidR="001C232A" w:rsidRDefault="001C232A">
      <w:pPr>
        <w:tabs>
          <w:tab w:val="left" w:pos="5103"/>
        </w:tabs>
        <w:pPrChange w:id="1372" w:author="Adrian Gould" w:date="2023-08-28T14:48:00Z">
          <w:pPr/>
        </w:pPrChange>
      </w:pPr>
      <w:ins w:id="1373" w:author="Adrian Gould" w:date="2023-08-28T14:33:00Z">
        <w:r>
          <w:rPr>
            <w:noProof/>
          </w:rPr>
          <w:drawing>
            <wp:inline distT="0" distB="0" distL="0" distR="0" wp14:anchorId="494F4600" wp14:editId="57F31DAC">
              <wp:extent cx="1107629" cy="2404800"/>
              <wp:effectExtent l="0" t="0" r="0" b="0"/>
              <wp:docPr id="1342040081" name="Picture 13420400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040081" name="Picture 134204008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107629" cy="2404800"/>
                      </a:xfrm>
                      <a:prstGeom prst="rect">
                        <a:avLst/>
                      </a:prstGeom>
                    </pic:spPr>
                  </pic:pic>
                </a:graphicData>
              </a:graphic>
            </wp:inline>
          </w:drawing>
        </w:r>
      </w:ins>
      <w:ins w:id="1374" w:author="Adrian Gould" w:date="2023-08-28T14:34:00Z">
        <w:r>
          <w:tab/>
        </w:r>
        <w:r>
          <w:rPr>
            <w:noProof/>
          </w:rPr>
          <w:drawing>
            <wp:inline distT="0" distB="0" distL="0" distR="0" wp14:anchorId="7DE0A806" wp14:editId="17E56F7F">
              <wp:extent cx="3204000" cy="2403000"/>
              <wp:effectExtent l="0" t="0" r="0" b="0"/>
              <wp:docPr id="1352073581" name="Picture 13520735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073581" name="Picture 1352073581"/>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204000" cy="2403000"/>
                      </a:xfrm>
                      <a:prstGeom prst="rect">
                        <a:avLst/>
                      </a:prstGeom>
                    </pic:spPr>
                  </pic:pic>
                </a:graphicData>
              </a:graphic>
            </wp:inline>
          </w:drawing>
        </w:r>
      </w:ins>
    </w:p>
    <w:p w14:paraId="6E863098" w14:textId="64AE207B" w:rsidR="007D2FEF" w:rsidRDefault="001C232A" w:rsidP="00245C5E">
      <w:ins w:id="1375" w:author="Adrian Gould" w:date="2023-08-28T14:30:00Z">
        <w:r>
          <w:rPr>
            <w:noProof/>
          </w:rPr>
          <w:drawing>
            <wp:inline distT="0" distB="0" distL="0" distR="0" wp14:anchorId="61BB8C45" wp14:editId="36092537">
              <wp:extent cx="3204000" cy="2403000"/>
              <wp:effectExtent l="0" t="0" r="0" b="0"/>
              <wp:docPr id="843372108" name="Picture 843372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372108" name="Picture 843372108"/>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204000" cy="2403000"/>
                      </a:xfrm>
                      <a:prstGeom prst="rect">
                        <a:avLst/>
                      </a:prstGeom>
                    </pic:spPr>
                  </pic:pic>
                </a:graphicData>
              </a:graphic>
            </wp:inline>
          </w:drawing>
        </w:r>
      </w:ins>
      <w:ins w:id="1376" w:author="Adrian Gould" w:date="2023-08-28T14:35:00Z">
        <w:r>
          <w:t xml:space="preserve"> </w:t>
        </w:r>
      </w:ins>
      <w:ins w:id="1377" w:author="Adrian Gould" w:date="2023-08-28T14:30:00Z">
        <w:r>
          <w:rPr>
            <w:noProof/>
          </w:rPr>
          <w:drawing>
            <wp:inline distT="0" distB="0" distL="0" distR="0" wp14:anchorId="1295854A" wp14:editId="0B617D1B">
              <wp:extent cx="3204000" cy="2403000"/>
              <wp:effectExtent l="0" t="0" r="0" b="0"/>
              <wp:docPr id="485739433" name="Picture 485739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739433" name="Picture 485739433"/>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204000" cy="2403000"/>
                      </a:xfrm>
                      <a:prstGeom prst="rect">
                        <a:avLst/>
                      </a:prstGeom>
                    </pic:spPr>
                  </pic:pic>
                </a:graphicData>
              </a:graphic>
            </wp:inline>
          </w:drawing>
        </w:r>
      </w:ins>
    </w:p>
    <w:p w14:paraId="6BC32666" w14:textId="66867BA2" w:rsidR="007D2FEF" w:rsidDel="00332D15" w:rsidRDefault="007D2FEF" w:rsidP="00332D15">
      <w:pPr>
        <w:pStyle w:val="Heading2"/>
        <w:rPr>
          <w:del w:id="1378" w:author="Adrian Gould" w:date="2023-08-28T14:45:00Z"/>
        </w:rPr>
      </w:pPr>
    </w:p>
    <w:p w14:paraId="40EEDD08" w14:textId="77777777" w:rsidR="00332D15" w:rsidRDefault="00332D15">
      <w:pPr>
        <w:spacing w:before="0" w:after="0" w:line="240" w:lineRule="auto"/>
        <w:rPr>
          <w:ins w:id="1379" w:author="Adrian Gould" w:date="2023-08-28T14:48:00Z"/>
          <w:b/>
          <w:bCs w:val="0"/>
          <w:color w:val="D9272E"/>
          <w:sz w:val="28"/>
        </w:rPr>
      </w:pPr>
      <w:ins w:id="1380" w:author="Adrian Gould" w:date="2023-08-28T14:48:00Z">
        <w:r>
          <w:br w:type="page"/>
        </w:r>
      </w:ins>
    </w:p>
    <w:p w14:paraId="6C3AADA3" w14:textId="6A097942" w:rsidR="001C232A" w:rsidRDefault="001C232A">
      <w:pPr>
        <w:pStyle w:val="Heading2"/>
        <w:rPr>
          <w:ins w:id="1381" w:author="Adrian Gould" w:date="2023-08-28T14:37:00Z"/>
        </w:rPr>
        <w:pPrChange w:id="1382" w:author="Adrian Gould" w:date="2023-08-28T14:45:00Z">
          <w:pPr/>
        </w:pPrChange>
      </w:pPr>
      <w:bookmarkStart w:id="1383" w:name="_Toc144137666"/>
      <w:ins w:id="1384" w:author="Adrian Gould" w:date="2023-08-28T14:37:00Z">
        <w:r>
          <w:lastRenderedPageBreak/>
          <w:t>Header &amp; Navigation</w:t>
        </w:r>
      </w:ins>
      <w:ins w:id="1385" w:author="Adrian Gould" w:date="2023-08-28T14:38:00Z">
        <w:r>
          <w:t xml:space="preserve"> Layout Options</w:t>
        </w:r>
      </w:ins>
      <w:bookmarkEnd w:id="1383"/>
    </w:p>
    <w:p w14:paraId="46B63F50" w14:textId="5D8997AC" w:rsidR="001C232A" w:rsidRDefault="00332D15" w:rsidP="00245C5E">
      <w:pPr>
        <w:rPr>
          <w:ins w:id="1386" w:author="Adrian Gould" w:date="2023-08-28T14:37:00Z"/>
        </w:rPr>
      </w:pPr>
      <w:ins w:id="1387" w:author="Adrian Gould" w:date="2023-08-28T14:44:00Z">
        <w:r>
          <w:rPr>
            <w:noProof/>
          </w:rPr>
          <w:drawing>
            <wp:inline distT="0" distB="0" distL="0" distR="0" wp14:anchorId="336699B1" wp14:editId="6C489FC9">
              <wp:extent cx="5399193" cy="3233237"/>
              <wp:effectExtent l="0" t="0" r="0" b="5715"/>
              <wp:docPr id="796496825" name="Picture 796496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496825" name="Picture 796496825"/>
                      <pic:cNvPicPr/>
                    </pic:nvPicPr>
                    <pic:blipFill rotWithShape="1">
                      <a:blip r:embed="rId43" cstate="print">
                        <a:extLst>
                          <a:ext uri="{28A0092B-C50C-407E-A947-70E740481C1C}">
                            <a14:useLocalDpi xmlns:a14="http://schemas.microsoft.com/office/drawing/2010/main" val="0"/>
                          </a:ext>
                        </a:extLst>
                      </a:blip>
                      <a:srcRect b="20155"/>
                      <a:stretch/>
                    </pic:blipFill>
                    <pic:spPr bwMode="auto">
                      <a:xfrm>
                        <a:off x="0" y="0"/>
                        <a:ext cx="5400000" cy="3233720"/>
                      </a:xfrm>
                      <a:prstGeom prst="rect">
                        <a:avLst/>
                      </a:prstGeom>
                      <a:ln>
                        <a:noFill/>
                      </a:ln>
                      <a:extLst>
                        <a:ext uri="{53640926-AAD7-44D8-BBD7-CCE9431645EC}">
                          <a14:shadowObscured xmlns:a14="http://schemas.microsoft.com/office/drawing/2010/main"/>
                        </a:ext>
                      </a:extLst>
                    </pic:spPr>
                  </pic:pic>
                </a:graphicData>
              </a:graphic>
            </wp:inline>
          </w:drawing>
        </w:r>
      </w:ins>
    </w:p>
    <w:p w14:paraId="55C23CD6" w14:textId="461BBF33" w:rsidR="00332D15" w:rsidRDefault="00332D15" w:rsidP="00332D15">
      <w:pPr>
        <w:pStyle w:val="Heading2"/>
        <w:rPr>
          <w:ins w:id="1388" w:author="Adrian Gould" w:date="2023-08-28T14:48:00Z"/>
        </w:rPr>
      </w:pPr>
      <w:bookmarkStart w:id="1389" w:name="_Toc144137667"/>
      <w:ins w:id="1390" w:author="Adrian Gould" w:date="2023-08-28T14:48:00Z">
        <w:r>
          <w:t>Footer Layout</w:t>
        </w:r>
      </w:ins>
      <w:ins w:id="1391" w:author="Adrian Gould" w:date="2023-08-28T15:21:00Z">
        <w:r w:rsidR="003A3538">
          <w:t xml:space="preserve"> Options (Desktop and </w:t>
        </w:r>
      </w:ins>
      <w:ins w:id="1392" w:author="Adrian Gould" w:date="2023-08-28T15:22:00Z">
        <w:r w:rsidR="003A3538">
          <w:t>Mobile)</w:t>
        </w:r>
      </w:ins>
      <w:bookmarkEnd w:id="1389"/>
    </w:p>
    <w:p w14:paraId="7956EFC9" w14:textId="4443C3D2" w:rsidR="00332D15" w:rsidRDefault="003A3538" w:rsidP="00332D15">
      <w:pPr>
        <w:rPr>
          <w:ins w:id="1393" w:author="Adrian Gould" w:date="2023-08-28T15:27:00Z"/>
        </w:rPr>
      </w:pPr>
      <w:ins w:id="1394" w:author="Adrian Gould" w:date="2023-08-28T15:22:00Z">
        <w:r>
          <w:rPr>
            <w:noProof/>
          </w:rPr>
          <w:drawing>
            <wp:inline distT="0" distB="0" distL="0" distR="0" wp14:anchorId="0FD15546" wp14:editId="218AFE40">
              <wp:extent cx="5400000" cy="4050000"/>
              <wp:effectExtent l="0" t="0" r="0" b="1905"/>
              <wp:docPr id="1507784494" name="Picture 1507784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784494" name="Picture 1507784494"/>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400000" cy="4050000"/>
                      </a:xfrm>
                      <a:prstGeom prst="rect">
                        <a:avLst/>
                      </a:prstGeom>
                    </pic:spPr>
                  </pic:pic>
                </a:graphicData>
              </a:graphic>
            </wp:inline>
          </w:drawing>
        </w:r>
      </w:ins>
    </w:p>
    <w:p w14:paraId="46E6291B" w14:textId="77777777" w:rsidR="003A3538" w:rsidRDefault="003A3538" w:rsidP="00332D15">
      <w:pPr>
        <w:rPr>
          <w:ins w:id="1395" w:author="Adrian Gould" w:date="2023-08-28T14:45:00Z"/>
        </w:rPr>
      </w:pPr>
    </w:p>
    <w:p w14:paraId="1739EC4E" w14:textId="1106E3FE" w:rsidR="00332D15" w:rsidRDefault="00332D15">
      <w:pPr>
        <w:pStyle w:val="Heading2"/>
        <w:rPr>
          <w:ins w:id="1396" w:author="Adrian Gould" w:date="2023-08-28T14:45:00Z"/>
        </w:rPr>
        <w:pPrChange w:id="1397" w:author="Adrian Gould" w:date="2023-08-28T14:45:00Z">
          <w:pPr/>
        </w:pPrChange>
      </w:pPr>
      <w:bookmarkStart w:id="1398" w:name="_Toc144137668"/>
      <w:ins w:id="1399" w:author="Adrian Gould" w:date="2023-08-28T14:45:00Z">
        <w:r>
          <w:lastRenderedPageBreak/>
          <w:t xml:space="preserve">Article Layouts </w:t>
        </w:r>
      </w:ins>
      <w:ins w:id="1400" w:author="Adrian Gould" w:date="2023-08-28T15:27:00Z">
        <w:r w:rsidR="003A3538">
          <w:t>&amp; Aside Layout</w:t>
        </w:r>
      </w:ins>
      <w:bookmarkEnd w:id="1398"/>
    </w:p>
    <w:p w14:paraId="242B3099" w14:textId="5A44CF94" w:rsidR="00332D15" w:rsidRDefault="003A3538" w:rsidP="00332D15">
      <w:pPr>
        <w:rPr>
          <w:ins w:id="1401" w:author="Adrian Gould" w:date="2023-08-28T14:45:00Z"/>
        </w:rPr>
      </w:pPr>
      <w:ins w:id="1402" w:author="Adrian Gould" w:date="2023-08-28T15:27:00Z">
        <w:r>
          <w:rPr>
            <w:noProof/>
          </w:rPr>
          <w:drawing>
            <wp:inline distT="0" distB="0" distL="0" distR="0" wp14:anchorId="7A76F482" wp14:editId="685860EB">
              <wp:extent cx="5040000" cy="3780000"/>
              <wp:effectExtent l="0" t="0" r="1905" b="5080"/>
              <wp:docPr id="1564168503" name="Picture 1564168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168503" name="Picture 1564168503"/>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040000" cy="3780000"/>
                      </a:xfrm>
                      <a:prstGeom prst="rect">
                        <a:avLst/>
                      </a:prstGeom>
                    </pic:spPr>
                  </pic:pic>
                </a:graphicData>
              </a:graphic>
            </wp:inline>
          </w:drawing>
        </w:r>
      </w:ins>
    </w:p>
    <w:p w14:paraId="137C1666" w14:textId="295541A0" w:rsidR="001C232A" w:rsidRDefault="001C232A">
      <w:pPr>
        <w:pStyle w:val="Heading2"/>
        <w:rPr>
          <w:ins w:id="1403" w:author="Adrian Gould" w:date="2023-08-28T14:38:00Z"/>
        </w:rPr>
        <w:pPrChange w:id="1404" w:author="Adrian Gould" w:date="2023-08-28T14:45:00Z">
          <w:pPr/>
        </w:pPrChange>
      </w:pPr>
      <w:bookmarkStart w:id="1405" w:name="_Toc144137669"/>
      <w:ins w:id="1406" w:author="Adrian Gould" w:date="2023-08-28T14:38:00Z">
        <w:r>
          <w:t>Image Layout</w:t>
        </w:r>
        <w:bookmarkEnd w:id="1405"/>
      </w:ins>
    </w:p>
    <w:p w14:paraId="006EEC65" w14:textId="5CA1FD70" w:rsidR="001C232A" w:rsidRDefault="0001567B" w:rsidP="00245C5E">
      <w:pPr>
        <w:rPr>
          <w:ins w:id="1407" w:author="Adrian Gould" w:date="2023-08-28T15:38:00Z"/>
        </w:rPr>
      </w:pPr>
      <w:ins w:id="1408" w:author="Adrian Gould" w:date="2023-08-28T15:40:00Z">
        <w:r>
          <w:rPr>
            <w:noProof/>
          </w:rPr>
          <w:lastRenderedPageBreak/>
          <w:drawing>
            <wp:inline distT="0" distB="0" distL="0" distR="0" wp14:anchorId="6F04ABC3" wp14:editId="3929CBC8">
              <wp:extent cx="5040000" cy="3780000"/>
              <wp:effectExtent l="0" t="0" r="1905" b="5080"/>
              <wp:docPr id="1181769711" name="Picture 1181769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769711" name="Picture 1181769711"/>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040000" cy="3780000"/>
                      </a:xfrm>
                      <a:prstGeom prst="rect">
                        <a:avLst/>
                      </a:prstGeom>
                    </pic:spPr>
                  </pic:pic>
                </a:graphicData>
              </a:graphic>
            </wp:inline>
          </w:drawing>
        </w:r>
      </w:ins>
    </w:p>
    <w:p w14:paraId="05516392" w14:textId="77777777" w:rsidR="0001567B" w:rsidRDefault="0001567B" w:rsidP="00245C5E">
      <w:pPr>
        <w:rPr>
          <w:ins w:id="1409" w:author="Adrian Gould" w:date="2023-08-28T15:38:00Z"/>
        </w:rPr>
      </w:pPr>
    </w:p>
    <w:p w14:paraId="116796F3" w14:textId="77777777" w:rsidR="0001567B" w:rsidRDefault="0001567B" w:rsidP="0001567B">
      <w:pPr>
        <w:rPr>
          <w:ins w:id="1410" w:author="Adrian Gould" w:date="2023-08-28T15:39:00Z"/>
        </w:rPr>
      </w:pPr>
      <w:ins w:id="1411" w:author="Adrian Gould" w:date="2023-08-28T15:39:00Z">
        <w:r>
          <w:rPr>
            <w:b/>
            <w:bCs w:val="0"/>
            <w:color w:val="D9272E"/>
            <w:sz w:val="28"/>
          </w:rPr>
          <w:t>Aside Section Layout</w:t>
        </w:r>
      </w:ins>
    </w:p>
    <w:p w14:paraId="4E16A02C" w14:textId="5838CA92" w:rsidR="0001567B" w:rsidRDefault="0001567B" w:rsidP="0001567B">
      <w:pPr>
        <w:rPr>
          <w:ins w:id="1412" w:author="Adrian Gould" w:date="2023-08-28T15:39:00Z"/>
        </w:rPr>
      </w:pPr>
      <w:ins w:id="1413" w:author="Adrian Gould" w:date="2023-08-28T15:39:00Z">
        <w:r>
          <w:rPr>
            <w:noProof/>
          </w:rPr>
          <w:drawing>
            <wp:inline distT="0" distB="0" distL="0" distR="0" wp14:anchorId="550BA527" wp14:editId="40D5E253">
              <wp:extent cx="5039360" cy="3312543"/>
              <wp:effectExtent l="0" t="0" r="2540" b="2540"/>
              <wp:docPr id="727986140" name="Picture 727986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986140" name="Picture 727986140"/>
                      <pic:cNvPicPr/>
                    </pic:nvPicPr>
                    <pic:blipFill rotWithShape="1">
                      <a:blip r:embed="rId47" cstate="print">
                        <a:extLst>
                          <a:ext uri="{28A0092B-C50C-407E-A947-70E740481C1C}">
                            <a14:useLocalDpi xmlns:a14="http://schemas.microsoft.com/office/drawing/2010/main" val="0"/>
                          </a:ext>
                        </a:extLst>
                      </a:blip>
                      <a:srcRect b="12356"/>
                      <a:stretch/>
                    </pic:blipFill>
                    <pic:spPr bwMode="auto">
                      <a:xfrm>
                        <a:off x="0" y="0"/>
                        <a:ext cx="5040000" cy="3312964"/>
                      </a:xfrm>
                      <a:prstGeom prst="rect">
                        <a:avLst/>
                      </a:prstGeom>
                      <a:ln>
                        <a:noFill/>
                      </a:ln>
                      <a:extLst>
                        <a:ext uri="{53640926-AAD7-44D8-BBD7-CCE9431645EC}">
                          <a14:shadowObscured xmlns:a14="http://schemas.microsoft.com/office/drawing/2010/main"/>
                        </a:ext>
                      </a:extLst>
                    </pic:spPr>
                  </pic:pic>
                </a:graphicData>
              </a:graphic>
            </wp:inline>
          </w:drawing>
        </w:r>
      </w:ins>
    </w:p>
    <w:p w14:paraId="39A02D60" w14:textId="3F819CE6" w:rsidR="0001567B" w:rsidRDefault="0001567B">
      <w:pPr>
        <w:pStyle w:val="Heading2"/>
        <w:rPr>
          <w:ins w:id="1414" w:author="Adrian Gould" w:date="2023-08-28T15:39:00Z"/>
        </w:rPr>
        <w:pPrChange w:id="1415" w:author="Adrian Gould" w:date="2023-08-28T15:39:00Z">
          <w:pPr/>
        </w:pPrChange>
      </w:pPr>
      <w:bookmarkStart w:id="1416" w:name="_Toc144137670"/>
      <w:ins w:id="1417" w:author="Adrian Gould" w:date="2023-08-28T15:39:00Z">
        <w:r>
          <w:t>Aside Content Layout</w:t>
        </w:r>
        <w:bookmarkEnd w:id="1416"/>
      </w:ins>
    </w:p>
    <w:p w14:paraId="26B8B737" w14:textId="21F756B5" w:rsidR="0001567B" w:rsidRDefault="0001567B" w:rsidP="00245C5E">
      <w:pPr>
        <w:rPr>
          <w:ins w:id="1418" w:author="Adrian Gould" w:date="2023-08-28T15:38:00Z"/>
        </w:rPr>
      </w:pPr>
      <w:ins w:id="1419" w:author="Adrian Gould" w:date="2023-08-28T15:39:00Z">
        <w:r>
          <w:rPr>
            <w:noProof/>
          </w:rPr>
          <w:lastRenderedPageBreak/>
          <w:drawing>
            <wp:inline distT="0" distB="0" distL="0" distR="0" wp14:anchorId="6C275083" wp14:editId="35D82A27">
              <wp:extent cx="5039360" cy="3364301"/>
              <wp:effectExtent l="0" t="0" r="2540" b="1270"/>
              <wp:docPr id="166760762" name="Picture 1667607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60762" name="Picture 166760762"/>
                      <pic:cNvPicPr/>
                    </pic:nvPicPr>
                    <pic:blipFill rotWithShape="1">
                      <a:blip r:embed="rId47" cstate="print">
                        <a:extLst>
                          <a:ext uri="{28A0092B-C50C-407E-A947-70E740481C1C}">
                            <a14:useLocalDpi xmlns:a14="http://schemas.microsoft.com/office/drawing/2010/main" val="0"/>
                          </a:ext>
                        </a:extLst>
                      </a:blip>
                      <a:srcRect b="10986"/>
                      <a:stretch/>
                    </pic:blipFill>
                    <pic:spPr bwMode="auto">
                      <a:xfrm>
                        <a:off x="0" y="0"/>
                        <a:ext cx="5040000" cy="3364728"/>
                      </a:xfrm>
                      <a:prstGeom prst="rect">
                        <a:avLst/>
                      </a:prstGeom>
                      <a:ln>
                        <a:noFill/>
                      </a:ln>
                      <a:extLst>
                        <a:ext uri="{53640926-AAD7-44D8-BBD7-CCE9431645EC}">
                          <a14:shadowObscured xmlns:a14="http://schemas.microsoft.com/office/drawing/2010/main"/>
                        </a:ext>
                      </a:extLst>
                    </pic:spPr>
                  </pic:pic>
                </a:graphicData>
              </a:graphic>
            </wp:inline>
          </w:drawing>
        </w:r>
      </w:ins>
    </w:p>
    <w:p w14:paraId="0FE356D2" w14:textId="77777777" w:rsidR="0001567B" w:rsidRDefault="0001567B" w:rsidP="00245C5E">
      <w:pPr>
        <w:rPr>
          <w:ins w:id="1420" w:author="Adrian Gould" w:date="2023-08-28T17:23:00Z"/>
        </w:rPr>
      </w:pPr>
    </w:p>
    <w:p w14:paraId="2729E5FE" w14:textId="2D366DE5" w:rsidR="00254098" w:rsidRDefault="00254098" w:rsidP="00254098">
      <w:pPr>
        <w:pStyle w:val="Heading1"/>
        <w:rPr>
          <w:ins w:id="1421" w:author="Adrian Gould" w:date="2023-08-28T17:24:00Z"/>
        </w:rPr>
      </w:pPr>
      <w:bookmarkStart w:id="1422" w:name="_Ref144136020"/>
      <w:bookmarkStart w:id="1423" w:name="_Toc144137671"/>
      <w:ins w:id="1424" w:author="Adrian Gould" w:date="2023-08-28T17:24:00Z">
        <w:r>
          <w:lastRenderedPageBreak/>
          <w:t>Appendix E: Con</w:t>
        </w:r>
      </w:ins>
      <w:ins w:id="1425" w:author="Adrian Gould" w:date="2023-08-28T17:25:00Z">
        <w:r>
          <w:t>t</w:t>
        </w:r>
      </w:ins>
      <w:ins w:id="1426" w:author="Adrian Gould" w:date="2023-08-28T17:24:00Z">
        <w:r>
          <w:t>ent for Phase 3</w:t>
        </w:r>
        <w:bookmarkEnd w:id="1422"/>
        <w:bookmarkEnd w:id="1423"/>
      </w:ins>
    </w:p>
    <w:p w14:paraId="1205DB96" w14:textId="77777777" w:rsidR="00254098" w:rsidRPr="00254098" w:rsidRDefault="00254098">
      <w:pPr>
        <w:pStyle w:val="Code"/>
        <w:rPr>
          <w:ins w:id="1427" w:author="Adrian Gould" w:date="2023-08-28T17:24:00Z"/>
          <w:sz w:val="20"/>
          <w:szCs w:val="22"/>
          <w:rPrChange w:id="1428" w:author="Adrian Gould" w:date="2023-08-28T17:24:00Z">
            <w:rPr>
              <w:ins w:id="1429" w:author="Adrian Gould" w:date="2023-08-28T17:24:00Z"/>
            </w:rPr>
          </w:rPrChange>
        </w:rPr>
        <w:pPrChange w:id="1430" w:author="Adrian Gould" w:date="2023-08-28T17:24:00Z">
          <w:pPr/>
        </w:pPrChange>
      </w:pPr>
      <w:ins w:id="1431" w:author="Adrian Gould" w:date="2023-08-28T17:24:00Z">
        <w:r w:rsidRPr="00254098">
          <w:rPr>
            <w:sz w:val="20"/>
            <w:szCs w:val="22"/>
            <w:rPrChange w:id="1432" w:author="Adrian Gould" w:date="2023-08-28T17:24:00Z">
              <w:rPr/>
            </w:rPrChange>
          </w:rPr>
          <w:t>DOESN'T IT JUST WORK?</w:t>
        </w:r>
      </w:ins>
    </w:p>
    <w:p w14:paraId="05C5D71F" w14:textId="77777777" w:rsidR="00254098" w:rsidRPr="00254098" w:rsidRDefault="00254098">
      <w:pPr>
        <w:pStyle w:val="Code"/>
        <w:rPr>
          <w:ins w:id="1433" w:author="Adrian Gould" w:date="2023-08-28T17:24:00Z"/>
          <w:sz w:val="20"/>
          <w:szCs w:val="22"/>
          <w:rPrChange w:id="1434" w:author="Adrian Gould" w:date="2023-08-28T17:24:00Z">
            <w:rPr>
              <w:ins w:id="1435" w:author="Adrian Gould" w:date="2023-08-28T17:24:00Z"/>
            </w:rPr>
          </w:rPrChange>
        </w:rPr>
        <w:pPrChange w:id="1436" w:author="Adrian Gould" w:date="2023-08-28T17:24:00Z">
          <w:pPr/>
        </w:pPrChange>
      </w:pPr>
    </w:p>
    <w:p w14:paraId="11DA7AA2" w14:textId="77777777" w:rsidR="00254098" w:rsidRPr="00254098" w:rsidRDefault="00254098">
      <w:pPr>
        <w:pStyle w:val="Code"/>
        <w:rPr>
          <w:ins w:id="1437" w:author="Adrian Gould" w:date="2023-08-28T17:24:00Z"/>
          <w:sz w:val="20"/>
          <w:szCs w:val="22"/>
          <w:rPrChange w:id="1438" w:author="Adrian Gould" w:date="2023-08-28T17:24:00Z">
            <w:rPr>
              <w:ins w:id="1439" w:author="Adrian Gould" w:date="2023-08-28T17:24:00Z"/>
            </w:rPr>
          </w:rPrChange>
        </w:rPr>
        <w:pPrChange w:id="1440" w:author="Adrian Gould" w:date="2023-08-28T17:24:00Z">
          <w:pPr/>
        </w:pPrChange>
      </w:pPr>
      <w:ins w:id="1441" w:author="Adrian Gould" w:date="2023-08-28T17:24:00Z">
        <w:r w:rsidRPr="00254098">
          <w:rPr>
            <w:sz w:val="20"/>
            <w:szCs w:val="22"/>
            <w:rPrChange w:id="1442" w:author="Adrian Gould" w:date="2023-08-28T17:24:00Z">
              <w:rPr/>
            </w:rPrChange>
          </w:rPr>
          <w:t>Ian Caldewell, a self-styled 'PC tinkerer', refurbishes PCs, and has ways of</w:t>
        </w:r>
      </w:ins>
    </w:p>
    <w:p w14:paraId="059F5F70" w14:textId="77777777" w:rsidR="00254098" w:rsidRPr="00254098" w:rsidRDefault="00254098">
      <w:pPr>
        <w:pStyle w:val="Code"/>
        <w:rPr>
          <w:ins w:id="1443" w:author="Adrian Gould" w:date="2023-08-28T17:24:00Z"/>
          <w:sz w:val="20"/>
          <w:szCs w:val="22"/>
          <w:rPrChange w:id="1444" w:author="Adrian Gould" w:date="2023-08-28T17:24:00Z">
            <w:rPr>
              <w:ins w:id="1445" w:author="Adrian Gould" w:date="2023-08-28T17:24:00Z"/>
            </w:rPr>
          </w:rPrChange>
        </w:rPr>
        <w:pPrChange w:id="1446" w:author="Adrian Gould" w:date="2023-08-28T17:24:00Z">
          <w:pPr/>
        </w:pPrChange>
      </w:pPr>
      <w:ins w:id="1447" w:author="Adrian Gould" w:date="2023-08-28T17:24:00Z">
        <w:r w:rsidRPr="00254098">
          <w:rPr>
            <w:sz w:val="20"/>
            <w:szCs w:val="22"/>
            <w:rPrChange w:id="1448" w:author="Adrian Gould" w:date="2023-08-28T17:24:00Z">
              <w:rPr/>
            </w:rPrChange>
          </w:rPr>
          <w:t>acquiring modems, monitors, CPUs, boxes and RAM - to the point where it has</w:t>
        </w:r>
      </w:ins>
    </w:p>
    <w:p w14:paraId="4E1D0335" w14:textId="77777777" w:rsidR="00254098" w:rsidRPr="00254098" w:rsidRDefault="00254098">
      <w:pPr>
        <w:pStyle w:val="Code"/>
        <w:rPr>
          <w:ins w:id="1449" w:author="Adrian Gould" w:date="2023-08-28T17:24:00Z"/>
          <w:sz w:val="20"/>
          <w:szCs w:val="22"/>
          <w:rPrChange w:id="1450" w:author="Adrian Gould" w:date="2023-08-28T17:24:00Z">
            <w:rPr>
              <w:ins w:id="1451" w:author="Adrian Gould" w:date="2023-08-28T17:24:00Z"/>
            </w:rPr>
          </w:rPrChange>
        </w:rPr>
        <w:pPrChange w:id="1452" w:author="Adrian Gould" w:date="2023-08-28T17:24:00Z">
          <w:pPr/>
        </w:pPrChange>
      </w:pPr>
      <w:ins w:id="1453" w:author="Adrian Gould" w:date="2023-08-28T17:24:00Z">
        <w:r w:rsidRPr="00254098">
          <w:rPr>
            <w:sz w:val="20"/>
            <w:szCs w:val="22"/>
            <w:rPrChange w:id="1454" w:author="Adrian Gould" w:date="2023-08-28T17:24:00Z">
              <w:rPr/>
            </w:rPrChange>
          </w:rPr>
          <w:t>become a pastime consuming most of his leisure time. He now has streams of</w:t>
        </w:r>
      </w:ins>
    </w:p>
    <w:p w14:paraId="4A10F8F2" w14:textId="77777777" w:rsidR="00254098" w:rsidRPr="00254098" w:rsidRDefault="00254098">
      <w:pPr>
        <w:pStyle w:val="Code"/>
        <w:rPr>
          <w:ins w:id="1455" w:author="Adrian Gould" w:date="2023-08-28T17:24:00Z"/>
          <w:sz w:val="20"/>
          <w:szCs w:val="22"/>
          <w:rPrChange w:id="1456" w:author="Adrian Gould" w:date="2023-08-28T17:24:00Z">
            <w:rPr>
              <w:ins w:id="1457" w:author="Adrian Gould" w:date="2023-08-28T17:24:00Z"/>
            </w:rPr>
          </w:rPrChange>
        </w:rPr>
        <w:pPrChange w:id="1458" w:author="Adrian Gould" w:date="2023-08-28T17:24:00Z">
          <w:pPr/>
        </w:pPrChange>
      </w:pPr>
      <w:ins w:id="1459" w:author="Adrian Gould" w:date="2023-08-28T17:24:00Z">
        <w:r w:rsidRPr="00254098">
          <w:rPr>
            <w:sz w:val="20"/>
            <w:szCs w:val="22"/>
            <w:rPrChange w:id="1460" w:author="Adrian Gould" w:date="2023-08-28T17:24:00Z">
              <w:rPr/>
            </w:rPrChange>
          </w:rPr>
          <w:t>people seeking repairs, advice and assistance.</w:t>
        </w:r>
      </w:ins>
    </w:p>
    <w:p w14:paraId="082B3CF3" w14:textId="77777777" w:rsidR="00254098" w:rsidRPr="00254098" w:rsidRDefault="00254098">
      <w:pPr>
        <w:pStyle w:val="Code"/>
        <w:rPr>
          <w:ins w:id="1461" w:author="Adrian Gould" w:date="2023-08-28T17:24:00Z"/>
          <w:sz w:val="20"/>
          <w:szCs w:val="22"/>
          <w:rPrChange w:id="1462" w:author="Adrian Gould" w:date="2023-08-28T17:24:00Z">
            <w:rPr>
              <w:ins w:id="1463" w:author="Adrian Gould" w:date="2023-08-28T17:24:00Z"/>
            </w:rPr>
          </w:rPrChange>
        </w:rPr>
        <w:pPrChange w:id="1464" w:author="Adrian Gould" w:date="2023-08-28T17:24:00Z">
          <w:pPr/>
        </w:pPrChange>
      </w:pPr>
    </w:p>
    <w:p w14:paraId="7DCDF25E" w14:textId="77777777" w:rsidR="00254098" w:rsidRPr="00254098" w:rsidRDefault="00254098">
      <w:pPr>
        <w:pStyle w:val="Code"/>
        <w:rPr>
          <w:ins w:id="1465" w:author="Adrian Gould" w:date="2023-08-28T17:24:00Z"/>
          <w:sz w:val="20"/>
          <w:szCs w:val="22"/>
          <w:rPrChange w:id="1466" w:author="Adrian Gould" w:date="2023-08-28T17:24:00Z">
            <w:rPr>
              <w:ins w:id="1467" w:author="Adrian Gould" w:date="2023-08-28T17:24:00Z"/>
            </w:rPr>
          </w:rPrChange>
        </w:rPr>
        <w:pPrChange w:id="1468" w:author="Adrian Gould" w:date="2023-08-28T17:24:00Z">
          <w:pPr/>
        </w:pPrChange>
      </w:pPr>
      <w:ins w:id="1469" w:author="Adrian Gould" w:date="2023-08-28T17:24:00Z">
        <w:r w:rsidRPr="00254098">
          <w:rPr>
            <w:sz w:val="20"/>
            <w:szCs w:val="22"/>
            <w:rPrChange w:id="1470" w:author="Adrian Gould" w:date="2023-08-28T17:24:00Z">
              <w:rPr/>
            </w:rPrChange>
          </w:rPr>
          <w:t>"Recently, I replaced an old power supply for a couple, and, when they came</w:t>
        </w:r>
      </w:ins>
    </w:p>
    <w:p w14:paraId="60D7F3E9" w14:textId="77777777" w:rsidR="00254098" w:rsidRPr="00254098" w:rsidRDefault="00254098">
      <w:pPr>
        <w:pStyle w:val="Code"/>
        <w:rPr>
          <w:ins w:id="1471" w:author="Adrian Gould" w:date="2023-08-28T17:24:00Z"/>
          <w:sz w:val="20"/>
          <w:szCs w:val="22"/>
          <w:rPrChange w:id="1472" w:author="Adrian Gould" w:date="2023-08-28T17:24:00Z">
            <w:rPr>
              <w:ins w:id="1473" w:author="Adrian Gould" w:date="2023-08-28T17:24:00Z"/>
            </w:rPr>
          </w:rPrChange>
        </w:rPr>
        <w:pPrChange w:id="1474" w:author="Adrian Gould" w:date="2023-08-28T17:24:00Z">
          <w:pPr/>
        </w:pPrChange>
      </w:pPr>
      <w:ins w:id="1475" w:author="Adrian Gould" w:date="2023-08-28T17:24:00Z">
        <w:r w:rsidRPr="00254098">
          <w:rPr>
            <w:sz w:val="20"/>
            <w:szCs w:val="22"/>
            <w:rPrChange w:id="1476" w:author="Adrian Gould" w:date="2023-08-28T17:24:00Z">
              <w:rPr/>
            </w:rPrChange>
          </w:rPr>
          <w:t>to collect, they asked whether I made house calls.</w:t>
        </w:r>
      </w:ins>
    </w:p>
    <w:p w14:paraId="57B523E9" w14:textId="77777777" w:rsidR="00254098" w:rsidRPr="00254098" w:rsidRDefault="00254098">
      <w:pPr>
        <w:pStyle w:val="Code"/>
        <w:rPr>
          <w:ins w:id="1477" w:author="Adrian Gould" w:date="2023-08-28T17:24:00Z"/>
          <w:sz w:val="20"/>
          <w:szCs w:val="22"/>
          <w:rPrChange w:id="1478" w:author="Adrian Gould" w:date="2023-08-28T17:24:00Z">
            <w:rPr>
              <w:ins w:id="1479" w:author="Adrian Gould" w:date="2023-08-28T17:24:00Z"/>
            </w:rPr>
          </w:rPrChange>
        </w:rPr>
        <w:pPrChange w:id="1480" w:author="Adrian Gould" w:date="2023-08-28T17:24:00Z">
          <w:pPr/>
        </w:pPrChange>
      </w:pPr>
    </w:p>
    <w:p w14:paraId="5B2F7B8F" w14:textId="77777777" w:rsidR="00254098" w:rsidRPr="00254098" w:rsidRDefault="00254098">
      <w:pPr>
        <w:pStyle w:val="Code"/>
        <w:rPr>
          <w:ins w:id="1481" w:author="Adrian Gould" w:date="2023-08-28T17:24:00Z"/>
          <w:sz w:val="20"/>
          <w:szCs w:val="22"/>
          <w:rPrChange w:id="1482" w:author="Adrian Gould" w:date="2023-08-28T17:24:00Z">
            <w:rPr>
              <w:ins w:id="1483" w:author="Adrian Gould" w:date="2023-08-28T17:24:00Z"/>
            </w:rPr>
          </w:rPrChange>
        </w:rPr>
        <w:pPrChange w:id="1484" w:author="Adrian Gould" w:date="2023-08-28T17:24:00Z">
          <w:pPr/>
        </w:pPrChange>
      </w:pPr>
      <w:ins w:id="1485" w:author="Adrian Gould" w:date="2023-08-28T17:24:00Z">
        <w:r w:rsidRPr="00254098">
          <w:rPr>
            <w:sz w:val="20"/>
            <w:szCs w:val="22"/>
            <w:rPrChange w:id="1486" w:author="Adrian Gould" w:date="2023-08-28T17:24:00Z">
              <w:rPr/>
            </w:rPrChange>
          </w:rPr>
          <w:t>I said I could and asked what they needed."</w:t>
        </w:r>
      </w:ins>
    </w:p>
    <w:p w14:paraId="47A3F597" w14:textId="77777777" w:rsidR="00254098" w:rsidRPr="00254098" w:rsidRDefault="00254098">
      <w:pPr>
        <w:pStyle w:val="Code"/>
        <w:rPr>
          <w:ins w:id="1487" w:author="Adrian Gould" w:date="2023-08-28T17:24:00Z"/>
          <w:sz w:val="20"/>
          <w:szCs w:val="22"/>
          <w:rPrChange w:id="1488" w:author="Adrian Gould" w:date="2023-08-28T17:24:00Z">
            <w:rPr>
              <w:ins w:id="1489" w:author="Adrian Gould" w:date="2023-08-28T17:24:00Z"/>
            </w:rPr>
          </w:rPrChange>
        </w:rPr>
        <w:pPrChange w:id="1490" w:author="Adrian Gould" w:date="2023-08-28T17:24:00Z">
          <w:pPr/>
        </w:pPrChange>
      </w:pPr>
    </w:p>
    <w:p w14:paraId="7811771F" w14:textId="77777777" w:rsidR="00254098" w:rsidRPr="00254098" w:rsidRDefault="00254098">
      <w:pPr>
        <w:pStyle w:val="Code"/>
        <w:rPr>
          <w:ins w:id="1491" w:author="Adrian Gould" w:date="2023-08-28T17:24:00Z"/>
          <w:sz w:val="20"/>
          <w:szCs w:val="22"/>
          <w:rPrChange w:id="1492" w:author="Adrian Gould" w:date="2023-08-28T17:24:00Z">
            <w:rPr>
              <w:ins w:id="1493" w:author="Adrian Gould" w:date="2023-08-28T17:24:00Z"/>
            </w:rPr>
          </w:rPrChange>
        </w:rPr>
        <w:pPrChange w:id="1494" w:author="Adrian Gould" w:date="2023-08-28T17:24:00Z">
          <w:pPr/>
        </w:pPrChange>
      </w:pPr>
      <w:ins w:id="1495" w:author="Adrian Gould" w:date="2023-08-28T17:24:00Z">
        <w:r w:rsidRPr="00254098">
          <w:rPr>
            <w:sz w:val="20"/>
            <w:szCs w:val="22"/>
            <w:rPrChange w:id="1496" w:author="Adrian Gould" w:date="2023-08-28T17:24:00Z">
              <w:rPr/>
            </w:rPrChange>
          </w:rPr>
          <w:t>The lady told Caldewell she'd bought a new wireless mouse, and, since it</w:t>
        </w:r>
      </w:ins>
    </w:p>
    <w:p w14:paraId="5113D539" w14:textId="77777777" w:rsidR="00254098" w:rsidRPr="00254098" w:rsidRDefault="00254098">
      <w:pPr>
        <w:pStyle w:val="Code"/>
        <w:rPr>
          <w:ins w:id="1497" w:author="Adrian Gould" w:date="2023-08-28T17:24:00Z"/>
          <w:sz w:val="20"/>
          <w:szCs w:val="22"/>
          <w:rPrChange w:id="1498" w:author="Adrian Gould" w:date="2023-08-28T17:24:00Z">
            <w:rPr>
              <w:ins w:id="1499" w:author="Adrian Gould" w:date="2023-08-28T17:24:00Z"/>
            </w:rPr>
          </w:rPrChange>
        </w:rPr>
        <w:pPrChange w:id="1500" w:author="Adrian Gould" w:date="2023-08-28T17:24:00Z">
          <w:pPr/>
        </w:pPrChange>
      </w:pPr>
      <w:ins w:id="1501" w:author="Adrian Gould" w:date="2023-08-28T17:24:00Z">
        <w:r w:rsidRPr="00254098">
          <w:rPr>
            <w:sz w:val="20"/>
            <w:szCs w:val="22"/>
            <w:rPrChange w:id="1502" w:author="Adrian Gould" w:date="2023-08-28T17:24:00Z">
              <w:rPr/>
            </w:rPrChange>
          </w:rPr>
          <w:t>was the last one on display, it didn't come with a box or instructions.</w:t>
        </w:r>
      </w:ins>
    </w:p>
    <w:p w14:paraId="00E7DA61" w14:textId="77777777" w:rsidR="00254098" w:rsidRPr="00254098" w:rsidRDefault="00254098">
      <w:pPr>
        <w:pStyle w:val="Code"/>
        <w:rPr>
          <w:ins w:id="1503" w:author="Adrian Gould" w:date="2023-08-28T17:24:00Z"/>
          <w:sz w:val="20"/>
          <w:szCs w:val="22"/>
          <w:rPrChange w:id="1504" w:author="Adrian Gould" w:date="2023-08-28T17:24:00Z">
            <w:rPr>
              <w:ins w:id="1505" w:author="Adrian Gould" w:date="2023-08-28T17:24:00Z"/>
            </w:rPr>
          </w:rPrChange>
        </w:rPr>
        <w:pPrChange w:id="1506" w:author="Adrian Gould" w:date="2023-08-28T17:24:00Z">
          <w:pPr/>
        </w:pPrChange>
      </w:pPr>
    </w:p>
    <w:p w14:paraId="59B17994" w14:textId="77777777" w:rsidR="00254098" w:rsidRPr="00254098" w:rsidRDefault="00254098">
      <w:pPr>
        <w:pStyle w:val="Code"/>
        <w:rPr>
          <w:ins w:id="1507" w:author="Adrian Gould" w:date="2023-08-28T17:24:00Z"/>
          <w:sz w:val="20"/>
          <w:szCs w:val="22"/>
          <w:rPrChange w:id="1508" w:author="Adrian Gould" w:date="2023-08-28T17:24:00Z">
            <w:rPr>
              <w:ins w:id="1509" w:author="Adrian Gould" w:date="2023-08-28T17:24:00Z"/>
            </w:rPr>
          </w:rPrChange>
        </w:rPr>
        <w:pPrChange w:id="1510" w:author="Adrian Gould" w:date="2023-08-28T17:24:00Z">
          <w:pPr/>
        </w:pPrChange>
      </w:pPr>
      <w:ins w:id="1511" w:author="Adrian Gould" w:date="2023-08-28T17:24:00Z">
        <w:r w:rsidRPr="00254098">
          <w:rPr>
            <w:sz w:val="20"/>
            <w:szCs w:val="22"/>
            <w:rPrChange w:id="1512" w:author="Adrian Gould" w:date="2023-08-28T17:24:00Z">
              <w:rPr/>
            </w:rPrChange>
          </w:rPr>
          <w:t>"I asked her: 'Did you put batteries in it?!'</w:t>
        </w:r>
      </w:ins>
    </w:p>
    <w:p w14:paraId="08920168" w14:textId="77777777" w:rsidR="00254098" w:rsidRPr="00254098" w:rsidRDefault="00254098">
      <w:pPr>
        <w:pStyle w:val="Code"/>
        <w:rPr>
          <w:ins w:id="1513" w:author="Adrian Gould" w:date="2023-08-28T17:24:00Z"/>
          <w:sz w:val="20"/>
          <w:szCs w:val="22"/>
          <w:rPrChange w:id="1514" w:author="Adrian Gould" w:date="2023-08-28T17:24:00Z">
            <w:rPr>
              <w:ins w:id="1515" w:author="Adrian Gould" w:date="2023-08-28T17:24:00Z"/>
            </w:rPr>
          </w:rPrChange>
        </w:rPr>
        <w:pPrChange w:id="1516" w:author="Adrian Gould" w:date="2023-08-28T17:24:00Z">
          <w:pPr/>
        </w:pPrChange>
      </w:pPr>
    </w:p>
    <w:p w14:paraId="644C9B2A" w14:textId="77777777" w:rsidR="00254098" w:rsidRPr="00254098" w:rsidRDefault="00254098">
      <w:pPr>
        <w:pStyle w:val="Code"/>
        <w:rPr>
          <w:ins w:id="1517" w:author="Adrian Gould" w:date="2023-08-28T17:24:00Z"/>
          <w:sz w:val="20"/>
          <w:szCs w:val="22"/>
          <w:rPrChange w:id="1518" w:author="Adrian Gould" w:date="2023-08-28T17:24:00Z">
            <w:rPr>
              <w:ins w:id="1519" w:author="Adrian Gould" w:date="2023-08-28T17:24:00Z"/>
            </w:rPr>
          </w:rPrChange>
        </w:rPr>
        <w:pPrChange w:id="1520" w:author="Adrian Gould" w:date="2023-08-28T17:24:00Z">
          <w:pPr/>
        </w:pPrChange>
      </w:pPr>
      <w:ins w:id="1521" w:author="Adrian Gould" w:date="2023-08-28T17:24:00Z">
        <w:r w:rsidRPr="00254098">
          <w:rPr>
            <w:sz w:val="20"/>
            <w:szCs w:val="22"/>
            <w:rPrChange w:id="1522" w:author="Adrian Gould" w:date="2023-08-28T17:24:00Z">
              <w:rPr/>
            </w:rPrChange>
          </w:rPr>
          <w:t>She hadn't, of course."</w:t>
        </w:r>
      </w:ins>
    </w:p>
    <w:p w14:paraId="65D7ACE1" w14:textId="77777777" w:rsidR="00254098" w:rsidRPr="00254098" w:rsidRDefault="00254098" w:rsidP="00254098">
      <w:pPr>
        <w:rPr>
          <w:ins w:id="1523" w:author="Adrian Gould" w:date="2023-08-28T17:24:00Z"/>
        </w:rPr>
      </w:pPr>
    </w:p>
    <w:p w14:paraId="1E1015F9" w14:textId="77777777" w:rsidR="00254098" w:rsidRPr="00254098" w:rsidRDefault="00254098">
      <w:pPr>
        <w:pStyle w:val="Code"/>
        <w:rPr>
          <w:ins w:id="1524" w:author="Adrian Gould" w:date="2023-08-28T17:24:00Z"/>
          <w:sz w:val="20"/>
          <w:szCs w:val="22"/>
          <w:rPrChange w:id="1525" w:author="Adrian Gould" w:date="2023-08-28T17:24:00Z">
            <w:rPr>
              <w:ins w:id="1526" w:author="Adrian Gould" w:date="2023-08-28T17:24:00Z"/>
            </w:rPr>
          </w:rPrChange>
        </w:rPr>
        <w:pPrChange w:id="1527" w:author="Adrian Gould" w:date="2023-08-28T17:24:00Z">
          <w:pPr/>
        </w:pPrChange>
      </w:pPr>
      <w:ins w:id="1528" w:author="Adrian Gould" w:date="2023-08-28T17:24:00Z">
        <w:r w:rsidRPr="00254098">
          <w:rPr>
            <w:sz w:val="20"/>
            <w:szCs w:val="22"/>
            <w:rPrChange w:id="1529" w:author="Adrian Gould" w:date="2023-08-28T17:24:00Z">
              <w:rPr/>
            </w:rPrChange>
          </w:rPr>
          <w:t>MAKE MY DAY, PC</w:t>
        </w:r>
      </w:ins>
    </w:p>
    <w:p w14:paraId="6A27A9F3" w14:textId="77777777" w:rsidR="00254098" w:rsidRPr="00254098" w:rsidRDefault="00254098">
      <w:pPr>
        <w:pStyle w:val="Code"/>
        <w:rPr>
          <w:ins w:id="1530" w:author="Adrian Gould" w:date="2023-08-28T17:24:00Z"/>
          <w:sz w:val="20"/>
          <w:szCs w:val="22"/>
          <w:rPrChange w:id="1531" w:author="Adrian Gould" w:date="2023-08-28T17:24:00Z">
            <w:rPr>
              <w:ins w:id="1532" w:author="Adrian Gould" w:date="2023-08-28T17:24:00Z"/>
            </w:rPr>
          </w:rPrChange>
        </w:rPr>
        <w:pPrChange w:id="1533" w:author="Adrian Gould" w:date="2023-08-28T17:24:00Z">
          <w:pPr/>
        </w:pPrChange>
      </w:pPr>
    </w:p>
    <w:p w14:paraId="0EAFCDD6" w14:textId="77777777" w:rsidR="00254098" w:rsidRPr="00254098" w:rsidRDefault="00254098">
      <w:pPr>
        <w:pStyle w:val="Code"/>
        <w:rPr>
          <w:ins w:id="1534" w:author="Adrian Gould" w:date="2023-08-28T17:24:00Z"/>
          <w:sz w:val="20"/>
          <w:szCs w:val="22"/>
          <w:rPrChange w:id="1535" w:author="Adrian Gould" w:date="2023-08-28T17:24:00Z">
            <w:rPr>
              <w:ins w:id="1536" w:author="Adrian Gould" w:date="2023-08-28T17:24:00Z"/>
            </w:rPr>
          </w:rPrChange>
        </w:rPr>
        <w:pPrChange w:id="1537" w:author="Adrian Gould" w:date="2023-08-28T17:24:00Z">
          <w:pPr/>
        </w:pPrChange>
      </w:pPr>
      <w:ins w:id="1538" w:author="Adrian Gould" w:date="2023-08-28T17:24:00Z">
        <w:r w:rsidRPr="00254098">
          <w:rPr>
            <w:sz w:val="20"/>
            <w:szCs w:val="22"/>
            <w:rPrChange w:id="1539" w:author="Adrian Gould" w:date="2023-08-28T17:24:00Z">
              <w:rPr/>
            </w:rPrChange>
          </w:rPr>
          <w:t>Chris Aitken, a designer and programmer from Camden, NSW, believes his story</w:t>
        </w:r>
      </w:ins>
    </w:p>
    <w:p w14:paraId="09783634" w14:textId="77777777" w:rsidR="00254098" w:rsidRPr="00254098" w:rsidRDefault="00254098">
      <w:pPr>
        <w:pStyle w:val="Code"/>
        <w:rPr>
          <w:ins w:id="1540" w:author="Adrian Gould" w:date="2023-08-28T17:24:00Z"/>
          <w:sz w:val="20"/>
          <w:szCs w:val="22"/>
          <w:rPrChange w:id="1541" w:author="Adrian Gould" w:date="2023-08-28T17:24:00Z">
            <w:rPr>
              <w:ins w:id="1542" w:author="Adrian Gould" w:date="2023-08-28T17:24:00Z"/>
            </w:rPr>
          </w:rPrChange>
        </w:rPr>
        <w:pPrChange w:id="1543" w:author="Adrian Gould" w:date="2023-08-28T17:24:00Z">
          <w:pPr/>
        </w:pPrChange>
      </w:pPr>
      <w:ins w:id="1544" w:author="Adrian Gould" w:date="2023-08-28T17:24:00Z">
        <w:r w:rsidRPr="00254098">
          <w:rPr>
            <w:sz w:val="20"/>
            <w:szCs w:val="22"/>
            <w:rPrChange w:id="1545" w:author="Adrian Gould" w:date="2023-08-28T17:24:00Z">
              <w:rPr/>
            </w:rPrChange>
          </w:rPr>
          <w:t>proves that tech support is one of the most stressful jobs on earth. He recalls</w:t>
        </w:r>
      </w:ins>
    </w:p>
    <w:p w14:paraId="63C429DA" w14:textId="77777777" w:rsidR="00254098" w:rsidRPr="00254098" w:rsidRDefault="00254098">
      <w:pPr>
        <w:pStyle w:val="Code"/>
        <w:rPr>
          <w:ins w:id="1546" w:author="Adrian Gould" w:date="2023-08-28T17:24:00Z"/>
          <w:sz w:val="20"/>
          <w:szCs w:val="22"/>
          <w:rPrChange w:id="1547" w:author="Adrian Gould" w:date="2023-08-28T17:24:00Z">
            <w:rPr>
              <w:ins w:id="1548" w:author="Adrian Gould" w:date="2023-08-28T17:24:00Z"/>
            </w:rPr>
          </w:rPrChange>
        </w:rPr>
        <w:pPrChange w:id="1549" w:author="Adrian Gould" w:date="2023-08-28T17:24:00Z">
          <w:pPr/>
        </w:pPrChange>
      </w:pPr>
      <w:ins w:id="1550" w:author="Adrian Gould" w:date="2023-08-28T17:24:00Z">
        <w:r w:rsidRPr="00254098">
          <w:rPr>
            <w:sz w:val="20"/>
            <w:szCs w:val="22"/>
            <w:rPrChange w:id="1551" w:author="Adrian Gould" w:date="2023-08-28T17:24:00Z">
              <w:rPr/>
            </w:rPrChange>
          </w:rPr>
          <w:t>working for a small internet provider in the late '90s, when one of the customers</w:t>
        </w:r>
      </w:ins>
    </w:p>
    <w:p w14:paraId="77867C8A" w14:textId="77777777" w:rsidR="00254098" w:rsidRPr="00254098" w:rsidRDefault="00254098">
      <w:pPr>
        <w:pStyle w:val="Code"/>
        <w:rPr>
          <w:ins w:id="1552" w:author="Adrian Gould" w:date="2023-08-28T17:24:00Z"/>
          <w:sz w:val="20"/>
          <w:szCs w:val="22"/>
          <w:rPrChange w:id="1553" w:author="Adrian Gould" w:date="2023-08-28T17:24:00Z">
            <w:rPr>
              <w:ins w:id="1554" w:author="Adrian Gould" w:date="2023-08-28T17:24:00Z"/>
            </w:rPr>
          </w:rPrChange>
        </w:rPr>
        <w:pPrChange w:id="1555" w:author="Adrian Gould" w:date="2023-08-28T17:24:00Z">
          <w:pPr/>
        </w:pPrChange>
      </w:pPr>
      <w:ins w:id="1556" w:author="Adrian Gould" w:date="2023-08-28T17:24:00Z">
        <w:r w:rsidRPr="00254098">
          <w:rPr>
            <w:sz w:val="20"/>
            <w:szCs w:val="22"/>
            <w:rPrChange w:id="1557" w:author="Adrian Gould" w:date="2023-08-28T17:24:00Z">
              <w:rPr/>
            </w:rPrChange>
          </w:rPr>
          <w:t>was a local police officer.</w:t>
        </w:r>
      </w:ins>
    </w:p>
    <w:p w14:paraId="7D64ACFF" w14:textId="77777777" w:rsidR="00254098" w:rsidRPr="00254098" w:rsidRDefault="00254098">
      <w:pPr>
        <w:pStyle w:val="Code"/>
        <w:rPr>
          <w:ins w:id="1558" w:author="Adrian Gould" w:date="2023-08-28T17:24:00Z"/>
          <w:sz w:val="20"/>
          <w:szCs w:val="22"/>
          <w:rPrChange w:id="1559" w:author="Adrian Gould" w:date="2023-08-28T17:24:00Z">
            <w:rPr>
              <w:ins w:id="1560" w:author="Adrian Gould" w:date="2023-08-28T17:24:00Z"/>
            </w:rPr>
          </w:rPrChange>
        </w:rPr>
        <w:pPrChange w:id="1561" w:author="Adrian Gould" w:date="2023-08-28T17:24:00Z">
          <w:pPr/>
        </w:pPrChange>
      </w:pPr>
    </w:p>
    <w:p w14:paraId="1A4D9E03" w14:textId="77777777" w:rsidR="00254098" w:rsidRPr="00254098" w:rsidRDefault="00254098">
      <w:pPr>
        <w:pStyle w:val="Code"/>
        <w:rPr>
          <w:ins w:id="1562" w:author="Adrian Gould" w:date="2023-08-28T17:24:00Z"/>
          <w:sz w:val="20"/>
          <w:szCs w:val="22"/>
          <w:rPrChange w:id="1563" w:author="Adrian Gould" w:date="2023-08-28T17:24:00Z">
            <w:rPr>
              <w:ins w:id="1564" w:author="Adrian Gould" w:date="2023-08-28T17:24:00Z"/>
            </w:rPr>
          </w:rPrChange>
        </w:rPr>
        <w:pPrChange w:id="1565" w:author="Adrian Gould" w:date="2023-08-28T17:24:00Z">
          <w:pPr/>
        </w:pPrChange>
      </w:pPr>
      <w:ins w:id="1566" w:author="Adrian Gould" w:date="2023-08-28T17:24:00Z">
        <w:r w:rsidRPr="00254098">
          <w:rPr>
            <w:sz w:val="20"/>
            <w:szCs w:val="22"/>
            <w:rPrChange w:id="1567" w:author="Adrian Gould" w:date="2023-08-28T17:24:00Z">
              <w:rPr/>
            </w:rPrChange>
          </w:rPr>
          <w:t>"He was also an expert in crashing Windows 98. On one occasion, he brought his</w:t>
        </w:r>
      </w:ins>
    </w:p>
    <w:p w14:paraId="2EB397CE" w14:textId="77777777" w:rsidR="00254098" w:rsidRPr="00254098" w:rsidRDefault="00254098">
      <w:pPr>
        <w:pStyle w:val="Code"/>
        <w:rPr>
          <w:ins w:id="1568" w:author="Adrian Gould" w:date="2023-08-28T17:24:00Z"/>
          <w:sz w:val="20"/>
          <w:szCs w:val="22"/>
          <w:rPrChange w:id="1569" w:author="Adrian Gould" w:date="2023-08-28T17:24:00Z">
            <w:rPr>
              <w:ins w:id="1570" w:author="Adrian Gould" w:date="2023-08-28T17:24:00Z"/>
            </w:rPr>
          </w:rPrChange>
        </w:rPr>
        <w:pPrChange w:id="1571" w:author="Adrian Gould" w:date="2023-08-28T17:24:00Z">
          <w:pPr/>
        </w:pPrChange>
      </w:pPr>
      <w:ins w:id="1572" w:author="Adrian Gould" w:date="2023-08-28T17:24:00Z">
        <w:r w:rsidRPr="00254098">
          <w:rPr>
            <w:sz w:val="20"/>
            <w:szCs w:val="22"/>
            <w:rPrChange w:id="1573" w:author="Adrian Gould" w:date="2023-08-28T17:24:00Z">
              <w:rPr/>
            </w:rPrChange>
          </w:rPr>
          <w:t>tower into the office, sat it on the counter, pulled his service pistol out of</w:t>
        </w:r>
      </w:ins>
    </w:p>
    <w:p w14:paraId="3AD394F3" w14:textId="77777777" w:rsidR="00254098" w:rsidRPr="00254098" w:rsidRDefault="00254098">
      <w:pPr>
        <w:pStyle w:val="Code"/>
        <w:rPr>
          <w:ins w:id="1574" w:author="Adrian Gould" w:date="2023-08-28T17:24:00Z"/>
          <w:sz w:val="20"/>
          <w:szCs w:val="22"/>
          <w:rPrChange w:id="1575" w:author="Adrian Gould" w:date="2023-08-28T17:24:00Z">
            <w:rPr>
              <w:ins w:id="1576" w:author="Adrian Gould" w:date="2023-08-28T17:24:00Z"/>
            </w:rPr>
          </w:rPrChange>
        </w:rPr>
        <w:pPrChange w:id="1577" w:author="Adrian Gould" w:date="2023-08-28T17:24:00Z">
          <w:pPr/>
        </w:pPrChange>
      </w:pPr>
      <w:ins w:id="1578" w:author="Adrian Gould" w:date="2023-08-28T17:24:00Z">
        <w:r w:rsidRPr="00254098">
          <w:rPr>
            <w:sz w:val="20"/>
            <w:szCs w:val="22"/>
            <w:rPrChange w:id="1579" w:author="Adrian Gould" w:date="2023-08-28T17:24:00Z">
              <w:rPr/>
            </w:rPrChange>
          </w:rPr>
          <w:lastRenderedPageBreak/>
          <w:t>his holster and pointed it straight at the tower, threatening to shoot it.</w:t>
        </w:r>
      </w:ins>
    </w:p>
    <w:p w14:paraId="62060352" w14:textId="77777777" w:rsidR="00254098" w:rsidRPr="00254098" w:rsidRDefault="00254098">
      <w:pPr>
        <w:pStyle w:val="Code"/>
        <w:rPr>
          <w:ins w:id="1580" w:author="Adrian Gould" w:date="2023-08-28T17:24:00Z"/>
          <w:sz w:val="20"/>
          <w:szCs w:val="22"/>
          <w:rPrChange w:id="1581" w:author="Adrian Gould" w:date="2023-08-28T17:24:00Z">
            <w:rPr>
              <w:ins w:id="1582" w:author="Adrian Gould" w:date="2023-08-28T17:24:00Z"/>
            </w:rPr>
          </w:rPrChange>
        </w:rPr>
        <w:pPrChange w:id="1583" w:author="Adrian Gould" w:date="2023-08-28T17:24:00Z">
          <w:pPr/>
        </w:pPrChange>
      </w:pPr>
    </w:p>
    <w:p w14:paraId="1BBA40DA" w14:textId="77777777" w:rsidR="00254098" w:rsidRPr="00254098" w:rsidRDefault="00254098">
      <w:pPr>
        <w:pStyle w:val="Code"/>
        <w:rPr>
          <w:ins w:id="1584" w:author="Adrian Gould" w:date="2023-08-28T17:24:00Z"/>
          <w:sz w:val="20"/>
          <w:szCs w:val="22"/>
          <w:rPrChange w:id="1585" w:author="Adrian Gould" w:date="2023-08-28T17:24:00Z">
            <w:rPr>
              <w:ins w:id="1586" w:author="Adrian Gould" w:date="2023-08-28T17:24:00Z"/>
            </w:rPr>
          </w:rPrChange>
        </w:rPr>
        <w:pPrChange w:id="1587" w:author="Adrian Gould" w:date="2023-08-28T17:24:00Z">
          <w:pPr/>
        </w:pPrChange>
      </w:pPr>
      <w:ins w:id="1588" w:author="Adrian Gould" w:date="2023-08-28T17:24:00Z">
        <w:r w:rsidRPr="00254098">
          <w:rPr>
            <w:sz w:val="20"/>
            <w:szCs w:val="22"/>
            <w:rPrChange w:id="1589" w:author="Adrian Gould" w:date="2023-08-28T17:24:00Z">
              <w:rPr/>
            </w:rPrChange>
          </w:rPr>
          <w:t>Another time he put his (by now very nervous) PC tower onto the counter, again</w:t>
        </w:r>
      </w:ins>
    </w:p>
    <w:p w14:paraId="5356996D" w14:textId="77777777" w:rsidR="00254098" w:rsidRPr="00254098" w:rsidRDefault="00254098">
      <w:pPr>
        <w:pStyle w:val="Code"/>
        <w:rPr>
          <w:ins w:id="1590" w:author="Adrian Gould" w:date="2023-08-28T17:24:00Z"/>
          <w:sz w:val="20"/>
          <w:szCs w:val="22"/>
          <w:rPrChange w:id="1591" w:author="Adrian Gould" w:date="2023-08-28T17:24:00Z">
            <w:rPr>
              <w:ins w:id="1592" w:author="Adrian Gould" w:date="2023-08-28T17:24:00Z"/>
            </w:rPr>
          </w:rPrChange>
        </w:rPr>
        <w:pPrChange w:id="1593" w:author="Adrian Gould" w:date="2023-08-28T17:24:00Z">
          <w:pPr/>
        </w:pPrChange>
      </w:pPr>
      <w:ins w:id="1594" w:author="Adrian Gould" w:date="2023-08-28T17:24:00Z">
        <w:r w:rsidRPr="00254098">
          <w:rPr>
            <w:sz w:val="20"/>
            <w:szCs w:val="22"/>
            <w:rPrChange w:id="1595" w:author="Adrian Gould" w:date="2023-08-28T17:24:00Z">
              <w:rPr/>
            </w:rPrChange>
          </w:rPr>
          <w:t>took out his pistol, held it by the barrel and started banging the butt of the</w:t>
        </w:r>
      </w:ins>
    </w:p>
    <w:p w14:paraId="3C48C736" w14:textId="77777777" w:rsidR="00254098" w:rsidRPr="00254098" w:rsidRDefault="00254098">
      <w:pPr>
        <w:pStyle w:val="Code"/>
        <w:rPr>
          <w:ins w:id="1596" w:author="Adrian Gould" w:date="2023-08-28T17:24:00Z"/>
          <w:sz w:val="20"/>
          <w:szCs w:val="22"/>
          <w:rPrChange w:id="1597" w:author="Adrian Gould" w:date="2023-08-28T17:24:00Z">
            <w:rPr>
              <w:ins w:id="1598" w:author="Adrian Gould" w:date="2023-08-28T17:24:00Z"/>
            </w:rPr>
          </w:rPrChange>
        </w:rPr>
        <w:pPrChange w:id="1599" w:author="Adrian Gould" w:date="2023-08-28T17:24:00Z">
          <w:pPr/>
        </w:pPrChange>
      </w:pPr>
      <w:ins w:id="1600" w:author="Adrian Gould" w:date="2023-08-28T17:24:00Z">
        <w:r w:rsidRPr="00254098">
          <w:rPr>
            <w:sz w:val="20"/>
            <w:szCs w:val="22"/>
            <w:rPrChange w:id="1601" w:author="Adrian Gould" w:date="2023-08-28T17:24:00Z">
              <w:rPr/>
            </w:rPrChange>
          </w:rPr>
          <w:t>gun onto the top of the computer, quite hard too.</w:t>
        </w:r>
      </w:ins>
    </w:p>
    <w:p w14:paraId="4F0F2993" w14:textId="77777777" w:rsidR="00254098" w:rsidRPr="00254098" w:rsidRDefault="00254098">
      <w:pPr>
        <w:pStyle w:val="Code"/>
        <w:rPr>
          <w:ins w:id="1602" w:author="Adrian Gould" w:date="2023-08-28T17:24:00Z"/>
          <w:sz w:val="20"/>
          <w:szCs w:val="22"/>
          <w:rPrChange w:id="1603" w:author="Adrian Gould" w:date="2023-08-28T17:24:00Z">
            <w:rPr>
              <w:ins w:id="1604" w:author="Adrian Gould" w:date="2023-08-28T17:24:00Z"/>
            </w:rPr>
          </w:rPrChange>
        </w:rPr>
        <w:pPrChange w:id="1605" w:author="Adrian Gould" w:date="2023-08-28T17:24:00Z">
          <w:pPr/>
        </w:pPrChange>
      </w:pPr>
    </w:p>
    <w:p w14:paraId="13BAC6C5" w14:textId="77777777" w:rsidR="00254098" w:rsidRPr="00254098" w:rsidRDefault="00254098">
      <w:pPr>
        <w:pStyle w:val="Code"/>
        <w:rPr>
          <w:ins w:id="1606" w:author="Adrian Gould" w:date="2023-08-28T17:24:00Z"/>
          <w:sz w:val="20"/>
          <w:szCs w:val="22"/>
          <w:rPrChange w:id="1607" w:author="Adrian Gould" w:date="2023-08-28T17:24:00Z">
            <w:rPr>
              <w:ins w:id="1608" w:author="Adrian Gould" w:date="2023-08-28T17:24:00Z"/>
            </w:rPr>
          </w:rPrChange>
        </w:rPr>
        <w:pPrChange w:id="1609" w:author="Adrian Gould" w:date="2023-08-28T17:24:00Z">
          <w:pPr/>
        </w:pPrChange>
      </w:pPr>
      <w:ins w:id="1610" w:author="Adrian Gould" w:date="2023-08-28T17:24:00Z">
        <w:r w:rsidRPr="00254098">
          <w:rPr>
            <w:sz w:val="20"/>
            <w:szCs w:val="22"/>
            <w:rPrChange w:id="1611" w:author="Adrian Gould" w:date="2023-08-28T17:24:00Z">
              <w:rPr/>
            </w:rPrChange>
          </w:rPr>
          <w:t>It's no wonder techies go grey - or bald - early!"</w:t>
        </w:r>
      </w:ins>
    </w:p>
    <w:p w14:paraId="7F682949" w14:textId="77777777" w:rsidR="00254098" w:rsidRPr="00254098" w:rsidRDefault="00254098">
      <w:pPr>
        <w:pStyle w:val="Code"/>
        <w:rPr>
          <w:ins w:id="1612" w:author="Adrian Gould" w:date="2023-08-28T17:24:00Z"/>
          <w:sz w:val="20"/>
          <w:szCs w:val="22"/>
          <w:rPrChange w:id="1613" w:author="Adrian Gould" w:date="2023-08-28T17:24:00Z">
            <w:rPr>
              <w:ins w:id="1614" w:author="Adrian Gould" w:date="2023-08-28T17:24:00Z"/>
            </w:rPr>
          </w:rPrChange>
        </w:rPr>
        <w:pPrChange w:id="1615" w:author="Adrian Gould" w:date="2023-08-28T17:24:00Z">
          <w:pPr/>
        </w:pPrChange>
      </w:pPr>
    </w:p>
    <w:p w14:paraId="56360415" w14:textId="5A04DEC9" w:rsidR="00254098" w:rsidRDefault="00254098" w:rsidP="00254098">
      <w:pPr>
        <w:pStyle w:val="Code"/>
        <w:rPr>
          <w:ins w:id="1616" w:author="Adrian Gould" w:date="2023-08-28T17:24:00Z"/>
          <w:sz w:val="20"/>
          <w:szCs w:val="22"/>
        </w:rPr>
      </w:pPr>
      <w:ins w:id="1617" w:author="Adrian Gould" w:date="2023-08-28T17:24:00Z">
        <w:r w:rsidRPr="00254098">
          <w:rPr>
            <w:sz w:val="20"/>
            <w:szCs w:val="22"/>
            <w:rPrChange w:id="1618" w:author="Adrian Gould" w:date="2023-08-28T17:24:00Z">
              <w:rPr/>
            </w:rPrChange>
          </w:rPr>
          <w:t>This is the first we've heard of someone trying to fix a computer by intimidating it.</w:t>
        </w:r>
      </w:ins>
    </w:p>
    <w:p w14:paraId="3C0C534F" w14:textId="77777777" w:rsidR="00254098" w:rsidRPr="00254098" w:rsidRDefault="00254098" w:rsidP="00254098"/>
    <w:sectPr w:rsidR="00254098" w:rsidRPr="00254098" w:rsidSect="00323A8C">
      <w:headerReference w:type="default" r:id="rId48"/>
      <w:footerReference w:type="default" r:id="rId49"/>
      <w:type w:val="continuous"/>
      <w:pgSz w:w="11906" w:h="16838" w:code="9"/>
      <w:pgMar w:top="851" w:right="851" w:bottom="851" w:left="851" w:header="567" w:footer="342"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4B5229" w14:textId="77777777" w:rsidR="0041093E" w:rsidRDefault="0041093E">
      <w:r>
        <w:separator/>
      </w:r>
    </w:p>
  </w:endnote>
  <w:endnote w:type="continuationSeparator" w:id="0">
    <w:p w14:paraId="60B2977C" w14:textId="77777777" w:rsidR="0041093E" w:rsidRDefault="0041093E">
      <w:r>
        <w:continuationSeparator/>
      </w:r>
    </w:p>
  </w:endnote>
  <w:endnote w:type="continuationNotice" w:id="1">
    <w:p w14:paraId="0E621DFC" w14:textId="77777777" w:rsidR="0041093E" w:rsidRDefault="0041093E">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entury Gothic">
    <w:panose1 w:val="020B0502020202020204"/>
    <w:charset w:val="00"/>
    <w:family w:val="swiss"/>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Fira Code">
    <w:altName w:val="﷽﷽﷽﷽﷽﷽﷽﷽c"/>
    <w:charset w:val="00"/>
    <w:family w:val="modern"/>
    <w:pitch w:val="fixed"/>
    <w:sig w:usb0="E00002EF" w:usb1="1200F8FB" w:usb2="00000008" w:usb3="00000000" w:csb0="000000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 w:name="Times New Roman (Body CS)">
    <w:charset w:val="00"/>
    <w:family w:val="roman"/>
    <w:pitch w:val="default"/>
  </w:font>
  <w:font w:name="Helvetica Neue">
    <w:charset w:val="00"/>
    <w:family w:val="auto"/>
    <w:pitch w:val="variable"/>
    <w:sig w:usb0="E50002FF" w:usb1="500079DB" w:usb2="0000001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3"/>
      <w:tblW w:w="1082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76"/>
      <w:gridCol w:w="5924"/>
      <w:gridCol w:w="538"/>
      <w:gridCol w:w="2882"/>
    </w:tblGrid>
    <w:tr w:rsidR="004602A9" w:rsidRPr="00B157DE" w14:paraId="0036444E" w14:textId="77777777" w:rsidTr="00DB0413">
      <w:trPr>
        <w:trHeight w:val="109"/>
        <w:jc w:val="center"/>
      </w:trPr>
      <w:tc>
        <w:tcPr>
          <w:tcW w:w="1476" w:type="dxa"/>
          <w:tcBorders>
            <w:top w:val="single" w:sz="4" w:space="0" w:color="auto"/>
          </w:tcBorders>
          <w:vAlign w:val="center"/>
          <w:hideMark/>
        </w:tcPr>
        <w:p w14:paraId="61B95682" w14:textId="77777777" w:rsidR="004602A9" w:rsidRPr="00B157DE" w:rsidRDefault="004602A9" w:rsidP="00072FC3">
          <w:pPr>
            <w:adjustRightInd w:val="0"/>
            <w:snapToGrid w:val="0"/>
            <w:spacing w:before="0" w:after="0" w:line="240" w:lineRule="auto"/>
            <w:contextualSpacing/>
            <w:rPr>
              <w:b/>
              <w:snapToGrid w:val="0"/>
              <w:sz w:val="14"/>
              <w:szCs w:val="16"/>
            </w:rPr>
          </w:pPr>
          <w:r w:rsidRPr="00B157DE">
            <w:rPr>
              <w:b/>
              <w:snapToGrid w:val="0"/>
              <w:sz w:val="14"/>
              <w:szCs w:val="16"/>
            </w:rPr>
            <w:t>RTO Code 52786</w:t>
          </w:r>
        </w:p>
      </w:tc>
      <w:tc>
        <w:tcPr>
          <w:tcW w:w="5924" w:type="dxa"/>
          <w:tcBorders>
            <w:top w:val="single" w:sz="4" w:space="0" w:color="auto"/>
          </w:tcBorders>
          <w:vAlign w:val="center"/>
          <w:hideMark/>
        </w:tcPr>
        <w:p w14:paraId="1E389C8A" w14:textId="77777777" w:rsidR="004602A9" w:rsidRPr="00B157DE" w:rsidRDefault="004602A9" w:rsidP="00072FC3">
          <w:pPr>
            <w:adjustRightInd w:val="0"/>
            <w:snapToGrid w:val="0"/>
            <w:spacing w:before="0" w:after="0" w:line="240" w:lineRule="auto"/>
            <w:contextualSpacing/>
            <w:rPr>
              <w:sz w:val="14"/>
              <w:szCs w:val="16"/>
            </w:rPr>
          </w:pPr>
          <w:r w:rsidRPr="00B157DE">
            <w:rPr>
              <w:b/>
              <w:snapToGrid w:val="0"/>
              <w:sz w:val="14"/>
              <w:szCs w:val="16"/>
            </w:rPr>
            <w:t>CRICOS Code: 00020G</w:t>
          </w:r>
        </w:p>
      </w:tc>
      <w:tc>
        <w:tcPr>
          <w:tcW w:w="3420" w:type="dxa"/>
          <w:gridSpan w:val="2"/>
          <w:tcBorders>
            <w:top w:val="single" w:sz="4" w:space="0" w:color="auto"/>
          </w:tcBorders>
          <w:vAlign w:val="center"/>
          <w:hideMark/>
        </w:tcPr>
        <w:p w14:paraId="7CDA1F83" w14:textId="7E9535B0" w:rsidR="004602A9" w:rsidRPr="00B157DE" w:rsidRDefault="004602A9" w:rsidP="00072FC3">
          <w:pPr>
            <w:adjustRightInd w:val="0"/>
            <w:snapToGrid w:val="0"/>
            <w:spacing w:before="0" w:after="0" w:line="240" w:lineRule="auto"/>
            <w:contextualSpacing/>
            <w:jc w:val="right"/>
            <w:rPr>
              <w:b/>
              <w:snapToGrid w:val="0"/>
              <w:sz w:val="14"/>
              <w:szCs w:val="16"/>
            </w:rPr>
          </w:pPr>
          <w:r w:rsidRPr="00B157DE">
            <w:rPr>
              <w:b/>
              <w:snapToGrid w:val="0"/>
              <w:sz w:val="14"/>
              <w:szCs w:val="16"/>
            </w:rPr>
            <w:t>Current Template Version: February 2020</w:t>
          </w:r>
        </w:p>
        <w:p w14:paraId="56F7EC6F" w14:textId="0A6B4030" w:rsidR="004602A9" w:rsidRPr="00B157DE" w:rsidRDefault="004602A9" w:rsidP="00072FC3">
          <w:pPr>
            <w:adjustRightInd w:val="0"/>
            <w:snapToGrid w:val="0"/>
            <w:spacing w:before="0" w:after="0" w:line="240" w:lineRule="auto"/>
            <w:contextualSpacing/>
            <w:jc w:val="right"/>
            <w:rPr>
              <w:b/>
              <w:snapToGrid w:val="0"/>
              <w:sz w:val="14"/>
              <w:szCs w:val="16"/>
            </w:rPr>
          </w:pPr>
          <w:r w:rsidRPr="00B157DE">
            <w:rPr>
              <w:b/>
              <w:snapToGrid w:val="0"/>
              <w:sz w:val="14"/>
              <w:szCs w:val="16"/>
            </w:rPr>
            <w:t xml:space="preserve">Assessment task last updated: </w:t>
          </w:r>
          <w:r>
            <w:rPr>
              <w:b/>
              <w:snapToGrid w:val="0"/>
              <w:sz w:val="14"/>
              <w:szCs w:val="16"/>
            </w:rPr>
            <w:fldChar w:fldCharType="begin"/>
          </w:r>
          <w:r>
            <w:rPr>
              <w:b/>
              <w:snapToGrid w:val="0"/>
              <w:sz w:val="14"/>
              <w:szCs w:val="16"/>
            </w:rPr>
            <w:instrText xml:space="preserve"> SAVEDATE \@ "yyyy-MM-dd" \* MERGEFORMAT </w:instrText>
          </w:r>
          <w:r>
            <w:rPr>
              <w:b/>
              <w:snapToGrid w:val="0"/>
              <w:sz w:val="14"/>
              <w:szCs w:val="16"/>
            </w:rPr>
            <w:fldChar w:fldCharType="separate"/>
          </w:r>
          <w:r w:rsidR="00025CFA">
            <w:rPr>
              <w:b/>
              <w:noProof/>
              <w:snapToGrid w:val="0"/>
              <w:sz w:val="14"/>
              <w:szCs w:val="16"/>
            </w:rPr>
            <w:t>2023-08-28</w:t>
          </w:r>
          <w:r>
            <w:rPr>
              <w:b/>
              <w:snapToGrid w:val="0"/>
              <w:sz w:val="14"/>
              <w:szCs w:val="16"/>
            </w:rPr>
            <w:fldChar w:fldCharType="end"/>
          </w:r>
        </w:p>
      </w:tc>
    </w:tr>
    <w:tr w:rsidR="004602A9" w:rsidRPr="00B157DE" w14:paraId="0C05F3A9" w14:textId="77777777" w:rsidTr="00F405C9">
      <w:trPr>
        <w:trHeight w:val="115"/>
        <w:jc w:val="center"/>
      </w:trPr>
      <w:tc>
        <w:tcPr>
          <w:tcW w:w="7938" w:type="dxa"/>
          <w:gridSpan w:val="3"/>
          <w:vAlign w:val="center"/>
          <w:hideMark/>
        </w:tcPr>
        <w:p w14:paraId="3CE71FFB" w14:textId="2F9DAA4B" w:rsidR="004602A9" w:rsidRPr="00B157DE" w:rsidRDefault="004602A9" w:rsidP="00072FC3">
          <w:pPr>
            <w:adjustRightInd w:val="0"/>
            <w:snapToGrid w:val="0"/>
            <w:spacing w:before="0" w:after="0" w:line="240" w:lineRule="auto"/>
            <w:contextualSpacing/>
            <w:rPr>
              <w:snapToGrid w:val="0"/>
              <w:sz w:val="14"/>
              <w:szCs w:val="16"/>
            </w:rPr>
          </w:pPr>
          <w:r w:rsidRPr="00B157DE">
            <w:rPr>
              <w:b/>
              <w:snapToGrid w:val="0"/>
              <w:sz w:val="14"/>
              <w:szCs w:val="16"/>
            </w:rPr>
            <w:t xml:space="preserve">Folder location: </w:t>
          </w:r>
          <w:sdt>
            <w:sdtPr>
              <w:rPr>
                <w:b/>
                <w:snapToGrid w:val="0"/>
                <w:sz w:val="14"/>
                <w:szCs w:val="16"/>
              </w:rPr>
              <w:id w:val="-604416063"/>
              <w:placeholder>
                <w:docPart w:val="8EA5DE1B58D74F30A1AFC7F248260D8E"/>
              </w:placeholder>
              <w:showingPlcHdr/>
              <w:text/>
            </w:sdtPr>
            <w:sdtEndPr/>
            <w:sdtContent>
              <w:r w:rsidRPr="00B157DE">
                <w:rPr>
                  <w:rStyle w:val="PlaceholderText"/>
                  <w:sz w:val="14"/>
                  <w:szCs w:val="16"/>
                </w:rPr>
                <w:t>Click here to enter text.</w:t>
              </w:r>
            </w:sdtContent>
          </w:sdt>
        </w:p>
      </w:tc>
      <w:tc>
        <w:tcPr>
          <w:tcW w:w="2882" w:type="dxa"/>
          <w:vAlign w:val="center"/>
          <w:hideMark/>
        </w:tcPr>
        <w:p w14:paraId="09C2AA25" w14:textId="3C69F294" w:rsidR="004602A9" w:rsidRPr="00B157DE" w:rsidRDefault="004602A9" w:rsidP="00072FC3">
          <w:pPr>
            <w:adjustRightInd w:val="0"/>
            <w:snapToGrid w:val="0"/>
            <w:spacing w:before="0" w:after="0" w:line="240" w:lineRule="auto"/>
            <w:contextualSpacing/>
            <w:jc w:val="right"/>
            <w:rPr>
              <w:snapToGrid w:val="0"/>
              <w:sz w:val="14"/>
              <w:szCs w:val="22"/>
            </w:rPr>
          </w:pPr>
          <w:r w:rsidRPr="00B157DE">
            <w:rPr>
              <w:b/>
              <w:snapToGrid w:val="0"/>
              <w:sz w:val="14"/>
              <w:szCs w:val="16"/>
            </w:rPr>
            <w:t xml:space="preserve">Page </w:t>
          </w:r>
          <w:r w:rsidRPr="00B157DE">
            <w:rPr>
              <w:b/>
              <w:snapToGrid w:val="0"/>
              <w:sz w:val="14"/>
              <w:szCs w:val="16"/>
            </w:rPr>
            <w:fldChar w:fldCharType="begin"/>
          </w:r>
          <w:r w:rsidRPr="00B157DE">
            <w:rPr>
              <w:b/>
              <w:snapToGrid w:val="0"/>
              <w:sz w:val="14"/>
              <w:szCs w:val="16"/>
            </w:rPr>
            <w:instrText xml:space="preserve"> PAGE </w:instrText>
          </w:r>
          <w:r w:rsidRPr="00B157DE">
            <w:rPr>
              <w:b/>
              <w:snapToGrid w:val="0"/>
              <w:sz w:val="14"/>
              <w:szCs w:val="16"/>
            </w:rPr>
            <w:fldChar w:fldCharType="separate"/>
          </w:r>
          <w:r>
            <w:rPr>
              <w:b/>
              <w:noProof/>
              <w:snapToGrid w:val="0"/>
              <w:sz w:val="14"/>
              <w:szCs w:val="16"/>
            </w:rPr>
            <w:t>17</w:t>
          </w:r>
          <w:r w:rsidRPr="00B157DE">
            <w:rPr>
              <w:b/>
              <w:snapToGrid w:val="0"/>
              <w:sz w:val="14"/>
              <w:szCs w:val="16"/>
            </w:rPr>
            <w:fldChar w:fldCharType="end"/>
          </w:r>
          <w:r w:rsidRPr="00B157DE">
            <w:rPr>
              <w:b/>
              <w:snapToGrid w:val="0"/>
              <w:sz w:val="14"/>
              <w:szCs w:val="16"/>
            </w:rPr>
            <w:t xml:space="preserve"> of </w:t>
          </w:r>
          <w:r w:rsidRPr="00B157DE">
            <w:rPr>
              <w:b/>
              <w:snapToGrid w:val="0"/>
              <w:sz w:val="14"/>
              <w:szCs w:val="16"/>
            </w:rPr>
            <w:fldChar w:fldCharType="begin"/>
          </w:r>
          <w:r w:rsidRPr="00B157DE">
            <w:rPr>
              <w:b/>
              <w:snapToGrid w:val="0"/>
              <w:sz w:val="14"/>
              <w:szCs w:val="16"/>
            </w:rPr>
            <w:instrText xml:space="preserve"> NUMPAGES </w:instrText>
          </w:r>
          <w:r w:rsidRPr="00B157DE">
            <w:rPr>
              <w:b/>
              <w:snapToGrid w:val="0"/>
              <w:sz w:val="14"/>
              <w:szCs w:val="16"/>
            </w:rPr>
            <w:fldChar w:fldCharType="separate"/>
          </w:r>
          <w:r>
            <w:rPr>
              <w:b/>
              <w:noProof/>
              <w:snapToGrid w:val="0"/>
              <w:sz w:val="14"/>
              <w:szCs w:val="16"/>
            </w:rPr>
            <w:t>29</w:t>
          </w:r>
          <w:r w:rsidRPr="00B157DE">
            <w:rPr>
              <w:b/>
              <w:snapToGrid w:val="0"/>
              <w:sz w:val="14"/>
              <w:szCs w:val="16"/>
            </w:rPr>
            <w:fldChar w:fldCharType="end"/>
          </w:r>
        </w:p>
      </w:tc>
    </w:tr>
    <w:tr w:rsidR="004602A9" w:rsidRPr="00B157DE" w14:paraId="31D6B008" w14:textId="77777777" w:rsidTr="00F32E09">
      <w:trPr>
        <w:trHeight w:val="115"/>
        <w:jc w:val="center"/>
      </w:trPr>
      <w:tc>
        <w:tcPr>
          <w:tcW w:w="10820" w:type="dxa"/>
          <w:gridSpan w:val="4"/>
          <w:vAlign w:val="center"/>
        </w:tcPr>
        <w:p w14:paraId="1B6F0CD5" w14:textId="77777777" w:rsidR="004602A9" w:rsidRPr="00B157DE" w:rsidRDefault="004602A9" w:rsidP="00072FC3">
          <w:pPr>
            <w:tabs>
              <w:tab w:val="center" w:pos="4820"/>
              <w:tab w:val="right" w:pos="9638"/>
            </w:tabs>
            <w:adjustRightInd w:val="0"/>
            <w:snapToGrid w:val="0"/>
            <w:spacing w:before="0" w:after="0" w:line="240" w:lineRule="auto"/>
            <w:contextualSpacing/>
            <w:jc w:val="center"/>
            <w:rPr>
              <w:rFonts w:eastAsiaTheme="minorHAnsi"/>
              <w:bCs w:val="0"/>
              <w:noProof/>
              <w:sz w:val="14"/>
              <w:szCs w:val="20"/>
            </w:rPr>
          </w:pPr>
          <w:r w:rsidRPr="00B157DE">
            <w:rPr>
              <w:rFonts w:eastAsiaTheme="minorHAnsi"/>
              <w:bCs w:val="0"/>
              <w:sz w:val="14"/>
              <w:szCs w:val="20"/>
            </w:rPr>
            <w:t>F122A12</w:t>
          </w:r>
        </w:p>
        <w:p w14:paraId="6F267801" w14:textId="5A87548F" w:rsidR="004602A9" w:rsidRPr="00B157DE" w:rsidRDefault="004602A9" w:rsidP="00072FC3">
          <w:pPr>
            <w:adjustRightInd w:val="0"/>
            <w:snapToGrid w:val="0"/>
            <w:spacing w:before="0" w:after="0" w:line="240" w:lineRule="auto"/>
            <w:contextualSpacing/>
            <w:jc w:val="center"/>
            <w:rPr>
              <w:b/>
              <w:snapToGrid w:val="0"/>
              <w:sz w:val="14"/>
              <w:szCs w:val="16"/>
            </w:rPr>
          </w:pPr>
          <w:r w:rsidRPr="00B157DE">
            <w:rPr>
              <w:rFonts w:eastAsiaTheme="minorHAnsi"/>
              <w:bCs w:val="0"/>
              <w:noProof/>
              <w:sz w:val="14"/>
              <w:szCs w:val="20"/>
            </w:rPr>
            <w:t>Uncontrolled Copy When Printed</w:t>
          </w:r>
        </w:p>
      </w:tc>
    </w:tr>
  </w:tbl>
  <w:p w14:paraId="636869FA" w14:textId="77777777" w:rsidR="004602A9" w:rsidRPr="00B157DE" w:rsidRDefault="004602A9" w:rsidP="00DB0413">
    <w:pPr>
      <w:pStyle w:val="Footer"/>
      <w:rPr>
        <w:sz w:val="4"/>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90DA06" w14:textId="77777777" w:rsidR="0041093E" w:rsidRDefault="0041093E">
      <w:r>
        <w:separator/>
      </w:r>
    </w:p>
  </w:footnote>
  <w:footnote w:type="continuationSeparator" w:id="0">
    <w:p w14:paraId="66D768DD" w14:textId="77777777" w:rsidR="0041093E" w:rsidRDefault="0041093E">
      <w:r>
        <w:continuationSeparator/>
      </w:r>
    </w:p>
  </w:footnote>
  <w:footnote w:type="continuationNotice" w:id="1">
    <w:p w14:paraId="2F79FAE6" w14:textId="77777777" w:rsidR="0041093E" w:rsidRDefault="0041093E">
      <w:pPr>
        <w:spacing w:before="0"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402"/>
      <w:gridCol w:w="1418"/>
      <w:gridCol w:w="1133"/>
      <w:gridCol w:w="4251"/>
    </w:tblGrid>
    <w:tr w:rsidR="004602A9" w:rsidRPr="0023243D" w14:paraId="43FE90AA" w14:textId="77777777" w:rsidTr="00F46D8B">
      <w:trPr>
        <w:cantSplit/>
      </w:trPr>
      <w:tc>
        <w:tcPr>
          <w:tcW w:w="1667" w:type="pct"/>
          <w:tcBorders>
            <w:top w:val="nil"/>
            <w:left w:val="nil"/>
            <w:right w:val="nil"/>
          </w:tcBorders>
          <w:shd w:val="clear" w:color="auto" w:fill="auto"/>
          <w:vAlign w:val="center"/>
        </w:tcPr>
        <w:p w14:paraId="577947E9" w14:textId="5E5EE520" w:rsidR="004602A9" w:rsidRPr="0023243D" w:rsidRDefault="004602A9" w:rsidP="00F46D8B">
          <w:pPr>
            <w:jc w:val="center"/>
            <w:rPr>
              <w:color w:val="D9272E"/>
            </w:rPr>
          </w:pPr>
          <w:r w:rsidRPr="0023243D">
            <w:rPr>
              <w:noProof/>
              <w:lang w:eastAsia="en-AU"/>
            </w:rPr>
            <w:drawing>
              <wp:inline distT="0" distB="0" distL="0" distR="0" wp14:anchorId="7988DA95" wp14:editId="12367DCB">
                <wp:extent cx="2090057" cy="375808"/>
                <wp:effectExtent l="0" t="0" r="5715"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orth%20Metropolitan%20TAFE%20logo%20colour.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232674" cy="401452"/>
                        </a:xfrm>
                        <a:prstGeom prst="rect">
                          <a:avLst/>
                        </a:prstGeom>
                      </pic:spPr>
                    </pic:pic>
                  </a:graphicData>
                </a:graphic>
              </wp:inline>
            </w:drawing>
          </w:r>
        </w:p>
      </w:tc>
      <w:tc>
        <w:tcPr>
          <w:tcW w:w="1250" w:type="pct"/>
          <w:gridSpan w:val="2"/>
          <w:tcBorders>
            <w:top w:val="nil"/>
            <w:left w:val="nil"/>
            <w:right w:val="nil"/>
          </w:tcBorders>
          <w:shd w:val="clear" w:color="auto" w:fill="auto"/>
          <w:vAlign w:val="center"/>
        </w:tcPr>
        <w:p w14:paraId="2411803C" w14:textId="3C7CDF01" w:rsidR="004602A9" w:rsidRPr="00F46D8B" w:rsidRDefault="004602A9" w:rsidP="00F46D8B">
          <w:pPr>
            <w:spacing w:before="0" w:after="0"/>
            <w:jc w:val="center"/>
            <w:rPr>
              <w:rFonts w:ascii="Calibri" w:hAnsi="Calibri" w:cs="Calibri"/>
              <w:color w:val="FF0000"/>
              <w:sz w:val="20"/>
            </w:rPr>
          </w:pPr>
          <w:r w:rsidRPr="006974E7">
            <w:rPr>
              <w:rFonts w:ascii="Calibri" w:hAnsi="Calibri" w:cs="Calibri"/>
              <w:color w:val="FF0000"/>
              <w:sz w:val="20"/>
            </w:rPr>
            <w:t>OFFICIAL</w:t>
          </w:r>
        </w:p>
      </w:tc>
      <w:tc>
        <w:tcPr>
          <w:tcW w:w="2083" w:type="pct"/>
          <w:tcBorders>
            <w:top w:val="nil"/>
            <w:left w:val="nil"/>
            <w:right w:val="nil"/>
          </w:tcBorders>
          <w:shd w:val="clear" w:color="auto" w:fill="auto"/>
          <w:vAlign w:val="center"/>
        </w:tcPr>
        <w:p w14:paraId="62C894BA" w14:textId="57C2A7CA" w:rsidR="004602A9" w:rsidRPr="0023243D" w:rsidRDefault="004602A9" w:rsidP="00F46D8B">
          <w:pPr>
            <w:pStyle w:val="Title"/>
            <w:jc w:val="center"/>
            <w:rPr>
              <w:color w:val="C00000"/>
              <w:sz w:val="48"/>
            </w:rPr>
          </w:pPr>
          <w:r w:rsidRPr="0023243D">
            <w:rPr>
              <w:color w:val="C00000"/>
              <w:sz w:val="48"/>
            </w:rPr>
            <w:t>Assessment Task</w:t>
          </w:r>
        </w:p>
      </w:tc>
    </w:tr>
    <w:tr w:rsidR="004602A9" w:rsidRPr="00C77922" w14:paraId="1D39AAC8" w14:textId="77777777" w:rsidTr="00CE778D">
      <w:trPr>
        <w:cantSplit/>
      </w:trPr>
      <w:tc>
        <w:tcPr>
          <w:tcW w:w="1667" w:type="pct"/>
          <w:shd w:val="clear" w:color="auto" w:fill="D9D9D9"/>
        </w:tcPr>
        <w:p w14:paraId="58179D5A" w14:textId="77777777" w:rsidR="004602A9" w:rsidRPr="0023243D" w:rsidRDefault="004602A9" w:rsidP="00F46D8B">
          <w:pPr>
            <w:spacing w:before="0" w:after="0"/>
            <w:rPr>
              <w:i/>
              <w:sz w:val="18"/>
              <w:szCs w:val="16"/>
            </w:rPr>
          </w:pPr>
          <w:r w:rsidRPr="0023243D">
            <w:rPr>
              <w:b/>
              <w:bCs w:val="0"/>
              <w:color w:val="D9272E"/>
              <w:sz w:val="18"/>
            </w:rPr>
            <w:t>Qualification national code and title</w:t>
          </w:r>
        </w:p>
      </w:tc>
      <w:tc>
        <w:tcPr>
          <w:tcW w:w="695" w:type="pct"/>
          <w:shd w:val="clear" w:color="auto" w:fill="auto"/>
        </w:tcPr>
        <w:p w14:paraId="2C97B789" w14:textId="72EE024C" w:rsidR="004602A9" w:rsidRPr="0023243D" w:rsidRDefault="004602A9" w:rsidP="00F46D8B">
          <w:pPr>
            <w:spacing w:before="0" w:after="0"/>
            <w:rPr>
              <w:sz w:val="18"/>
            </w:rPr>
          </w:pPr>
          <w:r>
            <w:rPr>
              <w:sz w:val="18"/>
            </w:rPr>
            <w:t>ICT40120</w:t>
          </w:r>
        </w:p>
      </w:tc>
      <w:tc>
        <w:tcPr>
          <w:tcW w:w="2638" w:type="pct"/>
          <w:gridSpan w:val="2"/>
          <w:shd w:val="clear" w:color="auto" w:fill="auto"/>
        </w:tcPr>
        <w:p w14:paraId="1CFC7C4F" w14:textId="7685D37D" w:rsidR="004602A9" w:rsidRPr="0023243D" w:rsidRDefault="004602A9" w:rsidP="00F46D8B">
          <w:pPr>
            <w:spacing w:before="0" w:after="0"/>
            <w:rPr>
              <w:sz w:val="18"/>
            </w:rPr>
          </w:pPr>
          <w:r>
            <w:rPr>
              <w:sz w:val="18"/>
            </w:rPr>
            <w:t>Certificate IV in Information Technology (Programming)</w:t>
          </w:r>
        </w:p>
      </w:tc>
    </w:tr>
    <w:tr w:rsidR="004602A9" w:rsidRPr="00C77922" w14:paraId="53B17A3D" w14:textId="77777777" w:rsidTr="00CE778D">
      <w:trPr>
        <w:cantSplit/>
      </w:trPr>
      <w:tc>
        <w:tcPr>
          <w:tcW w:w="1667" w:type="pct"/>
          <w:vMerge w:val="restart"/>
          <w:shd w:val="clear" w:color="auto" w:fill="D9D9D9"/>
        </w:tcPr>
        <w:p w14:paraId="48598A74" w14:textId="77777777" w:rsidR="004602A9" w:rsidRPr="0023243D" w:rsidRDefault="004602A9" w:rsidP="00F46D8B">
          <w:pPr>
            <w:spacing w:before="0" w:after="0"/>
            <w:outlineLvl w:val="2"/>
            <w:rPr>
              <w:bCs w:val="0"/>
              <w:color w:val="D9272E"/>
              <w:sz w:val="18"/>
            </w:rPr>
          </w:pPr>
          <w:r w:rsidRPr="0023243D">
            <w:rPr>
              <w:b/>
              <w:bCs w:val="0"/>
              <w:color w:val="D9272E"/>
              <w:sz w:val="18"/>
            </w:rPr>
            <w:t>Unit/s national code/s and title/s</w:t>
          </w:r>
        </w:p>
      </w:tc>
      <w:tc>
        <w:tcPr>
          <w:tcW w:w="695" w:type="pct"/>
          <w:shd w:val="clear" w:color="auto" w:fill="auto"/>
        </w:tcPr>
        <w:p w14:paraId="7050BCC9" w14:textId="7A534254" w:rsidR="004602A9" w:rsidRPr="0023243D" w:rsidRDefault="004602A9" w:rsidP="00F46D8B">
          <w:pPr>
            <w:spacing w:before="0" w:after="0"/>
            <w:rPr>
              <w:sz w:val="18"/>
            </w:rPr>
          </w:pPr>
          <w:r w:rsidRPr="00D17E9E">
            <w:rPr>
              <w:sz w:val="18"/>
            </w:rPr>
            <w:t>ICTWEB441</w:t>
          </w:r>
        </w:p>
      </w:tc>
      <w:tc>
        <w:tcPr>
          <w:tcW w:w="2638" w:type="pct"/>
          <w:gridSpan w:val="2"/>
          <w:shd w:val="clear" w:color="auto" w:fill="auto"/>
        </w:tcPr>
        <w:p w14:paraId="2E216F24" w14:textId="32708875" w:rsidR="004602A9" w:rsidRPr="0023243D" w:rsidRDefault="004602A9" w:rsidP="00F46D8B">
          <w:pPr>
            <w:spacing w:before="0" w:after="0"/>
            <w:rPr>
              <w:sz w:val="18"/>
            </w:rPr>
          </w:pPr>
          <w:r w:rsidRPr="00D17E9E">
            <w:rPr>
              <w:sz w:val="18"/>
            </w:rPr>
            <w:t>Produce basic client-side script</w:t>
          </w:r>
        </w:p>
      </w:tc>
    </w:tr>
    <w:tr w:rsidR="004602A9" w:rsidRPr="00C77922" w14:paraId="2D65FF20" w14:textId="77777777" w:rsidTr="00CE778D">
      <w:trPr>
        <w:cantSplit/>
      </w:trPr>
      <w:tc>
        <w:tcPr>
          <w:tcW w:w="1667" w:type="pct"/>
          <w:vMerge/>
          <w:shd w:val="clear" w:color="auto" w:fill="D9D9D9"/>
        </w:tcPr>
        <w:p w14:paraId="2FBC6434" w14:textId="77777777" w:rsidR="004602A9" w:rsidRPr="00C77922" w:rsidRDefault="004602A9" w:rsidP="00F46D8B">
          <w:pPr>
            <w:spacing w:before="0" w:after="0"/>
            <w:outlineLvl w:val="2"/>
            <w:rPr>
              <w:b/>
              <w:bCs w:val="0"/>
              <w:color w:val="D9272E"/>
              <w:sz w:val="20"/>
            </w:rPr>
          </w:pPr>
        </w:p>
      </w:tc>
      <w:tc>
        <w:tcPr>
          <w:tcW w:w="695" w:type="pct"/>
          <w:shd w:val="clear" w:color="auto" w:fill="auto"/>
        </w:tcPr>
        <w:p w14:paraId="20734F73" w14:textId="1F6C7864" w:rsidR="004602A9" w:rsidRPr="00AB665B" w:rsidRDefault="004602A9" w:rsidP="00F46D8B">
          <w:pPr>
            <w:spacing w:before="0" w:after="0"/>
            <w:rPr>
              <w:color w:val="7F7F7F" w:themeColor="text1" w:themeTint="80"/>
              <w:sz w:val="18"/>
            </w:rPr>
          </w:pPr>
          <w:r w:rsidRPr="00D17E9E">
            <w:rPr>
              <w:sz w:val="18"/>
            </w:rPr>
            <w:t>ICTWEB452</w:t>
          </w:r>
        </w:p>
      </w:tc>
      <w:tc>
        <w:tcPr>
          <w:tcW w:w="2638" w:type="pct"/>
          <w:gridSpan w:val="2"/>
          <w:shd w:val="clear" w:color="auto" w:fill="auto"/>
        </w:tcPr>
        <w:p w14:paraId="695CEFBC" w14:textId="1F536075" w:rsidR="004602A9" w:rsidRPr="00AB665B" w:rsidRDefault="004602A9" w:rsidP="00F46D8B">
          <w:pPr>
            <w:spacing w:before="0" w:after="0"/>
            <w:rPr>
              <w:color w:val="7F7F7F" w:themeColor="text1" w:themeTint="80"/>
              <w:sz w:val="18"/>
            </w:rPr>
          </w:pPr>
          <w:r w:rsidRPr="00D17E9E">
            <w:rPr>
              <w:sz w:val="18"/>
            </w:rPr>
            <w:t>Create a mark-up language document</w:t>
          </w:r>
        </w:p>
      </w:tc>
    </w:tr>
  </w:tbl>
  <w:p w14:paraId="03BB4495" w14:textId="58B6AEF5" w:rsidR="004602A9" w:rsidRPr="0023243D" w:rsidRDefault="004602A9" w:rsidP="00255C34">
    <w:pPr>
      <w:pStyle w:val="Header"/>
      <w:tabs>
        <w:tab w:val="clear" w:pos="9026"/>
        <w:tab w:val="right" w:pos="9639"/>
      </w:tabs>
      <w:spacing w:before="0" w:after="0"/>
      <w:rPr>
        <w:sz w:val="1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F3FFE"/>
    <w:multiLevelType w:val="hybridMultilevel"/>
    <w:tmpl w:val="70805B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C8C7901"/>
    <w:multiLevelType w:val="hybridMultilevel"/>
    <w:tmpl w:val="D4C2B57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E632CC2"/>
    <w:multiLevelType w:val="hybridMultilevel"/>
    <w:tmpl w:val="3ED007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F51383C"/>
    <w:multiLevelType w:val="hybridMultilevel"/>
    <w:tmpl w:val="4C9685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4215966"/>
    <w:multiLevelType w:val="hybridMultilevel"/>
    <w:tmpl w:val="BD248AEE"/>
    <w:lvl w:ilvl="0" w:tplc="0C090001">
      <w:start w:val="1"/>
      <w:numFmt w:val="bullet"/>
      <w:lvlText w:val=""/>
      <w:lvlJc w:val="left"/>
      <w:pPr>
        <w:ind w:left="778" w:hanging="360"/>
      </w:pPr>
      <w:rPr>
        <w:rFonts w:ascii="Symbol" w:hAnsi="Symbol" w:hint="default"/>
      </w:rPr>
    </w:lvl>
    <w:lvl w:ilvl="1" w:tplc="0C090003" w:tentative="1">
      <w:start w:val="1"/>
      <w:numFmt w:val="bullet"/>
      <w:lvlText w:val="o"/>
      <w:lvlJc w:val="left"/>
      <w:pPr>
        <w:ind w:left="1498" w:hanging="360"/>
      </w:pPr>
      <w:rPr>
        <w:rFonts w:ascii="Courier New" w:hAnsi="Courier New" w:cs="Courier New" w:hint="default"/>
      </w:rPr>
    </w:lvl>
    <w:lvl w:ilvl="2" w:tplc="0C090005" w:tentative="1">
      <w:start w:val="1"/>
      <w:numFmt w:val="bullet"/>
      <w:lvlText w:val=""/>
      <w:lvlJc w:val="left"/>
      <w:pPr>
        <w:ind w:left="2218" w:hanging="360"/>
      </w:pPr>
      <w:rPr>
        <w:rFonts w:ascii="Wingdings" w:hAnsi="Wingdings" w:hint="default"/>
      </w:rPr>
    </w:lvl>
    <w:lvl w:ilvl="3" w:tplc="0C090001" w:tentative="1">
      <w:start w:val="1"/>
      <w:numFmt w:val="bullet"/>
      <w:lvlText w:val=""/>
      <w:lvlJc w:val="left"/>
      <w:pPr>
        <w:ind w:left="2938" w:hanging="360"/>
      </w:pPr>
      <w:rPr>
        <w:rFonts w:ascii="Symbol" w:hAnsi="Symbol" w:hint="default"/>
      </w:rPr>
    </w:lvl>
    <w:lvl w:ilvl="4" w:tplc="0C090003" w:tentative="1">
      <w:start w:val="1"/>
      <w:numFmt w:val="bullet"/>
      <w:lvlText w:val="o"/>
      <w:lvlJc w:val="left"/>
      <w:pPr>
        <w:ind w:left="3658" w:hanging="360"/>
      </w:pPr>
      <w:rPr>
        <w:rFonts w:ascii="Courier New" w:hAnsi="Courier New" w:cs="Courier New" w:hint="default"/>
      </w:rPr>
    </w:lvl>
    <w:lvl w:ilvl="5" w:tplc="0C090005" w:tentative="1">
      <w:start w:val="1"/>
      <w:numFmt w:val="bullet"/>
      <w:lvlText w:val=""/>
      <w:lvlJc w:val="left"/>
      <w:pPr>
        <w:ind w:left="4378" w:hanging="360"/>
      </w:pPr>
      <w:rPr>
        <w:rFonts w:ascii="Wingdings" w:hAnsi="Wingdings" w:hint="default"/>
      </w:rPr>
    </w:lvl>
    <w:lvl w:ilvl="6" w:tplc="0C090001" w:tentative="1">
      <w:start w:val="1"/>
      <w:numFmt w:val="bullet"/>
      <w:lvlText w:val=""/>
      <w:lvlJc w:val="left"/>
      <w:pPr>
        <w:ind w:left="5098" w:hanging="360"/>
      </w:pPr>
      <w:rPr>
        <w:rFonts w:ascii="Symbol" w:hAnsi="Symbol" w:hint="default"/>
      </w:rPr>
    </w:lvl>
    <w:lvl w:ilvl="7" w:tplc="0C090003" w:tentative="1">
      <w:start w:val="1"/>
      <w:numFmt w:val="bullet"/>
      <w:lvlText w:val="o"/>
      <w:lvlJc w:val="left"/>
      <w:pPr>
        <w:ind w:left="5818" w:hanging="360"/>
      </w:pPr>
      <w:rPr>
        <w:rFonts w:ascii="Courier New" w:hAnsi="Courier New" w:cs="Courier New" w:hint="default"/>
      </w:rPr>
    </w:lvl>
    <w:lvl w:ilvl="8" w:tplc="0C090005" w:tentative="1">
      <w:start w:val="1"/>
      <w:numFmt w:val="bullet"/>
      <w:lvlText w:val=""/>
      <w:lvlJc w:val="left"/>
      <w:pPr>
        <w:ind w:left="6538" w:hanging="360"/>
      </w:pPr>
      <w:rPr>
        <w:rFonts w:ascii="Wingdings" w:hAnsi="Wingdings" w:hint="default"/>
      </w:rPr>
    </w:lvl>
  </w:abstractNum>
  <w:abstractNum w:abstractNumId="5" w15:restartNumberingAfterBreak="0">
    <w:nsid w:val="1C10565E"/>
    <w:multiLevelType w:val="hybridMultilevel"/>
    <w:tmpl w:val="55EE02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FB7782B"/>
    <w:multiLevelType w:val="hybridMultilevel"/>
    <w:tmpl w:val="DBF4A35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3B63C0E"/>
    <w:multiLevelType w:val="hybridMultilevel"/>
    <w:tmpl w:val="B72EF152"/>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8" w15:restartNumberingAfterBreak="0">
    <w:nsid w:val="2518548B"/>
    <w:multiLevelType w:val="hybridMultilevel"/>
    <w:tmpl w:val="2BC69F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59A3FEB"/>
    <w:multiLevelType w:val="hybridMultilevel"/>
    <w:tmpl w:val="DDE65A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8C410CF"/>
    <w:multiLevelType w:val="hybridMultilevel"/>
    <w:tmpl w:val="275E875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2C8B0A76"/>
    <w:multiLevelType w:val="hybridMultilevel"/>
    <w:tmpl w:val="19AAF34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CB1431F"/>
    <w:multiLevelType w:val="hybridMultilevel"/>
    <w:tmpl w:val="9176D36E"/>
    <w:lvl w:ilvl="0" w:tplc="0C090019">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 w15:restartNumberingAfterBreak="0">
    <w:nsid w:val="31A95EDF"/>
    <w:multiLevelType w:val="hybridMultilevel"/>
    <w:tmpl w:val="917A66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5C916AC"/>
    <w:multiLevelType w:val="hybridMultilevel"/>
    <w:tmpl w:val="527A752C"/>
    <w:lvl w:ilvl="0" w:tplc="951E2F16">
      <w:start w:val="1"/>
      <w:numFmt w:val="bullet"/>
      <w:pStyle w:val="ListParagraph"/>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378B1671"/>
    <w:multiLevelType w:val="hybridMultilevel"/>
    <w:tmpl w:val="4DCA986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9A374B8"/>
    <w:multiLevelType w:val="multilevel"/>
    <w:tmpl w:val="2DC403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C6126D4"/>
    <w:multiLevelType w:val="hybridMultilevel"/>
    <w:tmpl w:val="8F4015F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3DBB6CE0"/>
    <w:multiLevelType w:val="hybridMultilevel"/>
    <w:tmpl w:val="58286E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EC00F1A"/>
    <w:multiLevelType w:val="hybridMultilevel"/>
    <w:tmpl w:val="029C65B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4090088E"/>
    <w:multiLevelType w:val="hybridMultilevel"/>
    <w:tmpl w:val="22AC64BE"/>
    <w:lvl w:ilvl="0" w:tplc="08090011">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47D027A4"/>
    <w:multiLevelType w:val="hybridMultilevel"/>
    <w:tmpl w:val="F0CAF59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4A4E66C4"/>
    <w:multiLevelType w:val="multilevel"/>
    <w:tmpl w:val="631A54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4BF07514"/>
    <w:multiLevelType w:val="hybridMultilevel"/>
    <w:tmpl w:val="B066B1A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15:restartNumberingAfterBreak="0">
    <w:nsid w:val="4CB86CED"/>
    <w:multiLevelType w:val="hybridMultilevel"/>
    <w:tmpl w:val="4F54A13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15:restartNumberingAfterBreak="0">
    <w:nsid w:val="53B74BB5"/>
    <w:multiLevelType w:val="hybridMultilevel"/>
    <w:tmpl w:val="33FC90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54E404FB"/>
    <w:multiLevelType w:val="hybridMultilevel"/>
    <w:tmpl w:val="840ADF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553C1D6E"/>
    <w:multiLevelType w:val="hybridMultilevel"/>
    <w:tmpl w:val="987AFB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56AE0F00"/>
    <w:multiLevelType w:val="hybridMultilevel"/>
    <w:tmpl w:val="2B90AB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578D0AB0"/>
    <w:multiLevelType w:val="hybridMultilevel"/>
    <w:tmpl w:val="DADCDB36"/>
    <w:lvl w:ilvl="0" w:tplc="0B6EF410">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0" w15:restartNumberingAfterBreak="0">
    <w:nsid w:val="59B968B6"/>
    <w:multiLevelType w:val="hybridMultilevel"/>
    <w:tmpl w:val="BD529E00"/>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1" w15:restartNumberingAfterBreak="0">
    <w:nsid w:val="5AF41450"/>
    <w:multiLevelType w:val="hybridMultilevel"/>
    <w:tmpl w:val="FA7062F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5E3D133C"/>
    <w:multiLevelType w:val="hybridMultilevel"/>
    <w:tmpl w:val="143A45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5EC156A6"/>
    <w:multiLevelType w:val="hybridMultilevel"/>
    <w:tmpl w:val="D78241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5FDF492B"/>
    <w:multiLevelType w:val="hybridMultilevel"/>
    <w:tmpl w:val="51ACC0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633B11B9"/>
    <w:multiLevelType w:val="hybridMultilevel"/>
    <w:tmpl w:val="0F5233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6BEA2E4D"/>
    <w:multiLevelType w:val="hybridMultilevel"/>
    <w:tmpl w:val="C88C4D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6DF637A1"/>
    <w:multiLevelType w:val="hybridMultilevel"/>
    <w:tmpl w:val="A8A09E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6DFC2EC8"/>
    <w:multiLevelType w:val="hybridMultilevel"/>
    <w:tmpl w:val="D514131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9" w15:restartNumberingAfterBreak="0">
    <w:nsid w:val="718B3886"/>
    <w:multiLevelType w:val="hybridMultilevel"/>
    <w:tmpl w:val="3C4CBFA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0" w15:restartNumberingAfterBreak="0">
    <w:nsid w:val="72D94480"/>
    <w:multiLevelType w:val="hybridMultilevel"/>
    <w:tmpl w:val="22C2CE3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79402B88">
      <w:numFmt w:val="bullet"/>
      <w:lvlText w:val="-"/>
      <w:lvlJc w:val="left"/>
      <w:pPr>
        <w:ind w:left="2160" w:hanging="360"/>
      </w:pPr>
      <w:rPr>
        <w:rFonts w:ascii="Arial" w:eastAsia="SimSun" w:hAnsi="Arial" w:cs="Arial"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783678B0"/>
    <w:multiLevelType w:val="multilevel"/>
    <w:tmpl w:val="8A9E70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78A702EF"/>
    <w:multiLevelType w:val="hybridMultilevel"/>
    <w:tmpl w:val="858E1A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79A73F66"/>
    <w:multiLevelType w:val="hybridMultilevel"/>
    <w:tmpl w:val="D916C386"/>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4" w15:restartNumberingAfterBreak="0">
    <w:nsid w:val="79D94A81"/>
    <w:multiLevelType w:val="hybridMultilevel"/>
    <w:tmpl w:val="F3B05FC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5" w15:restartNumberingAfterBreak="0">
    <w:nsid w:val="7C4F3B70"/>
    <w:multiLevelType w:val="hybridMultilevel"/>
    <w:tmpl w:val="2522D1E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6" w15:restartNumberingAfterBreak="0">
    <w:nsid w:val="7FC50214"/>
    <w:multiLevelType w:val="hybridMultilevel"/>
    <w:tmpl w:val="E1A406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32258568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821921598">
    <w:abstractNumId w:val="22"/>
  </w:num>
  <w:num w:numId="3" w16cid:durableId="1093362431">
    <w:abstractNumId w:val="41"/>
  </w:num>
  <w:num w:numId="4" w16cid:durableId="895093697">
    <w:abstractNumId w:val="16"/>
  </w:num>
  <w:num w:numId="5" w16cid:durableId="1295331801">
    <w:abstractNumId w:val="38"/>
  </w:num>
  <w:num w:numId="6" w16cid:durableId="1716154383">
    <w:abstractNumId w:val="19"/>
  </w:num>
  <w:num w:numId="7" w16cid:durableId="358749220">
    <w:abstractNumId w:val="45"/>
  </w:num>
  <w:num w:numId="8" w16cid:durableId="1614095138">
    <w:abstractNumId w:val="21"/>
  </w:num>
  <w:num w:numId="9" w16cid:durableId="1000624738">
    <w:abstractNumId w:val="40"/>
  </w:num>
  <w:num w:numId="10" w16cid:durableId="1585916617">
    <w:abstractNumId w:val="33"/>
  </w:num>
  <w:num w:numId="11" w16cid:durableId="538518019">
    <w:abstractNumId w:val="28"/>
  </w:num>
  <w:num w:numId="12" w16cid:durableId="679745750">
    <w:abstractNumId w:val="14"/>
  </w:num>
  <w:num w:numId="13" w16cid:durableId="1541822641">
    <w:abstractNumId w:val="4"/>
  </w:num>
  <w:num w:numId="14" w16cid:durableId="687870934">
    <w:abstractNumId w:val="44"/>
  </w:num>
  <w:num w:numId="15" w16cid:durableId="536891679">
    <w:abstractNumId w:val="10"/>
  </w:num>
  <w:num w:numId="16" w16cid:durableId="2056274164">
    <w:abstractNumId w:val="24"/>
  </w:num>
  <w:num w:numId="17" w16cid:durableId="1351637599">
    <w:abstractNumId w:val="18"/>
  </w:num>
  <w:num w:numId="18" w16cid:durableId="1469591680">
    <w:abstractNumId w:val="17"/>
  </w:num>
  <w:num w:numId="19" w16cid:durableId="666251701">
    <w:abstractNumId w:val="31"/>
  </w:num>
  <w:num w:numId="20" w16cid:durableId="294916064">
    <w:abstractNumId w:val="34"/>
  </w:num>
  <w:num w:numId="21" w16cid:durableId="1090156039">
    <w:abstractNumId w:val="13"/>
  </w:num>
  <w:num w:numId="22" w16cid:durableId="1208225498">
    <w:abstractNumId w:val="46"/>
  </w:num>
  <w:num w:numId="23" w16cid:durableId="2100369947">
    <w:abstractNumId w:val="37"/>
  </w:num>
  <w:num w:numId="24" w16cid:durableId="1869709307">
    <w:abstractNumId w:val="27"/>
  </w:num>
  <w:num w:numId="25" w16cid:durableId="1173758375">
    <w:abstractNumId w:val="11"/>
  </w:num>
  <w:num w:numId="26" w16cid:durableId="118233394">
    <w:abstractNumId w:val="6"/>
  </w:num>
  <w:num w:numId="27" w16cid:durableId="282659109">
    <w:abstractNumId w:val="2"/>
  </w:num>
  <w:num w:numId="28" w16cid:durableId="1762948024">
    <w:abstractNumId w:val="5"/>
  </w:num>
  <w:num w:numId="29" w16cid:durableId="2064451453">
    <w:abstractNumId w:val="25"/>
  </w:num>
  <w:num w:numId="30" w16cid:durableId="201597804">
    <w:abstractNumId w:val="8"/>
  </w:num>
  <w:num w:numId="31" w16cid:durableId="158811620">
    <w:abstractNumId w:val="42"/>
  </w:num>
  <w:num w:numId="32" w16cid:durableId="534272031">
    <w:abstractNumId w:val="35"/>
  </w:num>
  <w:num w:numId="33" w16cid:durableId="1523326185">
    <w:abstractNumId w:val="32"/>
  </w:num>
  <w:num w:numId="34" w16cid:durableId="1433474686">
    <w:abstractNumId w:val="9"/>
  </w:num>
  <w:num w:numId="35" w16cid:durableId="1882356191">
    <w:abstractNumId w:val="15"/>
  </w:num>
  <w:num w:numId="36" w16cid:durableId="732704412">
    <w:abstractNumId w:val="26"/>
  </w:num>
  <w:num w:numId="37" w16cid:durableId="1347906968">
    <w:abstractNumId w:val="7"/>
  </w:num>
  <w:num w:numId="38" w16cid:durableId="462190332">
    <w:abstractNumId w:val="43"/>
  </w:num>
  <w:num w:numId="39" w16cid:durableId="1710838709">
    <w:abstractNumId w:val="20"/>
  </w:num>
  <w:num w:numId="40" w16cid:durableId="2071145858">
    <w:abstractNumId w:val="12"/>
  </w:num>
  <w:num w:numId="41" w16cid:durableId="113864060">
    <w:abstractNumId w:val="39"/>
  </w:num>
  <w:num w:numId="42" w16cid:durableId="1516069254">
    <w:abstractNumId w:val="30"/>
  </w:num>
  <w:num w:numId="43" w16cid:durableId="1770463786">
    <w:abstractNumId w:val="23"/>
  </w:num>
  <w:num w:numId="44" w16cid:durableId="548148634">
    <w:abstractNumId w:val="36"/>
  </w:num>
  <w:num w:numId="45" w16cid:durableId="1289122757">
    <w:abstractNumId w:val="3"/>
  </w:num>
  <w:num w:numId="46" w16cid:durableId="1177843889">
    <w:abstractNumId w:val="29"/>
  </w:num>
  <w:num w:numId="47" w16cid:durableId="91124023">
    <w:abstractNumId w:val="1"/>
  </w:num>
  <w:num w:numId="48" w16cid:durableId="1360089236">
    <w:abstractNumId w:val="0"/>
  </w:num>
  <w:numIdMacAtCleanup w:val="2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drian Gould">
    <w15:presenceInfo w15:providerId="AD" w15:userId="S::adrian.gould@nmtafe.wa.edu.au::0a44525a-5416-41c1-827b-f073cee28c70"/>
  </w15:person>
  <w15:person w15:author="Adrian Gould [2]">
    <w15:presenceInfo w15:providerId="AD" w15:userId="S::Adrian.Gould@nmtafe.wa.edu.au::0a44525a-5416-41c1-827b-f073cee28c7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embedSystemFonts/>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284"/>
  <w:drawingGridVerticalSpacing w:val="284"/>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D71F6"/>
    <w:rsid w:val="000012A5"/>
    <w:rsid w:val="00002AB3"/>
    <w:rsid w:val="000044C0"/>
    <w:rsid w:val="00006FF2"/>
    <w:rsid w:val="00010FAE"/>
    <w:rsid w:val="000117EF"/>
    <w:rsid w:val="00013F2C"/>
    <w:rsid w:val="000143AD"/>
    <w:rsid w:val="00015074"/>
    <w:rsid w:val="0001567B"/>
    <w:rsid w:val="00020A34"/>
    <w:rsid w:val="000216A8"/>
    <w:rsid w:val="00025CFA"/>
    <w:rsid w:val="000263F2"/>
    <w:rsid w:val="00026D0F"/>
    <w:rsid w:val="00030E62"/>
    <w:rsid w:val="000334FA"/>
    <w:rsid w:val="00034597"/>
    <w:rsid w:val="00034A98"/>
    <w:rsid w:val="00036248"/>
    <w:rsid w:val="00036DC3"/>
    <w:rsid w:val="000378CF"/>
    <w:rsid w:val="0004198B"/>
    <w:rsid w:val="00041A88"/>
    <w:rsid w:val="0004791D"/>
    <w:rsid w:val="00051108"/>
    <w:rsid w:val="00052A40"/>
    <w:rsid w:val="00053427"/>
    <w:rsid w:val="000603B3"/>
    <w:rsid w:val="000605E3"/>
    <w:rsid w:val="000628A5"/>
    <w:rsid w:val="00063616"/>
    <w:rsid w:val="00064D0E"/>
    <w:rsid w:val="00070C5E"/>
    <w:rsid w:val="00070FF9"/>
    <w:rsid w:val="00071217"/>
    <w:rsid w:val="00072FC3"/>
    <w:rsid w:val="00075678"/>
    <w:rsid w:val="00081500"/>
    <w:rsid w:val="00081E7C"/>
    <w:rsid w:val="00084DC6"/>
    <w:rsid w:val="00084DCE"/>
    <w:rsid w:val="00086364"/>
    <w:rsid w:val="00086440"/>
    <w:rsid w:val="00090769"/>
    <w:rsid w:val="00091ACC"/>
    <w:rsid w:val="00091BA3"/>
    <w:rsid w:val="00091CD2"/>
    <w:rsid w:val="000925A2"/>
    <w:rsid w:val="000965A0"/>
    <w:rsid w:val="000965B2"/>
    <w:rsid w:val="000A54AA"/>
    <w:rsid w:val="000A78D3"/>
    <w:rsid w:val="000B325E"/>
    <w:rsid w:val="000B5028"/>
    <w:rsid w:val="000B51BC"/>
    <w:rsid w:val="000B72B0"/>
    <w:rsid w:val="000B75F0"/>
    <w:rsid w:val="000B7734"/>
    <w:rsid w:val="000B7C19"/>
    <w:rsid w:val="000C56CF"/>
    <w:rsid w:val="000C6D40"/>
    <w:rsid w:val="000C6F27"/>
    <w:rsid w:val="000D0BB4"/>
    <w:rsid w:val="000D0D27"/>
    <w:rsid w:val="000D3508"/>
    <w:rsid w:val="000D7971"/>
    <w:rsid w:val="000E1391"/>
    <w:rsid w:val="000E152B"/>
    <w:rsid w:val="000E4AC9"/>
    <w:rsid w:val="000E651A"/>
    <w:rsid w:val="000F0AA6"/>
    <w:rsid w:val="000F0F9C"/>
    <w:rsid w:val="000F4BEF"/>
    <w:rsid w:val="000F5DAC"/>
    <w:rsid w:val="000F666A"/>
    <w:rsid w:val="000F69CF"/>
    <w:rsid w:val="000F6A5E"/>
    <w:rsid w:val="000F6B28"/>
    <w:rsid w:val="000F6B7E"/>
    <w:rsid w:val="0010368F"/>
    <w:rsid w:val="00106BAA"/>
    <w:rsid w:val="00106C68"/>
    <w:rsid w:val="001127BB"/>
    <w:rsid w:val="00116536"/>
    <w:rsid w:val="00116A48"/>
    <w:rsid w:val="00124BF1"/>
    <w:rsid w:val="001262CD"/>
    <w:rsid w:val="0012706F"/>
    <w:rsid w:val="0012768E"/>
    <w:rsid w:val="00136256"/>
    <w:rsid w:val="001408E7"/>
    <w:rsid w:val="00141B1F"/>
    <w:rsid w:val="0014221A"/>
    <w:rsid w:val="001425EB"/>
    <w:rsid w:val="00145B19"/>
    <w:rsid w:val="001514BC"/>
    <w:rsid w:val="00153629"/>
    <w:rsid w:val="00155334"/>
    <w:rsid w:val="00157195"/>
    <w:rsid w:val="00161846"/>
    <w:rsid w:val="00166CE9"/>
    <w:rsid w:val="0017074E"/>
    <w:rsid w:val="00171A6D"/>
    <w:rsid w:val="00173DD4"/>
    <w:rsid w:val="00174EC6"/>
    <w:rsid w:val="00177538"/>
    <w:rsid w:val="00177DC6"/>
    <w:rsid w:val="001802B6"/>
    <w:rsid w:val="00180421"/>
    <w:rsid w:val="00180B15"/>
    <w:rsid w:val="00185C71"/>
    <w:rsid w:val="00187288"/>
    <w:rsid w:val="00187F2E"/>
    <w:rsid w:val="00190703"/>
    <w:rsid w:val="00191E29"/>
    <w:rsid w:val="001925B4"/>
    <w:rsid w:val="001A0846"/>
    <w:rsid w:val="001A2A14"/>
    <w:rsid w:val="001A5A4C"/>
    <w:rsid w:val="001A6437"/>
    <w:rsid w:val="001A7792"/>
    <w:rsid w:val="001B1C44"/>
    <w:rsid w:val="001B3966"/>
    <w:rsid w:val="001C232A"/>
    <w:rsid w:val="001C4E98"/>
    <w:rsid w:val="001C7121"/>
    <w:rsid w:val="001C7B9A"/>
    <w:rsid w:val="001D75F7"/>
    <w:rsid w:val="001E1AAD"/>
    <w:rsid w:val="001E3328"/>
    <w:rsid w:val="001E7BA9"/>
    <w:rsid w:val="001E7F30"/>
    <w:rsid w:val="001F172D"/>
    <w:rsid w:val="001F298C"/>
    <w:rsid w:val="001F327B"/>
    <w:rsid w:val="001F3576"/>
    <w:rsid w:val="001F420A"/>
    <w:rsid w:val="001F4D35"/>
    <w:rsid w:val="001F5696"/>
    <w:rsid w:val="001F7D2C"/>
    <w:rsid w:val="00201A87"/>
    <w:rsid w:val="00201E73"/>
    <w:rsid w:val="0020546A"/>
    <w:rsid w:val="00206272"/>
    <w:rsid w:val="00207418"/>
    <w:rsid w:val="00212CB0"/>
    <w:rsid w:val="00216B65"/>
    <w:rsid w:val="0021710C"/>
    <w:rsid w:val="00220BF3"/>
    <w:rsid w:val="002216D8"/>
    <w:rsid w:val="00226041"/>
    <w:rsid w:val="002311F5"/>
    <w:rsid w:val="0023243D"/>
    <w:rsid w:val="00234C96"/>
    <w:rsid w:val="002377F2"/>
    <w:rsid w:val="00240D65"/>
    <w:rsid w:val="002453FE"/>
    <w:rsid w:val="00245639"/>
    <w:rsid w:val="00245C5E"/>
    <w:rsid w:val="00246A4B"/>
    <w:rsid w:val="00247680"/>
    <w:rsid w:val="002478A4"/>
    <w:rsid w:val="00251A49"/>
    <w:rsid w:val="00252C85"/>
    <w:rsid w:val="00254098"/>
    <w:rsid w:val="00255012"/>
    <w:rsid w:val="00255B0B"/>
    <w:rsid w:val="00255C34"/>
    <w:rsid w:val="00255F5C"/>
    <w:rsid w:val="002563D7"/>
    <w:rsid w:val="002637A6"/>
    <w:rsid w:val="00263ADB"/>
    <w:rsid w:val="00263BCF"/>
    <w:rsid w:val="00263DEB"/>
    <w:rsid w:val="00265657"/>
    <w:rsid w:val="00270684"/>
    <w:rsid w:val="0027252C"/>
    <w:rsid w:val="00272DA3"/>
    <w:rsid w:val="002743B7"/>
    <w:rsid w:val="002752A8"/>
    <w:rsid w:val="002808DC"/>
    <w:rsid w:val="00280D6F"/>
    <w:rsid w:val="002818E6"/>
    <w:rsid w:val="002825F6"/>
    <w:rsid w:val="002847BB"/>
    <w:rsid w:val="00286885"/>
    <w:rsid w:val="00291FC3"/>
    <w:rsid w:val="00293EA0"/>
    <w:rsid w:val="00295433"/>
    <w:rsid w:val="002A159F"/>
    <w:rsid w:val="002A39ED"/>
    <w:rsid w:val="002A3D8E"/>
    <w:rsid w:val="002A42CA"/>
    <w:rsid w:val="002A4CC2"/>
    <w:rsid w:val="002A5453"/>
    <w:rsid w:val="002B7C49"/>
    <w:rsid w:val="002C0E41"/>
    <w:rsid w:val="002C21DF"/>
    <w:rsid w:val="002C3CF4"/>
    <w:rsid w:val="002D1156"/>
    <w:rsid w:val="002D1A60"/>
    <w:rsid w:val="002D22E7"/>
    <w:rsid w:val="002D2DFD"/>
    <w:rsid w:val="002D2E65"/>
    <w:rsid w:val="002E21A3"/>
    <w:rsid w:val="002E2545"/>
    <w:rsid w:val="002E4E23"/>
    <w:rsid w:val="002E6039"/>
    <w:rsid w:val="002E7D08"/>
    <w:rsid w:val="002F1290"/>
    <w:rsid w:val="002F186A"/>
    <w:rsid w:val="002F46B1"/>
    <w:rsid w:val="002F5BA1"/>
    <w:rsid w:val="002F7079"/>
    <w:rsid w:val="002F723A"/>
    <w:rsid w:val="003150A3"/>
    <w:rsid w:val="00315D4B"/>
    <w:rsid w:val="00317009"/>
    <w:rsid w:val="00317601"/>
    <w:rsid w:val="0031785D"/>
    <w:rsid w:val="0032142B"/>
    <w:rsid w:val="003236DC"/>
    <w:rsid w:val="00323A8C"/>
    <w:rsid w:val="00326383"/>
    <w:rsid w:val="003276AF"/>
    <w:rsid w:val="00332743"/>
    <w:rsid w:val="0033274B"/>
    <w:rsid w:val="00332D15"/>
    <w:rsid w:val="00333B81"/>
    <w:rsid w:val="003355E0"/>
    <w:rsid w:val="00335D7B"/>
    <w:rsid w:val="00336BEC"/>
    <w:rsid w:val="00341333"/>
    <w:rsid w:val="003437BF"/>
    <w:rsid w:val="00343998"/>
    <w:rsid w:val="00346E0A"/>
    <w:rsid w:val="00347A1C"/>
    <w:rsid w:val="003506C5"/>
    <w:rsid w:val="00350B17"/>
    <w:rsid w:val="00352908"/>
    <w:rsid w:val="00357FF6"/>
    <w:rsid w:val="003608DC"/>
    <w:rsid w:val="003633DF"/>
    <w:rsid w:val="003634A9"/>
    <w:rsid w:val="003704E2"/>
    <w:rsid w:val="00370DD6"/>
    <w:rsid w:val="0037204B"/>
    <w:rsid w:val="003758E9"/>
    <w:rsid w:val="00381108"/>
    <w:rsid w:val="00383D2B"/>
    <w:rsid w:val="00385534"/>
    <w:rsid w:val="00390034"/>
    <w:rsid w:val="00391C1E"/>
    <w:rsid w:val="00392005"/>
    <w:rsid w:val="003976C0"/>
    <w:rsid w:val="003A31DD"/>
    <w:rsid w:val="003A3343"/>
    <w:rsid w:val="003A3538"/>
    <w:rsid w:val="003A571C"/>
    <w:rsid w:val="003A5A65"/>
    <w:rsid w:val="003A6741"/>
    <w:rsid w:val="003B2D81"/>
    <w:rsid w:val="003B364D"/>
    <w:rsid w:val="003B440A"/>
    <w:rsid w:val="003B6BE2"/>
    <w:rsid w:val="003C0D07"/>
    <w:rsid w:val="003C38ED"/>
    <w:rsid w:val="003D08FE"/>
    <w:rsid w:val="003D19AA"/>
    <w:rsid w:val="003D1CC1"/>
    <w:rsid w:val="003D2960"/>
    <w:rsid w:val="003D3969"/>
    <w:rsid w:val="003D4897"/>
    <w:rsid w:val="003D4B4C"/>
    <w:rsid w:val="003D4CAF"/>
    <w:rsid w:val="003D6503"/>
    <w:rsid w:val="003D7070"/>
    <w:rsid w:val="003E0221"/>
    <w:rsid w:val="003E1BA1"/>
    <w:rsid w:val="003E48FC"/>
    <w:rsid w:val="003E5CAA"/>
    <w:rsid w:val="003E721C"/>
    <w:rsid w:val="003F1B8E"/>
    <w:rsid w:val="003F3230"/>
    <w:rsid w:val="003F5221"/>
    <w:rsid w:val="003F5A9B"/>
    <w:rsid w:val="003F776C"/>
    <w:rsid w:val="003F7C64"/>
    <w:rsid w:val="004000A1"/>
    <w:rsid w:val="004018ED"/>
    <w:rsid w:val="0040197F"/>
    <w:rsid w:val="00403480"/>
    <w:rsid w:val="00404723"/>
    <w:rsid w:val="004048D1"/>
    <w:rsid w:val="004065DE"/>
    <w:rsid w:val="0041093E"/>
    <w:rsid w:val="00412393"/>
    <w:rsid w:val="004147EF"/>
    <w:rsid w:val="00417869"/>
    <w:rsid w:val="00420F4A"/>
    <w:rsid w:val="004236B5"/>
    <w:rsid w:val="0042712B"/>
    <w:rsid w:val="00430FEE"/>
    <w:rsid w:val="00434633"/>
    <w:rsid w:val="00435A42"/>
    <w:rsid w:val="004374A3"/>
    <w:rsid w:val="00437FB4"/>
    <w:rsid w:val="00442208"/>
    <w:rsid w:val="004424D3"/>
    <w:rsid w:val="00445599"/>
    <w:rsid w:val="004460E7"/>
    <w:rsid w:val="00446EEC"/>
    <w:rsid w:val="004537D2"/>
    <w:rsid w:val="00455711"/>
    <w:rsid w:val="004569B8"/>
    <w:rsid w:val="0046019A"/>
    <w:rsid w:val="004602A9"/>
    <w:rsid w:val="00461BF3"/>
    <w:rsid w:val="00461F90"/>
    <w:rsid w:val="004631DC"/>
    <w:rsid w:val="00464624"/>
    <w:rsid w:val="004657E4"/>
    <w:rsid w:val="00467E86"/>
    <w:rsid w:val="00470F25"/>
    <w:rsid w:val="00472658"/>
    <w:rsid w:val="00472C98"/>
    <w:rsid w:val="0047484E"/>
    <w:rsid w:val="00474FAA"/>
    <w:rsid w:val="00475CA6"/>
    <w:rsid w:val="004816BB"/>
    <w:rsid w:val="00483B69"/>
    <w:rsid w:val="00484D09"/>
    <w:rsid w:val="00486863"/>
    <w:rsid w:val="004918B0"/>
    <w:rsid w:val="00494B7D"/>
    <w:rsid w:val="00495345"/>
    <w:rsid w:val="0049535F"/>
    <w:rsid w:val="004A298A"/>
    <w:rsid w:val="004A4EAB"/>
    <w:rsid w:val="004A798D"/>
    <w:rsid w:val="004B494B"/>
    <w:rsid w:val="004B5B64"/>
    <w:rsid w:val="004B67EE"/>
    <w:rsid w:val="004C183E"/>
    <w:rsid w:val="004C329A"/>
    <w:rsid w:val="004C3C51"/>
    <w:rsid w:val="004C6D60"/>
    <w:rsid w:val="004C6E75"/>
    <w:rsid w:val="004D3B33"/>
    <w:rsid w:val="004D538B"/>
    <w:rsid w:val="004D5F03"/>
    <w:rsid w:val="004D67A7"/>
    <w:rsid w:val="004D71F4"/>
    <w:rsid w:val="004D7BB6"/>
    <w:rsid w:val="004E10F0"/>
    <w:rsid w:val="004E239E"/>
    <w:rsid w:val="004F0111"/>
    <w:rsid w:val="004F065F"/>
    <w:rsid w:val="004F680F"/>
    <w:rsid w:val="004F6F95"/>
    <w:rsid w:val="005006B6"/>
    <w:rsid w:val="00503B57"/>
    <w:rsid w:val="00504505"/>
    <w:rsid w:val="00505F01"/>
    <w:rsid w:val="005101E2"/>
    <w:rsid w:val="005102BC"/>
    <w:rsid w:val="00511E97"/>
    <w:rsid w:val="0051400F"/>
    <w:rsid w:val="00521F49"/>
    <w:rsid w:val="005228B0"/>
    <w:rsid w:val="005243DF"/>
    <w:rsid w:val="00524611"/>
    <w:rsid w:val="00525319"/>
    <w:rsid w:val="0053068C"/>
    <w:rsid w:val="00532B5F"/>
    <w:rsid w:val="00532D39"/>
    <w:rsid w:val="00533632"/>
    <w:rsid w:val="0053631C"/>
    <w:rsid w:val="00541C0E"/>
    <w:rsid w:val="005422B6"/>
    <w:rsid w:val="005429F8"/>
    <w:rsid w:val="00545936"/>
    <w:rsid w:val="0055068A"/>
    <w:rsid w:val="00551688"/>
    <w:rsid w:val="005526D3"/>
    <w:rsid w:val="00554BF8"/>
    <w:rsid w:val="00556321"/>
    <w:rsid w:val="005606AB"/>
    <w:rsid w:val="00561432"/>
    <w:rsid w:val="00561F47"/>
    <w:rsid w:val="00562045"/>
    <w:rsid w:val="00563340"/>
    <w:rsid w:val="005635D7"/>
    <w:rsid w:val="005640F0"/>
    <w:rsid w:val="0056568C"/>
    <w:rsid w:val="00567CD2"/>
    <w:rsid w:val="0057074B"/>
    <w:rsid w:val="00577363"/>
    <w:rsid w:val="00591D88"/>
    <w:rsid w:val="00592759"/>
    <w:rsid w:val="00593054"/>
    <w:rsid w:val="00593657"/>
    <w:rsid w:val="00593BE0"/>
    <w:rsid w:val="0059442A"/>
    <w:rsid w:val="005A4803"/>
    <w:rsid w:val="005A5682"/>
    <w:rsid w:val="005A7C1F"/>
    <w:rsid w:val="005B2698"/>
    <w:rsid w:val="005B44BE"/>
    <w:rsid w:val="005C10B7"/>
    <w:rsid w:val="005C18A2"/>
    <w:rsid w:val="005C68C1"/>
    <w:rsid w:val="005C7F01"/>
    <w:rsid w:val="005D58C7"/>
    <w:rsid w:val="005D6AC0"/>
    <w:rsid w:val="005E0069"/>
    <w:rsid w:val="005E02AB"/>
    <w:rsid w:val="005E1393"/>
    <w:rsid w:val="005E4CB7"/>
    <w:rsid w:val="005E5E05"/>
    <w:rsid w:val="005E7BAC"/>
    <w:rsid w:val="005F4154"/>
    <w:rsid w:val="005F7699"/>
    <w:rsid w:val="006001BE"/>
    <w:rsid w:val="006011E8"/>
    <w:rsid w:val="00603EFE"/>
    <w:rsid w:val="00605D1C"/>
    <w:rsid w:val="006063D4"/>
    <w:rsid w:val="00606B63"/>
    <w:rsid w:val="006118E0"/>
    <w:rsid w:val="006123F8"/>
    <w:rsid w:val="00615E9C"/>
    <w:rsid w:val="006174CB"/>
    <w:rsid w:val="00617D66"/>
    <w:rsid w:val="006232F4"/>
    <w:rsid w:val="00625A23"/>
    <w:rsid w:val="0062678F"/>
    <w:rsid w:val="00626EA9"/>
    <w:rsid w:val="0063138B"/>
    <w:rsid w:val="00634075"/>
    <w:rsid w:val="006357CA"/>
    <w:rsid w:val="00640247"/>
    <w:rsid w:val="00643461"/>
    <w:rsid w:val="006458E6"/>
    <w:rsid w:val="00647524"/>
    <w:rsid w:val="00650C5B"/>
    <w:rsid w:val="00661EA8"/>
    <w:rsid w:val="00662DE9"/>
    <w:rsid w:val="00663762"/>
    <w:rsid w:val="00664C8A"/>
    <w:rsid w:val="00665466"/>
    <w:rsid w:val="006654EC"/>
    <w:rsid w:val="00666113"/>
    <w:rsid w:val="00666F2A"/>
    <w:rsid w:val="006741AE"/>
    <w:rsid w:val="00674C55"/>
    <w:rsid w:val="006768DE"/>
    <w:rsid w:val="00677867"/>
    <w:rsid w:val="00677CAA"/>
    <w:rsid w:val="00677D48"/>
    <w:rsid w:val="00682581"/>
    <w:rsid w:val="00682A26"/>
    <w:rsid w:val="0068393E"/>
    <w:rsid w:val="00684D8C"/>
    <w:rsid w:val="00685235"/>
    <w:rsid w:val="0069247D"/>
    <w:rsid w:val="0069632E"/>
    <w:rsid w:val="006974E7"/>
    <w:rsid w:val="00697836"/>
    <w:rsid w:val="006A0A20"/>
    <w:rsid w:val="006A281C"/>
    <w:rsid w:val="006A4CC7"/>
    <w:rsid w:val="006A546C"/>
    <w:rsid w:val="006B79CB"/>
    <w:rsid w:val="006C5CA5"/>
    <w:rsid w:val="006C5E94"/>
    <w:rsid w:val="006C6D28"/>
    <w:rsid w:val="006D03C3"/>
    <w:rsid w:val="006D0AE1"/>
    <w:rsid w:val="006D22B1"/>
    <w:rsid w:val="006D25B4"/>
    <w:rsid w:val="006D261E"/>
    <w:rsid w:val="006D4344"/>
    <w:rsid w:val="006D4A2E"/>
    <w:rsid w:val="006D55BE"/>
    <w:rsid w:val="006E1B4C"/>
    <w:rsid w:val="006F1494"/>
    <w:rsid w:val="006F18A7"/>
    <w:rsid w:val="006F2156"/>
    <w:rsid w:val="006F490D"/>
    <w:rsid w:val="006F4DC8"/>
    <w:rsid w:val="006F62D7"/>
    <w:rsid w:val="007012EB"/>
    <w:rsid w:val="007016D2"/>
    <w:rsid w:val="00703D1D"/>
    <w:rsid w:val="00703DE1"/>
    <w:rsid w:val="0070409A"/>
    <w:rsid w:val="007053F5"/>
    <w:rsid w:val="0071192D"/>
    <w:rsid w:val="007132B6"/>
    <w:rsid w:val="00717F49"/>
    <w:rsid w:val="00720C29"/>
    <w:rsid w:val="00721901"/>
    <w:rsid w:val="007234C6"/>
    <w:rsid w:val="00725242"/>
    <w:rsid w:val="00726E63"/>
    <w:rsid w:val="00734970"/>
    <w:rsid w:val="00734A54"/>
    <w:rsid w:val="007356C1"/>
    <w:rsid w:val="00736202"/>
    <w:rsid w:val="0073632C"/>
    <w:rsid w:val="007379B9"/>
    <w:rsid w:val="0074189E"/>
    <w:rsid w:val="00743BF2"/>
    <w:rsid w:val="00744D9C"/>
    <w:rsid w:val="0075263F"/>
    <w:rsid w:val="00752A6A"/>
    <w:rsid w:val="00753292"/>
    <w:rsid w:val="00754376"/>
    <w:rsid w:val="00756313"/>
    <w:rsid w:val="00762F5F"/>
    <w:rsid w:val="00763688"/>
    <w:rsid w:val="00764E92"/>
    <w:rsid w:val="00774B6E"/>
    <w:rsid w:val="007827AA"/>
    <w:rsid w:val="00782B55"/>
    <w:rsid w:val="00786B8E"/>
    <w:rsid w:val="00790372"/>
    <w:rsid w:val="00790435"/>
    <w:rsid w:val="0079073C"/>
    <w:rsid w:val="00793097"/>
    <w:rsid w:val="00794742"/>
    <w:rsid w:val="00795EA2"/>
    <w:rsid w:val="00796D5A"/>
    <w:rsid w:val="00796E04"/>
    <w:rsid w:val="007A0E7F"/>
    <w:rsid w:val="007A1536"/>
    <w:rsid w:val="007A2698"/>
    <w:rsid w:val="007A4263"/>
    <w:rsid w:val="007A5F7D"/>
    <w:rsid w:val="007A60D3"/>
    <w:rsid w:val="007B1E79"/>
    <w:rsid w:val="007B492A"/>
    <w:rsid w:val="007C1D5E"/>
    <w:rsid w:val="007C1F96"/>
    <w:rsid w:val="007D2FEF"/>
    <w:rsid w:val="007D3725"/>
    <w:rsid w:val="007D4E94"/>
    <w:rsid w:val="007D60E9"/>
    <w:rsid w:val="007D6EF2"/>
    <w:rsid w:val="007E22AB"/>
    <w:rsid w:val="007E633F"/>
    <w:rsid w:val="007E66FA"/>
    <w:rsid w:val="007E68B7"/>
    <w:rsid w:val="007E7E63"/>
    <w:rsid w:val="007F1A17"/>
    <w:rsid w:val="007F2063"/>
    <w:rsid w:val="007F362D"/>
    <w:rsid w:val="007F4B52"/>
    <w:rsid w:val="007F57FF"/>
    <w:rsid w:val="007F7FDC"/>
    <w:rsid w:val="00801EEF"/>
    <w:rsid w:val="00805706"/>
    <w:rsid w:val="0080683D"/>
    <w:rsid w:val="00812B02"/>
    <w:rsid w:val="00816BB0"/>
    <w:rsid w:val="00817C7F"/>
    <w:rsid w:val="008237CC"/>
    <w:rsid w:val="00823F90"/>
    <w:rsid w:val="0082475E"/>
    <w:rsid w:val="00825656"/>
    <w:rsid w:val="008305E5"/>
    <w:rsid w:val="0083142C"/>
    <w:rsid w:val="0083377D"/>
    <w:rsid w:val="00834A02"/>
    <w:rsid w:val="0083598A"/>
    <w:rsid w:val="00837682"/>
    <w:rsid w:val="00837C1C"/>
    <w:rsid w:val="0084030B"/>
    <w:rsid w:val="00842D53"/>
    <w:rsid w:val="00843868"/>
    <w:rsid w:val="00847390"/>
    <w:rsid w:val="00853513"/>
    <w:rsid w:val="008549CF"/>
    <w:rsid w:val="008551E3"/>
    <w:rsid w:val="00856635"/>
    <w:rsid w:val="00857EDD"/>
    <w:rsid w:val="00860345"/>
    <w:rsid w:val="0086186E"/>
    <w:rsid w:val="00862DA2"/>
    <w:rsid w:val="00863D46"/>
    <w:rsid w:val="00866881"/>
    <w:rsid w:val="00867620"/>
    <w:rsid w:val="008678AE"/>
    <w:rsid w:val="00870CB5"/>
    <w:rsid w:val="00873810"/>
    <w:rsid w:val="00873CFE"/>
    <w:rsid w:val="00876ABF"/>
    <w:rsid w:val="00880771"/>
    <w:rsid w:val="00882270"/>
    <w:rsid w:val="00883F9C"/>
    <w:rsid w:val="00893390"/>
    <w:rsid w:val="00896D64"/>
    <w:rsid w:val="008A568D"/>
    <w:rsid w:val="008A6EAE"/>
    <w:rsid w:val="008B0FEC"/>
    <w:rsid w:val="008B1855"/>
    <w:rsid w:val="008B1B59"/>
    <w:rsid w:val="008B4442"/>
    <w:rsid w:val="008B4F43"/>
    <w:rsid w:val="008B5DD9"/>
    <w:rsid w:val="008B61C8"/>
    <w:rsid w:val="008C2536"/>
    <w:rsid w:val="008C6B00"/>
    <w:rsid w:val="008D13C0"/>
    <w:rsid w:val="008D50AE"/>
    <w:rsid w:val="008D5671"/>
    <w:rsid w:val="008E58A2"/>
    <w:rsid w:val="008E7ECB"/>
    <w:rsid w:val="008F535F"/>
    <w:rsid w:val="008F5E13"/>
    <w:rsid w:val="00900209"/>
    <w:rsid w:val="00900971"/>
    <w:rsid w:val="00900AA0"/>
    <w:rsid w:val="00900F5E"/>
    <w:rsid w:val="009035D1"/>
    <w:rsid w:val="009042DE"/>
    <w:rsid w:val="00910AEB"/>
    <w:rsid w:val="00923134"/>
    <w:rsid w:val="00925D4A"/>
    <w:rsid w:val="00930314"/>
    <w:rsid w:val="00931AF5"/>
    <w:rsid w:val="00942A5E"/>
    <w:rsid w:val="009439BF"/>
    <w:rsid w:val="009462FA"/>
    <w:rsid w:val="00946B3D"/>
    <w:rsid w:val="00946DD3"/>
    <w:rsid w:val="00951423"/>
    <w:rsid w:val="00952F0B"/>
    <w:rsid w:val="0095656D"/>
    <w:rsid w:val="00956A2D"/>
    <w:rsid w:val="00956A44"/>
    <w:rsid w:val="00962CE0"/>
    <w:rsid w:val="0096468B"/>
    <w:rsid w:val="00964F86"/>
    <w:rsid w:val="009665EA"/>
    <w:rsid w:val="00971658"/>
    <w:rsid w:val="009739A8"/>
    <w:rsid w:val="00973B2C"/>
    <w:rsid w:val="00974A71"/>
    <w:rsid w:val="00976330"/>
    <w:rsid w:val="00980780"/>
    <w:rsid w:val="00980B6A"/>
    <w:rsid w:val="00981DBD"/>
    <w:rsid w:val="009824DB"/>
    <w:rsid w:val="00985001"/>
    <w:rsid w:val="00985011"/>
    <w:rsid w:val="00985AF2"/>
    <w:rsid w:val="00991937"/>
    <w:rsid w:val="00992228"/>
    <w:rsid w:val="00994A24"/>
    <w:rsid w:val="00995F19"/>
    <w:rsid w:val="00997EA7"/>
    <w:rsid w:val="009A1F49"/>
    <w:rsid w:val="009A352E"/>
    <w:rsid w:val="009A4719"/>
    <w:rsid w:val="009A68A2"/>
    <w:rsid w:val="009B0D4D"/>
    <w:rsid w:val="009B2B05"/>
    <w:rsid w:val="009B3BC5"/>
    <w:rsid w:val="009B54F6"/>
    <w:rsid w:val="009C1294"/>
    <w:rsid w:val="009C2924"/>
    <w:rsid w:val="009C2D42"/>
    <w:rsid w:val="009C3C8A"/>
    <w:rsid w:val="009C5B12"/>
    <w:rsid w:val="009C5F39"/>
    <w:rsid w:val="009C5F74"/>
    <w:rsid w:val="009C7441"/>
    <w:rsid w:val="009C7B24"/>
    <w:rsid w:val="009D2C78"/>
    <w:rsid w:val="009D320B"/>
    <w:rsid w:val="009D3E24"/>
    <w:rsid w:val="009D3FD4"/>
    <w:rsid w:val="009D4B19"/>
    <w:rsid w:val="009D568A"/>
    <w:rsid w:val="009D63BC"/>
    <w:rsid w:val="009D7016"/>
    <w:rsid w:val="009E075B"/>
    <w:rsid w:val="009E1599"/>
    <w:rsid w:val="009E19EC"/>
    <w:rsid w:val="009E392F"/>
    <w:rsid w:val="009E6E54"/>
    <w:rsid w:val="009F210C"/>
    <w:rsid w:val="009F368D"/>
    <w:rsid w:val="009F4B2A"/>
    <w:rsid w:val="00A02171"/>
    <w:rsid w:val="00A0444C"/>
    <w:rsid w:val="00A05E47"/>
    <w:rsid w:val="00A06C1E"/>
    <w:rsid w:val="00A07B96"/>
    <w:rsid w:val="00A118EF"/>
    <w:rsid w:val="00A121EA"/>
    <w:rsid w:val="00A122A1"/>
    <w:rsid w:val="00A13F8F"/>
    <w:rsid w:val="00A204B1"/>
    <w:rsid w:val="00A20DCF"/>
    <w:rsid w:val="00A23F1A"/>
    <w:rsid w:val="00A24B47"/>
    <w:rsid w:val="00A2590D"/>
    <w:rsid w:val="00A2720B"/>
    <w:rsid w:val="00A2789C"/>
    <w:rsid w:val="00A32435"/>
    <w:rsid w:val="00A33D69"/>
    <w:rsid w:val="00A33F52"/>
    <w:rsid w:val="00A347DB"/>
    <w:rsid w:val="00A34D4A"/>
    <w:rsid w:val="00A35397"/>
    <w:rsid w:val="00A35F56"/>
    <w:rsid w:val="00A403B1"/>
    <w:rsid w:val="00A408DF"/>
    <w:rsid w:val="00A43E38"/>
    <w:rsid w:val="00A44826"/>
    <w:rsid w:val="00A473C5"/>
    <w:rsid w:val="00A530BD"/>
    <w:rsid w:val="00A5351F"/>
    <w:rsid w:val="00A53C95"/>
    <w:rsid w:val="00A6369A"/>
    <w:rsid w:val="00A64D46"/>
    <w:rsid w:val="00A67264"/>
    <w:rsid w:val="00A73EFB"/>
    <w:rsid w:val="00A76E4F"/>
    <w:rsid w:val="00A7742B"/>
    <w:rsid w:val="00A82981"/>
    <w:rsid w:val="00A82B20"/>
    <w:rsid w:val="00A83532"/>
    <w:rsid w:val="00A838A7"/>
    <w:rsid w:val="00A83982"/>
    <w:rsid w:val="00A847C1"/>
    <w:rsid w:val="00A8494A"/>
    <w:rsid w:val="00A84968"/>
    <w:rsid w:val="00A9071C"/>
    <w:rsid w:val="00A93027"/>
    <w:rsid w:val="00A95511"/>
    <w:rsid w:val="00AA41DF"/>
    <w:rsid w:val="00AA5DF3"/>
    <w:rsid w:val="00AA5F6A"/>
    <w:rsid w:val="00AA7B63"/>
    <w:rsid w:val="00AB00E2"/>
    <w:rsid w:val="00AB04D4"/>
    <w:rsid w:val="00AB26C6"/>
    <w:rsid w:val="00AB665B"/>
    <w:rsid w:val="00AC0B8C"/>
    <w:rsid w:val="00AC15BD"/>
    <w:rsid w:val="00AC2F2B"/>
    <w:rsid w:val="00AE1287"/>
    <w:rsid w:val="00AE73BF"/>
    <w:rsid w:val="00AE73C0"/>
    <w:rsid w:val="00AE7A2B"/>
    <w:rsid w:val="00AF016D"/>
    <w:rsid w:val="00AF3AF3"/>
    <w:rsid w:val="00AF42BC"/>
    <w:rsid w:val="00AF5C8F"/>
    <w:rsid w:val="00AF7508"/>
    <w:rsid w:val="00B002E2"/>
    <w:rsid w:val="00B060C5"/>
    <w:rsid w:val="00B07D78"/>
    <w:rsid w:val="00B10389"/>
    <w:rsid w:val="00B11ECA"/>
    <w:rsid w:val="00B14451"/>
    <w:rsid w:val="00B157DE"/>
    <w:rsid w:val="00B2061F"/>
    <w:rsid w:val="00B24323"/>
    <w:rsid w:val="00B26252"/>
    <w:rsid w:val="00B265AD"/>
    <w:rsid w:val="00B30496"/>
    <w:rsid w:val="00B3089C"/>
    <w:rsid w:val="00B30B8A"/>
    <w:rsid w:val="00B3341D"/>
    <w:rsid w:val="00B35ECA"/>
    <w:rsid w:val="00B366AC"/>
    <w:rsid w:val="00B378CC"/>
    <w:rsid w:val="00B41E5C"/>
    <w:rsid w:val="00B43502"/>
    <w:rsid w:val="00B43D4C"/>
    <w:rsid w:val="00B4505B"/>
    <w:rsid w:val="00B50FD9"/>
    <w:rsid w:val="00B51441"/>
    <w:rsid w:val="00B53240"/>
    <w:rsid w:val="00B54217"/>
    <w:rsid w:val="00B56DFD"/>
    <w:rsid w:val="00B61793"/>
    <w:rsid w:val="00B65180"/>
    <w:rsid w:val="00B869C1"/>
    <w:rsid w:val="00B8736C"/>
    <w:rsid w:val="00B90949"/>
    <w:rsid w:val="00B90995"/>
    <w:rsid w:val="00B9174F"/>
    <w:rsid w:val="00B918C5"/>
    <w:rsid w:val="00B956A1"/>
    <w:rsid w:val="00B962AC"/>
    <w:rsid w:val="00B9673D"/>
    <w:rsid w:val="00BA6828"/>
    <w:rsid w:val="00BB39A7"/>
    <w:rsid w:val="00BB58C3"/>
    <w:rsid w:val="00BB5F15"/>
    <w:rsid w:val="00BB6201"/>
    <w:rsid w:val="00BB66BB"/>
    <w:rsid w:val="00BC53C3"/>
    <w:rsid w:val="00BC5CDD"/>
    <w:rsid w:val="00BD139F"/>
    <w:rsid w:val="00BD4427"/>
    <w:rsid w:val="00BD7E3E"/>
    <w:rsid w:val="00BE0B3C"/>
    <w:rsid w:val="00BF1078"/>
    <w:rsid w:val="00BF1C55"/>
    <w:rsid w:val="00BF1FC3"/>
    <w:rsid w:val="00BF2078"/>
    <w:rsid w:val="00BF2328"/>
    <w:rsid w:val="00BF403F"/>
    <w:rsid w:val="00BF53E7"/>
    <w:rsid w:val="00BF5F71"/>
    <w:rsid w:val="00BF6CC1"/>
    <w:rsid w:val="00BF70C0"/>
    <w:rsid w:val="00C01612"/>
    <w:rsid w:val="00C0201C"/>
    <w:rsid w:val="00C03800"/>
    <w:rsid w:val="00C04C14"/>
    <w:rsid w:val="00C051C2"/>
    <w:rsid w:val="00C05C2F"/>
    <w:rsid w:val="00C07B3C"/>
    <w:rsid w:val="00C07CFB"/>
    <w:rsid w:val="00C10E5C"/>
    <w:rsid w:val="00C139F6"/>
    <w:rsid w:val="00C1444B"/>
    <w:rsid w:val="00C15231"/>
    <w:rsid w:val="00C1532F"/>
    <w:rsid w:val="00C1625B"/>
    <w:rsid w:val="00C1652A"/>
    <w:rsid w:val="00C23921"/>
    <w:rsid w:val="00C31728"/>
    <w:rsid w:val="00C322E9"/>
    <w:rsid w:val="00C34E59"/>
    <w:rsid w:val="00C358B4"/>
    <w:rsid w:val="00C36671"/>
    <w:rsid w:val="00C4643D"/>
    <w:rsid w:val="00C5044E"/>
    <w:rsid w:val="00C50F40"/>
    <w:rsid w:val="00C53BA5"/>
    <w:rsid w:val="00C55E19"/>
    <w:rsid w:val="00C56AE2"/>
    <w:rsid w:val="00C64014"/>
    <w:rsid w:val="00C651E4"/>
    <w:rsid w:val="00C66B08"/>
    <w:rsid w:val="00C67FA8"/>
    <w:rsid w:val="00C73439"/>
    <w:rsid w:val="00C7415A"/>
    <w:rsid w:val="00C7499B"/>
    <w:rsid w:val="00C77922"/>
    <w:rsid w:val="00C80445"/>
    <w:rsid w:val="00C832E1"/>
    <w:rsid w:val="00C838C4"/>
    <w:rsid w:val="00C854C0"/>
    <w:rsid w:val="00C86034"/>
    <w:rsid w:val="00C92FF6"/>
    <w:rsid w:val="00C94E43"/>
    <w:rsid w:val="00C974CB"/>
    <w:rsid w:val="00CA0A0C"/>
    <w:rsid w:val="00CA31E5"/>
    <w:rsid w:val="00CA5C29"/>
    <w:rsid w:val="00CB04CE"/>
    <w:rsid w:val="00CB054C"/>
    <w:rsid w:val="00CB08A1"/>
    <w:rsid w:val="00CB26FB"/>
    <w:rsid w:val="00CB3C38"/>
    <w:rsid w:val="00CB3E3B"/>
    <w:rsid w:val="00CB46FA"/>
    <w:rsid w:val="00CB6BED"/>
    <w:rsid w:val="00CB7F53"/>
    <w:rsid w:val="00CC3503"/>
    <w:rsid w:val="00CC4431"/>
    <w:rsid w:val="00CC59E3"/>
    <w:rsid w:val="00CC71A1"/>
    <w:rsid w:val="00CD0D34"/>
    <w:rsid w:val="00CD3791"/>
    <w:rsid w:val="00CD3BD1"/>
    <w:rsid w:val="00CE04F0"/>
    <w:rsid w:val="00CE4A44"/>
    <w:rsid w:val="00CE5C59"/>
    <w:rsid w:val="00CE778D"/>
    <w:rsid w:val="00CE7E6A"/>
    <w:rsid w:val="00CF11EF"/>
    <w:rsid w:val="00CF2AD7"/>
    <w:rsid w:val="00CF322D"/>
    <w:rsid w:val="00CF7630"/>
    <w:rsid w:val="00D030E4"/>
    <w:rsid w:val="00D03491"/>
    <w:rsid w:val="00D04240"/>
    <w:rsid w:val="00D1076E"/>
    <w:rsid w:val="00D13C76"/>
    <w:rsid w:val="00D13CED"/>
    <w:rsid w:val="00D15E06"/>
    <w:rsid w:val="00D2168B"/>
    <w:rsid w:val="00D21E18"/>
    <w:rsid w:val="00D306B0"/>
    <w:rsid w:val="00D30AD7"/>
    <w:rsid w:val="00D30F5D"/>
    <w:rsid w:val="00D3531D"/>
    <w:rsid w:val="00D36D8E"/>
    <w:rsid w:val="00D373E2"/>
    <w:rsid w:val="00D413ED"/>
    <w:rsid w:val="00D42681"/>
    <w:rsid w:val="00D434A2"/>
    <w:rsid w:val="00D50937"/>
    <w:rsid w:val="00D5581B"/>
    <w:rsid w:val="00D65588"/>
    <w:rsid w:val="00D66C89"/>
    <w:rsid w:val="00D70DDE"/>
    <w:rsid w:val="00D710FE"/>
    <w:rsid w:val="00D74488"/>
    <w:rsid w:val="00D778BB"/>
    <w:rsid w:val="00D77EFF"/>
    <w:rsid w:val="00D8063D"/>
    <w:rsid w:val="00D80B8A"/>
    <w:rsid w:val="00D826EC"/>
    <w:rsid w:val="00D83F86"/>
    <w:rsid w:val="00D87756"/>
    <w:rsid w:val="00D91395"/>
    <w:rsid w:val="00D92D3A"/>
    <w:rsid w:val="00D93E4F"/>
    <w:rsid w:val="00D93F19"/>
    <w:rsid w:val="00D975C0"/>
    <w:rsid w:val="00DA2C0A"/>
    <w:rsid w:val="00DA388B"/>
    <w:rsid w:val="00DA3BCF"/>
    <w:rsid w:val="00DB0413"/>
    <w:rsid w:val="00DB1F7C"/>
    <w:rsid w:val="00DB298A"/>
    <w:rsid w:val="00DB2AAD"/>
    <w:rsid w:val="00DB2C51"/>
    <w:rsid w:val="00DB364C"/>
    <w:rsid w:val="00DB5133"/>
    <w:rsid w:val="00DB7766"/>
    <w:rsid w:val="00DC10BA"/>
    <w:rsid w:val="00DC43AD"/>
    <w:rsid w:val="00DC4870"/>
    <w:rsid w:val="00DC5A26"/>
    <w:rsid w:val="00DC5E21"/>
    <w:rsid w:val="00DC7D2E"/>
    <w:rsid w:val="00DC7FE5"/>
    <w:rsid w:val="00DD0C62"/>
    <w:rsid w:val="00DD2F3C"/>
    <w:rsid w:val="00DD316D"/>
    <w:rsid w:val="00DD71F6"/>
    <w:rsid w:val="00DE2DD3"/>
    <w:rsid w:val="00DE5EBC"/>
    <w:rsid w:val="00DE66C1"/>
    <w:rsid w:val="00DE773B"/>
    <w:rsid w:val="00DF1F05"/>
    <w:rsid w:val="00DF274E"/>
    <w:rsid w:val="00DF3105"/>
    <w:rsid w:val="00DF3F60"/>
    <w:rsid w:val="00DF5F1D"/>
    <w:rsid w:val="00E006E6"/>
    <w:rsid w:val="00E03513"/>
    <w:rsid w:val="00E03F71"/>
    <w:rsid w:val="00E0550C"/>
    <w:rsid w:val="00E1259D"/>
    <w:rsid w:val="00E1508A"/>
    <w:rsid w:val="00E154E5"/>
    <w:rsid w:val="00E2302B"/>
    <w:rsid w:val="00E232B2"/>
    <w:rsid w:val="00E2779A"/>
    <w:rsid w:val="00E346D9"/>
    <w:rsid w:val="00E34C5F"/>
    <w:rsid w:val="00E35260"/>
    <w:rsid w:val="00E35474"/>
    <w:rsid w:val="00E375EB"/>
    <w:rsid w:val="00E37626"/>
    <w:rsid w:val="00E41E02"/>
    <w:rsid w:val="00E42712"/>
    <w:rsid w:val="00E453F3"/>
    <w:rsid w:val="00E4675F"/>
    <w:rsid w:val="00E50746"/>
    <w:rsid w:val="00E50EFE"/>
    <w:rsid w:val="00E51ABB"/>
    <w:rsid w:val="00E522CA"/>
    <w:rsid w:val="00E53CF5"/>
    <w:rsid w:val="00E54E7B"/>
    <w:rsid w:val="00E56771"/>
    <w:rsid w:val="00E5761C"/>
    <w:rsid w:val="00E57ACD"/>
    <w:rsid w:val="00E6058D"/>
    <w:rsid w:val="00E615E0"/>
    <w:rsid w:val="00E63455"/>
    <w:rsid w:val="00E64D6B"/>
    <w:rsid w:val="00E64D78"/>
    <w:rsid w:val="00E64DFB"/>
    <w:rsid w:val="00E6687E"/>
    <w:rsid w:val="00E6688B"/>
    <w:rsid w:val="00E6708C"/>
    <w:rsid w:val="00E6773E"/>
    <w:rsid w:val="00E70DA4"/>
    <w:rsid w:val="00E735FD"/>
    <w:rsid w:val="00E74656"/>
    <w:rsid w:val="00E74D00"/>
    <w:rsid w:val="00E76699"/>
    <w:rsid w:val="00E767C6"/>
    <w:rsid w:val="00E80329"/>
    <w:rsid w:val="00E80B7F"/>
    <w:rsid w:val="00E80C06"/>
    <w:rsid w:val="00E80E09"/>
    <w:rsid w:val="00E863FA"/>
    <w:rsid w:val="00E86BDC"/>
    <w:rsid w:val="00E918A8"/>
    <w:rsid w:val="00E92031"/>
    <w:rsid w:val="00E948DA"/>
    <w:rsid w:val="00E9505F"/>
    <w:rsid w:val="00EA06C0"/>
    <w:rsid w:val="00EA47AA"/>
    <w:rsid w:val="00EA54DE"/>
    <w:rsid w:val="00EB058C"/>
    <w:rsid w:val="00EB22FD"/>
    <w:rsid w:val="00EB446C"/>
    <w:rsid w:val="00EB49A3"/>
    <w:rsid w:val="00EB50AE"/>
    <w:rsid w:val="00EB528F"/>
    <w:rsid w:val="00EB541E"/>
    <w:rsid w:val="00EB57E5"/>
    <w:rsid w:val="00EC1193"/>
    <w:rsid w:val="00EC3ACE"/>
    <w:rsid w:val="00EC5EEE"/>
    <w:rsid w:val="00EC63F6"/>
    <w:rsid w:val="00EC744E"/>
    <w:rsid w:val="00ED35FE"/>
    <w:rsid w:val="00ED77DB"/>
    <w:rsid w:val="00ED7DCD"/>
    <w:rsid w:val="00EE1A59"/>
    <w:rsid w:val="00EE20EE"/>
    <w:rsid w:val="00EE4EB1"/>
    <w:rsid w:val="00EF28B9"/>
    <w:rsid w:val="00EF2B30"/>
    <w:rsid w:val="00EF4C02"/>
    <w:rsid w:val="00EF6B26"/>
    <w:rsid w:val="00F00864"/>
    <w:rsid w:val="00F015E4"/>
    <w:rsid w:val="00F0200F"/>
    <w:rsid w:val="00F0215D"/>
    <w:rsid w:val="00F04AA5"/>
    <w:rsid w:val="00F07882"/>
    <w:rsid w:val="00F114EE"/>
    <w:rsid w:val="00F13575"/>
    <w:rsid w:val="00F145B6"/>
    <w:rsid w:val="00F20230"/>
    <w:rsid w:val="00F258B1"/>
    <w:rsid w:val="00F25BF2"/>
    <w:rsid w:val="00F264E9"/>
    <w:rsid w:val="00F26DCB"/>
    <w:rsid w:val="00F3162A"/>
    <w:rsid w:val="00F32690"/>
    <w:rsid w:val="00F32E09"/>
    <w:rsid w:val="00F34673"/>
    <w:rsid w:val="00F34899"/>
    <w:rsid w:val="00F40209"/>
    <w:rsid w:val="00F405C9"/>
    <w:rsid w:val="00F4307C"/>
    <w:rsid w:val="00F459D1"/>
    <w:rsid w:val="00F4646C"/>
    <w:rsid w:val="00F46D8B"/>
    <w:rsid w:val="00F5027B"/>
    <w:rsid w:val="00F53291"/>
    <w:rsid w:val="00F536EA"/>
    <w:rsid w:val="00F5442F"/>
    <w:rsid w:val="00F54AC0"/>
    <w:rsid w:val="00F54B0E"/>
    <w:rsid w:val="00F55196"/>
    <w:rsid w:val="00F56292"/>
    <w:rsid w:val="00F5656C"/>
    <w:rsid w:val="00F57DFE"/>
    <w:rsid w:val="00F6136B"/>
    <w:rsid w:val="00F6415D"/>
    <w:rsid w:val="00F71595"/>
    <w:rsid w:val="00F71A3E"/>
    <w:rsid w:val="00F770B8"/>
    <w:rsid w:val="00F82C69"/>
    <w:rsid w:val="00F83631"/>
    <w:rsid w:val="00F86853"/>
    <w:rsid w:val="00F91C73"/>
    <w:rsid w:val="00F93920"/>
    <w:rsid w:val="00F94009"/>
    <w:rsid w:val="00F9651B"/>
    <w:rsid w:val="00FA039F"/>
    <w:rsid w:val="00FA406E"/>
    <w:rsid w:val="00FB1C53"/>
    <w:rsid w:val="00FB2B9B"/>
    <w:rsid w:val="00FB46F0"/>
    <w:rsid w:val="00FB5E9F"/>
    <w:rsid w:val="00FB74A1"/>
    <w:rsid w:val="00FC0F10"/>
    <w:rsid w:val="00FC0FC1"/>
    <w:rsid w:val="00FC4010"/>
    <w:rsid w:val="00FC4BE3"/>
    <w:rsid w:val="00FC7B7B"/>
    <w:rsid w:val="00FD39DD"/>
    <w:rsid w:val="00FD3C21"/>
    <w:rsid w:val="00FE77F9"/>
    <w:rsid w:val="00FF097F"/>
    <w:rsid w:val="00FF56EF"/>
    <w:rsid w:val="00FF57B7"/>
    <w:rsid w:val="00FF789B"/>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3BB4473"/>
  <w15:docId w15:val="{196DD525-D874-4196-BF1D-2E8B96BF99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AU" w:eastAsia="en-AU"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DC43AD"/>
    <w:pPr>
      <w:spacing w:before="60" w:after="120" w:line="276" w:lineRule="auto"/>
    </w:pPr>
    <w:rPr>
      <w:rFonts w:asciiTheme="minorHAnsi" w:eastAsia="SimSun" w:hAnsiTheme="minorHAnsi" w:cs="Arial"/>
      <w:bCs/>
      <w:sz w:val="22"/>
      <w:szCs w:val="24"/>
      <w:lang w:eastAsia="en-US"/>
    </w:rPr>
  </w:style>
  <w:style w:type="paragraph" w:styleId="Heading1">
    <w:name w:val="heading 1"/>
    <w:basedOn w:val="Header"/>
    <w:next w:val="Normal"/>
    <w:link w:val="Heading1Char"/>
    <w:qFormat/>
    <w:rsid w:val="00A53C95"/>
    <w:pPr>
      <w:keepNext/>
      <w:keepLines/>
      <w:pageBreakBefore/>
      <w:tabs>
        <w:tab w:val="clear" w:pos="4513"/>
        <w:tab w:val="clear" w:pos="9026"/>
        <w:tab w:val="left" w:pos="1360"/>
      </w:tabs>
      <w:outlineLvl w:val="0"/>
    </w:pPr>
    <w:rPr>
      <w:rFonts w:ascii="Century Gothic" w:hAnsi="Century Gothic" w:cs="Segoe UI"/>
      <w:bCs/>
      <w:caps/>
      <w:color w:val="D8262E"/>
      <w:sz w:val="44"/>
      <w:szCs w:val="44"/>
    </w:rPr>
  </w:style>
  <w:style w:type="paragraph" w:styleId="Heading2">
    <w:name w:val="heading 2"/>
    <w:basedOn w:val="Normal"/>
    <w:next w:val="Normal"/>
    <w:link w:val="Heading2Char"/>
    <w:qFormat/>
    <w:rsid w:val="00255C34"/>
    <w:pPr>
      <w:jc w:val="both"/>
      <w:outlineLvl w:val="1"/>
    </w:pPr>
    <w:rPr>
      <w:b/>
      <w:bCs w:val="0"/>
      <w:color w:val="D9272E"/>
      <w:sz w:val="28"/>
    </w:rPr>
  </w:style>
  <w:style w:type="paragraph" w:styleId="Heading3">
    <w:name w:val="heading 3"/>
    <w:basedOn w:val="Normal"/>
    <w:next w:val="Normal"/>
    <w:link w:val="Heading3Char"/>
    <w:qFormat/>
    <w:rsid w:val="0053068C"/>
    <w:pPr>
      <w:spacing w:before="240"/>
      <w:jc w:val="both"/>
      <w:outlineLvl w:val="2"/>
    </w:pPr>
    <w:rPr>
      <w:b/>
      <w:bCs w:val="0"/>
      <w:color w:val="D9272E"/>
    </w:rPr>
  </w:style>
  <w:style w:type="paragraph" w:styleId="Heading4">
    <w:name w:val="heading 4"/>
    <w:basedOn w:val="Normal"/>
    <w:next w:val="Normal"/>
    <w:link w:val="Heading4Char"/>
    <w:unhideWhenUsed/>
    <w:qFormat/>
    <w:rsid w:val="002E4E23"/>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lockText">
    <w:name w:val="Block Text"/>
    <w:basedOn w:val="Normal"/>
    <w:pPr>
      <w:spacing w:before="120" w:line="300" w:lineRule="atLeast"/>
    </w:pPr>
  </w:style>
  <w:style w:type="paragraph" w:styleId="BodyText">
    <w:name w:val="Body Text"/>
    <w:basedOn w:val="Normal"/>
    <w:pPr>
      <w:spacing w:before="120" w:line="300" w:lineRule="atLeast"/>
    </w:pPr>
  </w:style>
  <w:style w:type="character" w:styleId="HTMLCode">
    <w:name w:val="HTML Code"/>
    <w:basedOn w:val="DefaultParagraphFont"/>
    <w:uiPriority w:val="99"/>
    <w:semiHidden/>
    <w:unhideWhenUsed/>
    <w:rsid w:val="00495345"/>
    <w:rPr>
      <w:rFonts w:ascii="Courier New" w:eastAsia="Times New Roman" w:hAnsi="Courier New" w:cs="Courier New"/>
      <w:sz w:val="20"/>
      <w:szCs w:val="20"/>
    </w:rPr>
  </w:style>
  <w:style w:type="character" w:customStyle="1" w:styleId="UnresolvedMention1">
    <w:name w:val="Unresolved Mention1"/>
    <w:basedOn w:val="DefaultParagraphFont"/>
    <w:uiPriority w:val="99"/>
    <w:semiHidden/>
    <w:unhideWhenUsed/>
    <w:rsid w:val="00357FF6"/>
    <w:rPr>
      <w:rFonts w:asciiTheme="minorHAnsi" w:hAnsiTheme="minorHAnsi"/>
      <w:color w:val="605E5C"/>
      <w:shd w:val="clear" w:color="auto" w:fill="E1DFDD"/>
    </w:rPr>
  </w:style>
  <w:style w:type="character" w:customStyle="1" w:styleId="CodeInline">
    <w:name w:val="Code Inline"/>
    <w:basedOn w:val="DefaultParagraphFont"/>
    <w:uiPriority w:val="1"/>
    <w:qFormat/>
    <w:rsid w:val="00D66C89"/>
    <w:rPr>
      <w:rFonts w:ascii="Fira Code" w:hAnsi="Fira Code" w:cs="Fira Code"/>
      <w:color w:val="0070C0"/>
      <w:bdr w:val="single" w:sz="8" w:space="0" w:color="F2F2F2" w:themeColor="background1" w:themeShade="F2"/>
      <w:shd w:val="clear" w:color="auto" w:fill="F2F2F2" w:themeFill="background1" w:themeFillShade="F2"/>
    </w:rPr>
  </w:style>
  <w:style w:type="paragraph" w:styleId="Header">
    <w:name w:val="header"/>
    <w:basedOn w:val="Normal"/>
    <w:link w:val="HeaderChar"/>
    <w:uiPriority w:val="99"/>
    <w:unhideWhenUsed/>
    <w:rsid w:val="00F3162A"/>
    <w:pPr>
      <w:tabs>
        <w:tab w:val="center" w:pos="4513"/>
        <w:tab w:val="right" w:pos="9026"/>
      </w:tabs>
      <w:jc w:val="both"/>
    </w:pPr>
    <w:rPr>
      <w:bCs w:val="0"/>
    </w:rPr>
  </w:style>
  <w:style w:type="paragraph" w:styleId="Footer">
    <w:name w:val="footer"/>
    <w:basedOn w:val="Normal"/>
    <w:link w:val="FooterChar"/>
    <w:uiPriority w:val="99"/>
    <w:pPr>
      <w:tabs>
        <w:tab w:val="center" w:pos="4153"/>
        <w:tab w:val="right" w:pos="8306"/>
      </w:tabs>
    </w:pPr>
  </w:style>
  <w:style w:type="table" w:styleId="TableGrid">
    <w:name w:val="Table Grid"/>
    <w:basedOn w:val="TableNormal"/>
    <w:uiPriority w:val="39"/>
    <w:rsid w:val="0084030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link w:val="Heading2"/>
    <w:rsid w:val="00255C34"/>
    <w:rPr>
      <w:rFonts w:asciiTheme="minorHAnsi" w:eastAsia="SimSun" w:hAnsiTheme="minorHAnsi" w:cs="Arial"/>
      <w:b/>
      <w:color w:val="D9272E"/>
      <w:sz w:val="28"/>
      <w:szCs w:val="24"/>
      <w:lang w:eastAsia="en-US"/>
    </w:rPr>
  </w:style>
  <w:style w:type="paragraph" w:styleId="ListParagraph">
    <w:name w:val="List Paragraph"/>
    <w:basedOn w:val="Normal"/>
    <w:uiPriority w:val="34"/>
    <w:qFormat/>
    <w:rsid w:val="003355E0"/>
    <w:pPr>
      <w:numPr>
        <w:numId w:val="12"/>
      </w:numPr>
      <w:spacing w:after="200"/>
      <w:contextualSpacing/>
    </w:pPr>
    <w:rPr>
      <w:rFonts w:eastAsia="Calibri" w:cstheme="minorHAnsi"/>
      <w:szCs w:val="22"/>
    </w:rPr>
  </w:style>
  <w:style w:type="paragraph" w:styleId="BalloonText">
    <w:name w:val="Balloon Text"/>
    <w:basedOn w:val="Normal"/>
    <w:link w:val="BalloonTextChar"/>
    <w:rsid w:val="004C6D60"/>
    <w:rPr>
      <w:rFonts w:ascii="Tahoma" w:hAnsi="Tahoma" w:cs="Tahoma"/>
      <w:sz w:val="16"/>
      <w:szCs w:val="16"/>
    </w:rPr>
  </w:style>
  <w:style w:type="character" w:customStyle="1" w:styleId="BalloonTextChar">
    <w:name w:val="Balloon Text Char"/>
    <w:link w:val="BalloonText"/>
    <w:rsid w:val="004C6D60"/>
    <w:rPr>
      <w:rFonts w:ascii="Tahoma" w:hAnsi="Tahoma" w:cs="Tahoma"/>
      <w:sz w:val="16"/>
      <w:szCs w:val="16"/>
      <w:lang w:eastAsia="en-US"/>
    </w:rPr>
  </w:style>
  <w:style w:type="table" w:customStyle="1" w:styleId="TableGrid1">
    <w:name w:val="Table Grid1"/>
    <w:basedOn w:val="TableNormal"/>
    <w:next w:val="TableGrid"/>
    <w:uiPriority w:val="59"/>
    <w:rsid w:val="00CF7630"/>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link w:val="Heading3"/>
    <w:rsid w:val="0053068C"/>
    <w:rPr>
      <w:rFonts w:asciiTheme="minorHAnsi" w:eastAsia="SimSun" w:hAnsiTheme="minorHAnsi" w:cs="Arial"/>
      <w:b/>
      <w:color w:val="D9272E"/>
      <w:sz w:val="22"/>
      <w:szCs w:val="24"/>
      <w:lang w:eastAsia="en-US"/>
    </w:rPr>
  </w:style>
  <w:style w:type="character" w:styleId="SubtleEmphasis">
    <w:name w:val="Subtle Emphasis"/>
    <w:uiPriority w:val="19"/>
    <w:qFormat/>
    <w:rsid w:val="007C1F96"/>
    <w:rPr>
      <w:i/>
      <w:color w:val="1F497D" w:themeColor="text2"/>
      <w:sz w:val="20"/>
      <w:szCs w:val="18"/>
    </w:rPr>
  </w:style>
  <w:style w:type="character" w:customStyle="1" w:styleId="HeaderChar">
    <w:name w:val="Header Char"/>
    <w:link w:val="Header"/>
    <w:uiPriority w:val="99"/>
    <w:rsid w:val="00F3162A"/>
    <w:rPr>
      <w:rFonts w:ascii="Arial" w:eastAsia="SimSun" w:hAnsi="Arial" w:cs="Arial"/>
      <w:bCs/>
      <w:sz w:val="22"/>
      <w:szCs w:val="24"/>
      <w:lang w:eastAsia="en-US"/>
    </w:rPr>
  </w:style>
  <w:style w:type="character" w:customStyle="1" w:styleId="Heading1Char">
    <w:name w:val="Heading 1 Char"/>
    <w:link w:val="Heading1"/>
    <w:rsid w:val="00A53C95"/>
    <w:rPr>
      <w:rFonts w:ascii="Century Gothic" w:eastAsia="SimSun" w:hAnsi="Century Gothic" w:cs="Segoe UI"/>
      <w:bCs/>
      <w:caps/>
      <w:color w:val="D8262E"/>
      <w:sz w:val="44"/>
      <w:szCs w:val="44"/>
      <w:lang w:eastAsia="en-US"/>
    </w:rPr>
  </w:style>
  <w:style w:type="character" w:styleId="IntenseEmphasis">
    <w:name w:val="Intense Emphasis"/>
    <w:uiPriority w:val="21"/>
    <w:qFormat/>
    <w:rsid w:val="0023243D"/>
    <w:rPr>
      <w:i/>
      <w:color w:val="C00000"/>
    </w:rPr>
  </w:style>
  <w:style w:type="table" w:customStyle="1" w:styleId="TableGrid2">
    <w:name w:val="Table Grid2"/>
    <w:basedOn w:val="TableNormal"/>
    <w:next w:val="TableGrid"/>
    <w:rsid w:val="00E74D00"/>
    <w:pPr>
      <w:spacing w:line="360" w:lineRule="auto"/>
      <w:jc w:val="both"/>
    </w:pPr>
    <w:rPr>
      <w:rFonts w:ascii="Calibri" w:eastAsia="SimSun" w:hAnsi="Calibr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oterChar">
    <w:name w:val="Footer Char"/>
    <w:basedOn w:val="DefaultParagraphFont"/>
    <w:link w:val="Footer"/>
    <w:uiPriority w:val="99"/>
    <w:rsid w:val="00A530BD"/>
    <w:rPr>
      <w:rFonts w:ascii="Arial" w:eastAsia="SimSun" w:hAnsi="Arial" w:cs="Arial"/>
      <w:bCs/>
      <w:sz w:val="22"/>
      <w:szCs w:val="24"/>
      <w:lang w:eastAsia="en-US"/>
    </w:rPr>
  </w:style>
  <w:style w:type="table" w:customStyle="1" w:styleId="TableGrid3">
    <w:name w:val="Table Grid3"/>
    <w:basedOn w:val="TableNormal"/>
    <w:next w:val="TableGrid"/>
    <w:uiPriority w:val="59"/>
    <w:rsid w:val="00DB0413"/>
    <w:pPr>
      <w:spacing w:line="360" w:lineRule="auto"/>
      <w:jc w:val="both"/>
    </w:pPr>
    <w:rPr>
      <w:rFonts w:ascii="Calibri" w:eastAsia="SimSun" w:hAnsi="Calibr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F82C69"/>
    <w:rPr>
      <w:rFonts w:asciiTheme="minorHAnsi" w:hAnsiTheme="minorHAnsi"/>
      <w:color w:val="808080"/>
    </w:rPr>
  </w:style>
  <w:style w:type="paragraph" w:styleId="Title">
    <w:name w:val="Title"/>
    <w:basedOn w:val="Normal"/>
    <w:next w:val="Normal"/>
    <w:link w:val="TitleChar"/>
    <w:qFormat/>
    <w:rsid w:val="0023243D"/>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23243D"/>
    <w:rPr>
      <w:rFonts w:asciiTheme="majorHAnsi" w:eastAsiaTheme="majorEastAsia" w:hAnsiTheme="majorHAnsi" w:cstheme="majorBidi"/>
      <w:bCs/>
      <w:spacing w:val="-10"/>
      <w:kern w:val="28"/>
      <w:sz w:val="56"/>
      <w:szCs w:val="56"/>
      <w:lang w:eastAsia="en-US"/>
    </w:rPr>
  </w:style>
  <w:style w:type="paragraph" w:customStyle="1" w:styleId="Sectionheading">
    <w:name w:val="Section heading"/>
    <w:basedOn w:val="Normal"/>
    <w:next w:val="Normal"/>
    <w:link w:val="SectionheadingChar"/>
    <w:qFormat/>
    <w:rsid w:val="00B30B8A"/>
    <w:pPr>
      <w:keepNext/>
      <w:keepLines/>
      <w:shd w:val="clear" w:color="auto" w:fill="C00000"/>
      <w:tabs>
        <w:tab w:val="right" w:leader="underscore" w:pos="9923"/>
      </w:tabs>
      <w:spacing w:line="240" w:lineRule="auto"/>
    </w:pPr>
    <w:rPr>
      <w:color w:val="FFFFFF" w:themeColor="background1"/>
      <w:sz w:val="28"/>
    </w:rPr>
  </w:style>
  <w:style w:type="character" w:styleId="Hyperlink">
    <w:name w:val="Hyperlink"/>
    <w:basedOn w:val="DefaultParagraphFont"/>
    <w:uiPriority w:val="99"/>
    <w:unhideWhenUsed/>
    <w:rsid w:val="00F32690"/>
    <w:rPr>
      <w:rFonts w:asciiTheme="minorHAnsi" w:hAnsiTheme="minorHAnsi"/>
      <w:color w:val="4F81BD" w:themeColor="accent1"/>
      <w:u w:val="single"/>
    </w:rPr>
  </w:style>
  <w:style w:type="character" w:customStyle="1" w:styleId="SectionheadingChar">
    <w:name w:val="Section heading Char"/>
    <w:basedOn w:val="DefaultParagraphFont"/>
    <w:link w:val="Sectionheading"/>
    <w:rsid w:val="00B30B8A"/>
    <w:rPr>
      <w:rFonts w:ascii="Arial" w:eastAsia="SimSun" w:hAnsi="Arial" w:cs="Arial"/>
      <w:bCs/>
      <w:color w:val="FFFFFF" w:themeColor="background1"/>
      <w:sz w:val="28"/>
      <w:szCs w:val="24"/>
      <w:shd w:val="clear" w:color="auto" w:fill="C00000"/>
      <w:lang w:eastAsia="en-US"/>
    </w:rPr>
  </w:style>
  <w:style w:type="paragraph" w:styleId="HTMLPreformatted">
    <w:name w:val="HTML Preformatted"/>
    <w:basedOn w:val="Normal"/>
    <w:link w:val="HTMLPreformattedChar"/>
    <w:uiPriority w:val="99"/>
    <w:unhideWhenUsed/>
    <w:rsid w:val="008603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Fira Code" w:eastAsia="Times New Roman" w:hAnsi="Fira Code" w:cs="Courier New"/>
      <w:bCs w:val="0"/>
      <w:sz w:val="18"/>
      <w:szCs w:val="20"/>
      <w:lang w:eastAsia="en-AU"/>
    </w:rPr>
  </w:style>
  <w:style w:type="character" w:customStyle="1" w:styleId="HTMLPreformattedChar">
    <w:name w:val="HTML Preformatted Char"/>
    <w:basedOn w:val="DefaultParagraphFont"/>
    <w:link w:val="HTMLPreformatted"/>
    <w:uiPriority w:val="99"/>
    <w:rsid w:val="00860345"/>
    <w:rPr>
      <w:rFonts w:ascii="Fira Code" w:hAnsi="Fira Code" w:cs="Courier New"/>
      <w:sz w:val="18"/>
    </w:rPr>
  </w:style>
  <w:style w:type="character" w:customStyle="1" w:styleId="UnresolvedMention2">
    <w:name w:val="Unresolved Mention2"/>
    <w:basedOn w:val="DefaultParagraphFont"/>
    <w:uiPriority w:val="99"/>
    <w:semiHidden/>
    <w:unhideWhenUsed/>
    <w:rsid w:val="006D25B4"/>
    <w:rPr>
      <w:rFonts w:asciiTheme="minorHAnsi" w:hAnsiTheme="minorHAnsi"/>
      <w:color w:val="605E5C"/>
      <w:shd w:val="clear" w:color="auto" w:fill="E1DFDD"/>
    </w:rPr>
  </w:style>
  <w:style w:type="character" w:styleId="FollowedHyperlink">
    <w:name w:val="FollowedHyperlink"/>
    <w:basedOn w:val="DefaultParagraphFont"/>
    <w:semiHidden/>
    <w:unhideWhenUsed/>
    <w:rsid w:val="006D25B4"/>
    <w:rPr>
      <w:rFonts w:asciiTheme="minorHAnsi" w:hAnsiTheme="minorHAnsi"/>
      <w:color w:val="800080" w:themeColor="followedHyperlink"/>
      <w:u w:val="single"/>
    </w:rPr>
  </w:style>
  <w:style w:type="table" w:styleId="GridTable4-Accent2">
    <w:name w:val="Grid Table 4 Accent 2"/>
    <w:basedOn w:val="TableNormal"/>
    <w:uiPriority w:val="49"/>
    <w:rsid w:val="00D50937"/>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GridTable4-Accent4">
    <w:name w:val="Grid Table 4 Accent 4"/>
    <w:basedOn w:val="TableNormal"/>
    <w:uiPriority w:val="49"/>
    <w:rsid w:val="000012A5"/>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insideV w:val="nil"/>
        </w:tcBorders>
        <w:shd w:val="clear" w:color="auto" w:fill="8064A2" w:themeFill="accent4"/>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character" w:styleId="Strong">
    <w:name w:val="Strong"/>
    <w:basedOn w:val="DefaultParagraphFont"/>
    <w:uiPriority w:val="22"/>
    <w:qFormat/>
    <w:rsid w:val="00C36671"/>
    <w:rPr>
      <w:rFonts w:asciiTheme="minorHAnsi" w:hAnsiTheme="minorHAnsi"/>
      <w:b/>
      <w:bCs/>
    </w:rPr>
  </w:style>
  <w:style w:type="character" w:customStyle="1" w:styleId="Heading4Char">
    <w:name w:val="Heading 4 Char"/>
    <w:basedOn w:val="DefaultParagraphFont"/>
    <w:link w:val="Heading4"/>
    <w:rsid w:val="002E4E23"/>
    <w:rPr>
      <w:rFonts w:asciiTheme="majorHAnsi" w:eastAsiaTheme="majorEastAsia" w:hAnsiTheme="majorHAnsi" w:cstheme="majorBidi"/>
      <w:bCs/>
      <w:i/>
      <w:iCs/>
      <w:color w:val="365F91" w:themeColor="accent1" w:themeShade="BF"/>
      <w:sz w:val="22"/>
      <w:szCs w:val="24"/>
      <w:lang w:eastAsia="en-US"/>
    </w:rPr>
  </w:style>
  <w:style w:type="paragraph" w:styleId="TOC1">
    <w:name w:val="toc 1"/>
    <w:basedOn w:val="Normal"/>
    <w:next w:val="Normal"/>
    <w:autoRedefine/>
    <w:uiPriority w:val="39"/>
    <w:unhideWhenUsed/>
    <w:rsid w:val="002E4E23"/>
    <w:pPr>
      <w:spacing w:before="120"/>
    </w:pPr>
    <w:rPr>
      <w:rFonts w:cstheme="minorHAnsi"/>
      <w:b/>
      <w:caps/>
      <w:sz w:val="20"/>
      <w:szCs w:val="20"/>
    </w:rPr>
  </w:style>
  <w:style w:type="paragraph" w:styleId="TOC2">
    <w:name w:val="toc 2"/>
    <w:basedOn w:val="Normal"/>
    <w:next w:val="Normal"/>
    <w:autoRedefine/>
    <w:uiPriority w:val="39"/>
    <w:unhideWhenUsed/>
    <w:rsid w:val="00511E97"/>
    <w:pPr>
      <w:tabs>
        <w:tab w:val="right" w:leader="dot" w:pos="10194"/>
      </w:tabs>
      <w:spacing w:before="0" w:after="0"/>
      <w:ind w:left="220"/>
      <w:pPrChange w:id="0" w:author="Adrian Gould" w:date="2023-08-28T17:53:00Z">
        <w:pPr>
          <w:tabs>
            <w:tab w:val="right" w:leader="dot" w:pos="10194"/>
          </w:tabs>
          <w:spacing w:line="276" w:lineRule="auto"/>
          <w:ind w:left="220"/>
        </w:pPr>
      </w:pPrChange>
    </w:pPr>
    <w:rPr>
      <w:rFonts w:cstheme="minorHAnsi"/>
      <w:bCs w:val="0"/>
      <w:smallCaps/>
      <w:sz w:val="20"/>
      <w:szCs w:val="20"/>
      <w:rPrChange w:id="0" w:author="Adrian Gould" w:date="2023-08-28T17:53:00Z">
        <w:rPr>
          <w:rFonts w:asciiTheme="minorHAnsi" w:eastAsia="SimSun" w:hAnsiTheme="minorHAnsi" w:cstheme="minorHAnsi"/>
          <w:smallCaps/>
          <w:lang w:val="en-AU" w:eastAsia="en-US" w:bidi="ar-SA"/>
        </w:rPr>
      </w:rPrChange>
    </w:rPr>
  </w:style>
  <w:style w:type="paragraph" w:styleId="TOC3">
    <w:name w:val="toc 3"/>
    <w:basedOn w:val="Normal"/>
    <w:next w:val="Normal"/>
    <w:autoRedefine/>
    <w:uiPriority w:val="39"/>
    <w:unhideWhenUsed/>
    <w:rsid w:val="00942A5E"/>
    <w:pPr>
      <w:spacing w:before="0" w:after="0"/>
      <w:ind w:left="440"/>
    </w:pPr>
    <w:rPr>
      <w:rFonts w:cstheme="minorHAnsi"/>
      <w:bCs w:val="0"/>
      <w:i/>
      <w:iCs/>
      <w:sz w:val="20"/>
      <w:szCs w:val="20"/>
    </w:rPr>
  </w:style>
  <w:style w:type="paragraph" w:styleId="TOC4">
    <w:name w:val="toc 4"/>
    <w:basedOn w:val="Normal"/>
    <w:next w:val="Normal"/>
    <w:autoRedefine/>
    <w:unhideWhenUsed/>
    <w:rsid w:val="002E4E23"/>
    <w:pPr>
      <w:spacing w:before="0" w:after="0"/>
      <w:ind w:left="660"/>
    </w:pPr>
    <w:rPr>
      <w:rFonts w:cstheme="minorHAnsi"/>
      <w:bCs w:val="0"/>
      <w:sz w:val="18"/>
      <w:szCs w:val="18"/>
    </w:rPr>
  </w:style>
  <w:style w:type="paragraph" w:styleId="TOC5">
    <w:name w:val="toc 5"/>
    <w:basedOn w:val="Normal"/>
    <w:next w:val="Normal"/>
    <w:autoRedefine/>
    <w:unhideWhenUsed/>
    <w:rsid w:val="002E4E23"/>
    <w:pPr>
      <w:spacing w:before="0" w:after="0"/>
      <w:ind w:left="880"/>
    </w:pPr>
    <w:rPr>
      <w:rFonts w:cstheme="minorHAnsi"/>
      <w:bCs w:val="0"/>
      <w:sz w:val="18"/>
      <w:szCs w:val="18"/>
    </w:rPr>
  </w:style>
  <w:style w:type="paragraph" w:styleId="TOC6">
    <w:name w:val="toc 6"/>
    <w:basedOn w:val="Normal"/>
    <w:next w:val="Normal"/>
    <w:autoRedefine/>
    <w:unhideWhenUsed/>
    <w:rsid w:val="002E4E23"/>
    <w:pPr>
      <w:spacing w:before="0" w:after="0"/>
      <w:ind w:left="1100"/>
    </w:pPr>
    <w:rPr>
      <w:rFonts w:cstheme="minorHAnsi"/>
      <w:bCs w:val="0"/>
      <w:sz w:val="18"/>
      <w:szCs w:val="18"/>
    </w:rPr>
  </w:style>
  <w:style w:type="paragraph" w:styleId="TOC7">
    <w:name w:val="toc 7"/>
    <w:basedOn w:val="Normal"/>
    <w:next w:val="Normal"/>
    <w:autoRedefine/>
    <w:unhideWhenUsed/>
    <w:rsid w:val="002E4E23"/>
    <w:pPr>
      <w:spacing w:before="0" w:after="0"/>
      <w:ind w:left="1320"/>
    </w:pPr>
    <w:rPr>
      <w:rFonts w:cstheme="minorHAnsi"/>
      <w:bCs w:val="0"/>
      <w:sz w:val="18"/>
      <w:szCs w:val="18"/>
    </w:rPr>
  </w:style>
  <w:style w:type="paragraph" w:styleId="TOC8">
    <w:name w:val="toc 8"/>
    <w:basedOn w:val="Normal"/>
    <w:next w:val="Normal"/>
    <w:autoRedefine/>
    <w:unhideWhenUsed/>
    <w:rsid w:val="002E4E23"/>
    <w:pPr>
      <w:spacing w:before="0" w:after="0"/>
      <w:ind w:left="1540"/>
    </w:pPr>
    <w:rPr>
      <w:rFonts w:cstheme="minorHAnsi"/>
      <w:bCs w:val="0"/>
      <w:sz w:val="18"/>
      <w:szCs w:val="18"/>
    </w:rPr>
  </w:style>
  <w:style w:type="paragraph" w:styleId="TOC9">
    <w:name w:val="toc 9"/>
    <w:basedOn w:val="Normal"/>
    <w:next w:val="Normal"/>
    <w:autoRedefine/>
    <w:unhideWhenUsed/>
    <w:rsid w:val="002E4E23"/>
    <w:pPr>
      <w:spacing w:before="0" w:after="0"/>
      <w:ind w:left="1760"/>
    </w:pPr>
    <w:rPr>
      <w:rFonts w:cstheme="minorHAnsi"/>
      <w:bCs w:val="0"/>
      <w:sz w:val="18"/>
      <w:szCs w:val="18"/>
    </w:rPr>
  </w:style>
  <w:style w:type="table" w:styleId="ListTable3-Accent1">
    <w:name w:val="List Table 3 Accent 1"/>
    <w:basedOn w:val="TableNormal"/>
    <w:uiPriority w:val="48"/>
    <w:rsid w:val="00853513"/>
    <w:rPr>
      <w:rFonts w:asciiTheme="minorHAnsi" w:eastAsiaTheme="minorHAnsi" w:hAnsiTheme="minorHAnsi" w:cstheme="minorBidi"/>
      <w:sz w:val="22"/>
      <w:szCs w:val="22"/>
      <w:lang w:eastAsia="en-US"/>
    </w:rPr>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 w:type="paragraph" w:customStyle="1" w:styleId="SectionSubheading">
    <w:name w:val="Section Subheading"/>
    <w:basedOn w:val="Normal"/>
    <w:qFormat/>
    <w:rsid w:val="0004791D"/>
    <w:pPr>
      <w:pBdr>
        <w:top w:val="single" w:sz="18" w:space="1" w:color="9A0000"/>
        <w:left w:val="single" w:sz="18" w:space="4" w:color="9A0000"/>
        <w:bottom w:val="single" w:sz="18" w:space="1" w:color="9A0000"/>
        <w:right w:val="single" w:sz="18" w:space="4" w:color="9A0000"/>
      </w:pBdr>
      <w:shd w:val="clear" w:color="auto" w:fill="9A0000"/>
      <w:textAlignment w:val="baseline"/>
    </w:pPr>
  </w:style>
  <w:style w:type="table" w:styleId="ListTable3-Accent2">
    <w:name w:val="List Table 3 Accent 2"/>
    <w:basedOn w:val="TableNormal"/>
    <w:uiPriority w:val="48"/>
    <w:rsid w:val="0004791D"/>
    <w:tblPr>
      <w:tblStyleRowBandSize w:val="1"/>
      <w:tblStyleColBandSize w:val="1"/>
      <w:tblBorders>
        <w:top w:val="single" w:sz="4" w:space="0" w:color="C0504D" w:themeColor="accent2"/>
        <w:left w:val="single" w:sz="4" w:space="0" w:color="C0504D" w:themeColor="accent2"/>
        <w:bottom w:val="single" w:sz="4" w:space="0" w:color="C0504D" w:themeColor="accent2"/>
        <w:right w:val="single" w:sz="4" w:space="0" w:color="C0504D" w:themeColor="accent2"/>
      </w:tblBorders>
    </w:tblPr>
    <w:tblStylePr w:type="firstRow">
      <w:rPr>
        <w:b/>
        <w:bCs/>
        <w:color w:val="FFFFFF" w:themeColor="background1"/>
      </w:rPr>
      <w:tblPr/>
      <w:tcPr>
        <w:shd w:val="clear" w:color="auto" w:fill="C0504D" w:themeFill="accent2"/>
      </w:tcPr>
    </w:tblStylePr>
    <w:tblStylePr w:type="lastRow">
      <w:rPr>
        <w:b/>
        <w:bCs/>
      </w:rPr>
      <w:tblPr/>
      <w:tcPr>
        <w:tcBorders>
          <w:top w:val="double" w:sz="4" w:space="0" w:color="C0504D"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C0504D" w:themeColor="accent2"/>
          <w:right w:val="single" w:sz="4" w:space="0" w:color="C0504D" w:themeColor="accent2"/>
        </w:tcBorders>
      </w:tcPr>
    </w:tblStylePr>
    <w:tblStylePr w:type="band1Horz">
      <w:tblPr/>
      <w:tcPr>
        <w:tcBorders>
          <w:top w:val="single" w:sz="4" w:space="0" w:color="C0504D" w:themeColor="accent2"/>
          <w:bottom w:val="single" w:sz="4" w:space="0" w:color="C0504D"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C0504D" w:themeColor="accent2"/>
          <w:left w:val="nil"/>
        </w:tcBorders>
      </w:tcPr>
    </w:tblStylePr>
    <w:tblStylePr w:type="swCell">
      <w:tblPr/>
      <w:tcPr>
        <w:tcBorders>
          <w:top w:val="double" w:sz="4" w:space="0" w:color="C0504D" w:themeColor="accent2"/>
          <w:right w:val="nil"/>
        </w:tcBorders>
      </w:tcPr>
    </w:tblStylePr>
  </w:style>
  <w:style w:type="character" w:customStyle="1" w:styleId="cm-line">
    <w:name w:val="cm-line"/>
    <w:basedOn w:val="DefaultParagraphFont"/>
    <w:rsid w:val="0004791D"/>
  </w:style>
  <w:style w:type="character" w:customStyle="1" w:styleId="cm-string">
    <w:name w:val="cm-string"/>
    <w:basedOn w:val="DefaultParagraphFont"/>
    <w:rsid w:val="0004791D"/>
  </w:style>
  <w:style w:type="character" w:customStyle="1" w:styleId="cm-variable">
    <w:name w:val="cm-variable"/>
    <w:basedOn w:val="DefaultParagraphFont"/>
    <w:rsid w:val="0004791D"/>
  </w:style>
  <w:style w:type="character" w:customStyle="1" w:styleId="cm-number">
    <w:name w:val="cm-number"/>
    <w:basedOn w:val="DefaultParagraphFont"/>
    <w:rsid w:val="0004791D"/>
  </w:style>
  <w:style w:type="table" w:styleId="ListTable3-Accent6">
    <w:name w:val="List Table 3 Accent 6"/>
    <w:basedOn w:val="TableNormal"/>
    <w:uiPriority w:val="48"/>
    <w:rsid w:val="00720C29"/>
    <w:tblPr>
      <w:tblStyleRowBandSize w:val="1"/>
      <w:tblStyleColBandSize w:val="1"/>
      <w:tblBorders>
        <w:top w:val="single" w:sz="4" w:space="0" w:color="F79646" w:themeColor="accent6"/>
        <w:left w:val="single" w:sz="4" w:space="0" w:color="F79646" w:themeColor="accent6"/>
        <w:bottom w:val="single" w:sz="4" w:space="0" w:color="F79646" w:themeColor="accent6"/>
        <w:right w:val="single" w:sz="4" w:space="0" w:color="F79646" w:themeColor="accent6"/>
      </w:tblBorders>
    </w:tblPr>
    <w:tblStylePr w:type="firstRow">
      <w:rPr>
        <w:b/>
        <w:bCs/>
        <w:color w:val="FFFFFF" w:themeColor="background1"/>
      </w:rPr>
      <w:tblPr/>
      <w:tcPr>
        <w:shd w:val="clear" w:color="auto" w:fill="F79646" w:themeFill="accent6"/>
      </w:tcPr>
    </w:tblStylePr>
    <w:tblStylePr w:type="lastRow">
      <w:rPr>
        <w:b/>
        <w:bCs/>
      </w:rPr>
      <w:tblPr/>
      <w:tcPr>
        <w:tcBorders>
          <w:top w:val="double" w:sz="4" w:space="0" w:color="F79646"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79646" w:themeColor="accent6"/>
          <w:right w:val="single" w:sz="4" w:space="0" w:color="F79646" w:themeColor="accent6"/>
        </w:tcBorders>
      </w:tcPr>
    </w:tblStylePr>
    <w:tblStylePr w:type="band1Horz">
      <w:tblPr/>
      <w:tcPr>
        <w:tcBorders>
          <w:top w:val="single" w:sz="4" w:space="0" w:color="F79646" w:themeColor="accent6"/>
          <w:bottom w:val="single" w:sz="4" w:space="0" w:color="F79646"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79646" w:themeColor="accent6"/>
          <w:left w:val="nil"/>
        </w:tcBorders>
      </w:tcPr>
    </w:tblStylePr>
    <w:tblStylePr w:type="swCell">
      <w:tblPr/>
      <w:tcPr>
        <w:tcBorders>
          <w:top w:val="double" w:sz="4" w:space="0" w:color="F79646" w:themeColor="accent6"/>
          <w:right w:val="nil"/>
        </w:tcBorders>
      </w:tcPr>
    </w:tblStylePr>
  </w:style>
  <w:style w:type="paragraph" w:styleId="TOCHeading">
    <w:name w:val="TOC Heading"/>
    <w:basedOn w:val="Heading1"/>
    <w:next w:val="Normal"/>
    <w:uiPriority w:val="39"/>
    <w:unhideWhenUsed/>
    <w:qFormat/>
    <w:rsid w:val="00255C34"/>
    <w:pPr>
      <w:tabs>
        <w:tab w:val="clear" w:pos="1360"/>
      </w:tabs>
      <w:spacing w:before="240" w:after="0" w:line="259" w:lineRule="auto"/>
      <w:jc w:val="left"/>
      <w:outlineLvl w:val="9"/>
    </w:pPr>
    <w:rPr>
      <w:rFonts w:asciiTheme="majorHAnsi" w:eastAsiaTheme="majorEastAsia" w:hAnsiTheme="majorHAnsi" w:cstheme="majorBidi"/>
      <w:bCs w:val="0"/>
      <w:caps w:val="0"/>
      <w:color w:val="365F91" w:themeColor="accent1" w:themeShade="BF"/>
      <w:sz w:val="32"/>
      <w:szCs w:val="32"/>
      <w:lang w:val="en-US"/>
    </w:rPr>
  </w:style>
  <w:style w:type="character" w:customStyle="1" w:styleId="UnresolvedMention3">
    <w:name w:val="Unresolved Mention3"/>
    <w:basedOn w:val="DefaultParagraphFont"/>
    <w:uiPriority w:val="99"/>
    <w:semiHidden/>
    <w:unhideWhenUsed/>
    <w:rsid w:val="006F1494"/>
    <w:rPr>
      <w:color w:val="605E5C"/>
      <w:shd w:val="clear" w:color="auto" w:fill="E1DFDD"/>
    </w:rPr>
  </w:style>
  <w:style w:type="paragraph" w:customStyle="1" w:styleId="Code">
    <w:name w:val="Code"/>
    <w:basedOn w:val="Normal"/>
    <w:qFormat/>
    <w:rsid w:val="00187288"/>
    <w:pPr>
      <w:pBdr>
        <w:top w:val="single" w:sz="18" w:space="1" w:color="F2F2F2" w:themeColor="background1" w:themeShade="F2"/>
        <w:left w:val="single" w:sz="18" w:space="4" w:color="F2F2F2" w:themeColor="background1" w:themeShade="F2"/>
        <w:bottom w:val="single" w:sz="18" w:space="1" w:color="F2F2F2" w:themeColor="background1" w:themeShade="F2"/>
        <w:right w:val="single" w:sz="18" w:space="4" w:color="F2F2F2" w:themeColor="background1" w:themeShade="F2"/>
      </w:pBdr>
      <w:shd w:val="clear" w:color="auto" w:fill="F2F2F2" w:themeFill="background1" w:themeFillShade="F2"/>
      <w:spacing w:before="120"/>
      <w:ind w:left="284" w:right="284"/>
    </w:pPr>
    <w:rPr>
      <w:rFonts w:ascii="Fira Code" w:hAnsi="Fira Code" w:cs="Fira Code"/>
      <w:color w:val="1F497D" w:themeColor="text2"/>
    </w:rPr>
  </w:style>
  <w:style w:type="character" w:styleId="Emphasis">
    <w:name w:val="Emphasis"/>
    <w:basedOn w:val="DefaultParagraphFont"/>
    <w:qFormat/>
    <w:rsid w:val="00BF5F71"/>
    <w:rPr>
      <w:i/>
      <w:iCs/>
    </w:rPr>
  </w:style>
  <w:style w:type="character" w:styleId="UnresolvedMention">
    <w:name w:val="Unresolved Mention"/>
    <w:basedOn w:val="DefaultParagraphFont"/>
    <w:uiPriority w:val="99"/>
    <w:semiHidden/>
    <w:unhideWhenUsed/>
    <w:rsid w:val="000F6A5E"/>
    <w:rPr>
      <w:color w:val="605E5C"/>
      <w:shd w:val="clear" w:color="auto" w:fill="E1DFDD"/>
    </w:rPr>
  </w:style>
  <w:style w:type="paragraph" w:styleId="Quote">
    <w:name w:val="Quote"/>
    <w:basedOn w:val="Normal"/>
    <w:next w:val="Normal"/>
    <w:link w:val="QuoteChar"/>
    <w:uiPriority w:val="29"/>
    <w:qFormat/>
    <w:rsid w:val="0010368F"/>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10368F"/>
    <w:rPr>
      <w:rFonts w:asciiTheme="minorHAnsi" w:eastAsia="SimSun" w:hAnsiTheme="minorHAnsi" w:cs="Arial"/>
      <w:bCs/>
      <w:i/>
      <w:iCs/>
      <w:color w:val="404040" w:themeColor="text1" w:themeTint="BF"/>
      <w:sz w:val="22"/>
      <w:szCs w:val="24"/>
      <w:lang w:eastAsia="en-US"/>
    </w:rPr>
  </w:style>
  <w:style w:type="table" w:styleId="ListTable4-Accent2">
    <w:name w:val="List Table 4 Accent 2"/>
    <w:basedOn w:val="TableNormal"/>
    <w:uiPriority w:val="49"/>
    <w:rsid w:val="00E51ABB"/>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tcBorders>
        <w:shd w:val="clear" w:color="auto" w:fill="C0504D" w:themeFill="accent2"/>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paragraph" w:styleId="Revision">
    <w:name w:val="Revision"/>
    <w:hidden/>
    <w:uiPriority w:val="99"/>
    <w:semiHidden/>
    <w:rsid w:val="00CB46FA"/>
    <w:rPr>
      <w:rFonts w:asciiTheme="minorHAnsi" w:eastAsia="SimSun" w:hAnsiTheme="minorHAnsi" w:cs="Arial"/>
      <w:bCs/>
      <w:sz w:val="22"/>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926046">
      <w:bodyDiv w:val="1"/>
      <w:marLeft w:val="0"/>
      <w:marRight w:val="0"/>
      <w:marTop w:val="0"/>
      <w:marBottom w:val="0"/>
      <w:divBdr>
        <w:top w:val="none" w:sz="0" w:space="0" w:color="auto"/>
        <w:left w:val="none" w:sz="0" w:space="0" w:color="auto"/>
        <w:bottom w:val="none" w:sz="0" w:space="0" w:color="auto"/>
        <w:right w:val="none" w:sz="0" w:space="0" w:color="auto"/>
      </w:divBdr>
    </w:div>
    <w:div w:id="31923643">
      <w:bodyDiv w:val="1"/>
      <w:marLeft w:val="0"/>
      <w:marRight w:val="0"/>
      <w:marTop w:val="0"/>
      <w:marBottom w:val="0"/>
      <w:divBdr>
        <w:top w:val="none" w:sz="0" w:space="0" w:color="auto"/>
        <w:left w:val="none" w:sz="0" w:space="0" w:color="auto"/>
        <w:bottom w:val="none" w:sz="0" w:space="0" w:color="auto"/>
        <w:right w:val="none" w:sz="0" w:space="0" w:color="auto"/>
      </w:divBdr>
    </w:div>
    <w:div w:id="40836030">
      <w:bodyDiv w:val="1"/>
      <w:marLeft w:val="0"/>
      <w:marRight w:val="0"/>
      <w:marTop w:val="0"/>
      <w:marBottom w:val="0"/>
      <w:divBdr>
        <w:top w:val="none" w:sz="0" w:space="0" w:color="auto"/>
        <w:left w:val="none" w:sz="0" w:space="0" w:color="auto"/>
        <w:bottom w:val="none" w:sz="0" w:space="0" w:color="auto"/>
        <w:right w:val="none" w:sz="0" w:space="0" w:color="auto"/>
      </w:divBdr>
    </w:div>
    <w:div w:id="55131810">
      <w:bodyDiv w:val="1"/>
      <w:marLeft w:val="0"/>
      <w:marRight w:val="0"/>
      <w:marTop w:val="0"/>
      <w:marBottom w:val="0"/>
      <w:divBdr>
        <w:top w:val="none" w:sz="0" w:space="0" w:color="auto"/>
        <w:left w:val="none" w:sz="0" w:space="0" w:color="auto"/>
        <w:bottom w:val="none" w:sz="0" w:space="0" w:color="auto"/>
        <w:right w:val="none" w:sz="0" w:space="0" w:color="auto"/>
      </w:divBdr>
    </w:div>
    <w:div w:id="188571983">
      <w:bodyDiv w:val="1"/>
      <w:marLeft w:val="0"/>
      <w:marRight w:val="0"/>
      <w:marTop w:val="0"/>
      <w:marBottom w:val="0"/>
      <w:divBdr>
        <w:top w:val="none" w:sz="0" w:space="0" w:color="auto"/>
        <w:left w:val="none" w:sz="0" w:space="0" w:color="auto"/>
        <w:bottom w:val="none" w:sz="0" w:space="0" w:color="auto"/>
        <w:right w:val="none" w:sz="0" w:space="0" w:color="auto"/>
      </w:divBdr>
    </w:div>
    <w:div w:id="291862160">
      <w:bodyDiv w:val="1"/>
      <w:marLeft w:val="0"/>
      <w:marRight w:val="0"/>
      <w:marTop w:val="0"/>
      <w:marBottom w:val="0"/>
      <w:divBdr>
        <w:top w:val="none" w:sz="0" w:space="0" w:color="auto"/>
        <w:left w:val="none" w:sz="0" w:space="0" w:color="auto"/>
        <w:bottom w:val="none" w:sz="0" w:space="0" w:color="auto"/>
        <w:right w:val="none" w:sz="0" w:space="0" w:color="auto"/>
      </w:divBdr>
    </w:div>
    <w:div w:id="296759410">
      <w:bodyDiv w:val="1"/>
      <w:marLeft w:val="0"/>
      <w:marRight w:val="0"/>
      <w:marTop w:val="0"/>
      <w:marBottom w:val="0"/>
      <w:divBdr>
        <w:top w:val="none" w:sz="0" w:space="0" w:color="auto"/>
        <w:left w:val="none" w:sz="0" w:space="0" w:color="auto"/>
        <w:bottom w:val="none" w:sz="0" w:space="0" w:color="auto"/>
        <w:right w:val="none" w:sz="0" w:space="0" w:color="auto"/>
      </w:divBdr>
    </w:div>
    <w:div w:id="409619206">
      <w:bodyDiv w:val="1"/>
      <w:marLeft w:val="0"/>
      <w:marRight w:val="0"/>
      <w:marTop w:val="0"/>
      <w:marBottom w:val="0"/>
      <w:divBdr>
        <w:top w:val="none" w:sz="0" w:space="0" w:color="auto"/>
        <w:left w:val="none" w:sz="0" w:space="0" w:color="auto"/>
        <w:bottom w:val="none" w:sz="0" w:space="0" w:color="auto"/>
        <w:right w:val="none" w:sz="0" w:space="0" w:color="auto"/>
      </w:divBdr>
      <w:divsChild>
        <w:div w:id="328211621">
          <w:marLeft w:val="0"/>
          <w:marRight w:val="0"/>
          <w:marTop w:val="240"/>
          <w:marBottom w:val="240"/>
          <w:divBdr>
            <w:top w:val="none" w:sz="0" w:space="0" w:color="auto"/>
            <w:left w:val="none" w:sz="0" w:space="0" w:color="auto"/>
            <w:bottom w:val="none" w:sz="0" w:space="0" w:color="auto"/>
            <w:right w:val="none" w:sz="0" w:space="0" w:color="auto"/>
          </w:divBdr>
          <w:divsChild>
            <w:div w:id="433018066">
              <w:marLeft w:val="0"/>
              <w:marRight w:val="0"/>
              <w:marTop w:val="0"/>
              <w:marBottom w:val="0"/>
              <w:divBdr>
                <w:top w:val="single" w:sz="6" w:space="0" w:color="E7EEEC"/>
                <w:left w:val="single" w:sz="6" w:space="0" w:color="E7EEEC"/>
                <w:bottom w:val="single" w:sz="6" w:space="0" w:color="E7EEEC"/>
                <w:right w:val="single" w:sz="6" w:space="0" w:color="E7EEEC"/>
              </w:divBdr>
              <w:divsChild>
                <w:div w:id="986933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3474467">
      <w:bodyDiv w:val="1"/>
      <w:marLeft w:val="0"/>
      <w:marRight w:val="0"/>
      <w:marTop w:val="0"/>
      <w:marBottom w:val="0"/>
      <w:divBdr>
        <w:top w:val="none" w:sz="0" w:space="0" w:color="auto"/>
        <w:left w:val="none" w:sz="0" w:space="0" w:color="auto"/>
        <w:bottom w:val="none" w:sz="0" w:space="0" w:color="auto"/>
        <w:right w:val="none" w:sz="0" w:space="0" w:color="auto"/>
      </w:divBdr>
    </w:div>
    <w:div w:id="480846753">
      <w:bodyDiv w:val="1"/>
      <w:marLeft w:val="0"/>
      <w:marRight w:val="0"/>
      <w:marTop w:val="0"/>
      <w:marBottom w:val="0"/>
      <w:divBdr>
        <w:top w:val="none" w:sz="0" w:space="0" w:color="auto"/>
        <w:left w:val="none" w:sz="0" w:space="0" w:color="auto"/>
        <w:bottom w:val="none" w:sz="0" w:space="0" w:color="auto"/>
        <w:right w:val="none" w:sz="0" w:space="0" w:color="auto"/>
      </w:divBdr>
    </w:div>
    <w:div w:id="497623272">
      <w:bodyDiv w:val="1"/>
      <w:marLeft w:val="0"/>
      <w:marRight w:val="0"/>
      <w:marTop w:val="0"/>
      <w:marBottom w:val="0"/>
      <w:divBdr>
        <w:top w:val="none" w:sz="0" w:space="0" w:color="auto"/>
        <w:left w:val="none" w:sz="0" w:space="0" w:color="auto"/>
        <w:bottom w:val="none" w:sz="0" w:space="0" w:color="auto"/>
        <w:right w:val="none" w:sz="0" w:space="0" w:color="auto"/>
      </w:divBdr>
    </w:div>
    <w:div w:id="512836922">
      <w:bodyDiv w:val="1"/>
      <w:marLeft w:val="0"/>
      <w:marRight w:val="0"/>
      <w:marTop w:val="0"/>
      <w:marBottom w:val="0"/>
      <w:divBdr>
        <w:top w:val="none" w:sz="0" w:space="0" w:color="auto"/>
        <w:left w:val="none" w:sz="0" w:space="0" w:color="auto"/>
        <w:bottom w:val="none" w:sz="0" w:space="0" w:color="auto"/>
        <w:right w:val="none" w:sz="0" w:space="0" w:color="auto"/>
      </w:divBdr>
      <w:divsChild>
        <w:div w:id="928923700">
          <w:marLeft w:val="0"/>
          <w:marRight w:val="0"/>
          <w:marTop w:val="0"/>
          <w:marBottom w:val="0"/>
          <w:divBdr>
            <w:top w:val="none" w:sz="0" w:space="0" w:color="auto"/>
            <w:left w:val="none" w:sz="0" w:space="0" w:color="auto"/>
            <w:bottom w:val="none" w:sz="0" w:space="0" w:color="auto"/>
            <w:right w:val="none" w:sz="0" w:space="0" w:color="auto"/>
          </w:divBdr>
          <w:divsChild>
            <w:div w:id="149374162">
              <w:marLeft w:val="0"/>
              <w:marRight w:val="0"/>
              <w:marTop w:val="0"/>
              <w:marBottom w:val="0"/>
              <w:divBdr>
                <w:top w:val="none" w:sz="0" w:space="0" w:color="auto"/>
                <w:left w:val="none" w:sz="0" w:space="0" w:color="auto"/>
                <w:bottom w:val="none" w:sz="0" w:space="0" w:color="auto"/>
                <w:right w:val="none" w:sz="0" w:space="0" w:color="auto"/>
              </w:divBdr>
              <w:divsChild>
                <w:div w:id="1382443623">
                  <w:marLeft w:val="0"/>
                  <w:marRight w:val="0"/>
                  <w:marTop w:val="0"/>
                  <w:marBottom w:val="0"/>
                  <w:divBdr>
                    <w:top w:val="none" w:sz="0" w:space="0" w:color="auto"/>
                    <w:left w:val="none" w:sz="0" w:space="0" w:color="auto"/>
                    <w:bottom w:val="none" w:sz="0" w:space="0" w:color="auto"/>
                    <w:right w:val="none" w:sz="0" w:space="0" w:color="auto"/>
                  </w:divBdr>
                  <w:divsChild>
                    <w:div w:id="2018191822">
                      <w:marLeft w:val="0"/>
                      <w:marRight w:val="0"/>
                      <w:marTop w:val="0"/>
                      <w:marBottom w:val="0"/>
                      <w:divBdr>
                        <w:top w:val="none" w:sz="0" w:space="0" w:color="auto"/>
                        <w:left w:val="none" w:sz="0" w:space="0" w:color="auto"/>
                        <w:bottom w:val="none" w:sz="0" w:space="0" w:color="auto"/>
                        <w:right w:val="none" w:sz="0" w:space="0" w:color="auto"/>
                      </w:divBdr>
                      <w:divsChild>
                        <w:div w:id="470903281">
                          <w:marLeft w:val="0"/>
                          <w:marRight w:val="0"/>
                          <w:marTop w:val="0"/>
                          <w:marBottom w:val="0"/>
                          <w:divBdr>
                            <w:top w:val="none" w:sz="0" w:space="0" w:color="auto"/>
                            <w:left w:val="none" w:sz="0" w:space="0" w:color="auto"/>
                            <w:bottom w:val="none" w:sz="0" w:space="0" w:color="auto"/>
                            <w:right w:val="none" w:sz="0" w:space="0" w:color="auto"/>
                          </w:divBdr>
                          <w:divsChild>
                            <w:div w:id="611782688">
                              <w:marLeft w:val="0"/>
                              <w:marRight w:val="0"/>
                              <w:marTop w:val="0"/>
                              <w:marBottom w:val="0"/>
                              <w:divBdr>
                                <w:top w:val="none" w:sz="0" w:space="0" w:color="auto"/>
                                <w:left w:val="none" w:sz="0" w:space="0" w:color="auto"/>
                                <w:bottom w:val="none" w:sz="0" w:space="0" w:color="auto"/>
                                <w:right w:val="none" w:sz="0" w:space="0" w:color="auto"/>
                              </w:divBdr>
                              <w:divsChild>
                                <w:div w:id="1044715075">
                                  <w:marLeft w:val="0"/>
                                  <w:marRight w:val="0"/>
                                  <w:marTop w:val="0"/>
                                  <w:marBottom w:val="0"/>
                                  <w:divBdr>
                                    <w:top w:val="none" w:sz="0" w:space="0" w:color="auto"/>
                                    <w:left w:val="none" w:sz="0" w:space="0" w:color="auto"/>
                                    <w:bottom w:val="none" w:sz="0" w:space="0" w:color="auto"/>
                                    <w:right w:val="none" w:sz="0" w:space="0" w:color="auto"/>
                                  </w:divBdr>
                                  <w:divsChild>
                                    <w:div w:id="759722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18743817">
      <w:bodyDiv w:val="1"/>
      <w:marLeft w:val="0"/>
      <w:marRight w:val="0"/>
      <w:marTop w:val="0"/>
      <w:marBottom w:val="0"/>
      <w:divBdr>
        <w:top w:val="none" w:sz="0" w:space="0" w:color="auto"/>
        <w:left w:val="none" w:sz="0" w:space="0" w:color="auto"/>
        <w:bottom w:val="none" w:sz="0" w:space="0" w:color="auto"/>
        <w:right w:val="none" w:sz="0" w:space="0" w:color="auto"/>
      </w:divBdr>
    </w:div>
    <w:div w:id="554507485">
      <w:bodyDiv w:val="1"/>
      <w:marLeft w:val="0"/>
      <w:marRight w:val="0"/>
      <w:marTop w:val="0"/>
      <w:marBottom w:val="0"/>
      <w:divBdr>
        <w:top w:val="none" w:sz="0" w:space="0" w:color="auto"/>
        <w:left w:val="none" w:sz="0" w:space="0" w:color="auto"/>
        <w:bottom w:val="none" w:sz="0" w:space="0" w:color="auto"/>
        <w:right w:val="none" w:sz="0" w:space="0" w:color="auto"/>
      </w:divBdr>
    </w:div>
    <w:div w:id="596137553">
      <w:bodyDiv w:val="1"/>
      <w:marLeft w:val="0"/>
      <w:marRight w:val="0"/>
      <w:marTop w:val="0"/>
      <w:marBottom w:val="0"/>
      <w:divBdr>
        <w:top w:val="none" w:sz="0" w:space="0" w:color="auto"/>
        <w:left w:val="none" w:sz="0" w:space="0" w:color="auto"/>
        <w:bottom w:val="none" w:sz="0" w:space="0" w:color="auto"/>
        <w:right w:val="none" w:sz="0" w:space="0" w:color="auto"/>
      </w:divBdr>
    </w:div>
    <w:div w:id="616762451">
      <w:bodyDiv w:val="1"/>
      <w:marLeft w:val="0"/>
      <w:marRight w:val="0"/>
      <w:marTop w:val="0"/>
      <w:marBottom w:val="0"/>
      <w:divBdr>
        <w:top w:val="none" w:sz="0" w:space="0" w:color="auto"/>
        <w:left w:val="none" w:sz="0" w:space="0" w:color="auto"/>
        <w:bottom w:val="none" w:sz="0" w:space="0" w:color="auto"/>
        <w:right w:val="none" w:sz="0" w:space="0" w:color="auto"/>
      </w:divBdr>
    </w:div>
    <w:div w:id="681661718">
      <w:bodyDiv w:val="1"/>
      <w:marLeft w:val="0"/>
      <w:marRight w:val="0"/>
      <w:marTop w:val="0"/>
      <w:marBottom w:val="0"/>
      <w:divBdr>
        <w:top w:val="none" w:sz="0" w:space="0" w:color="auto"/>
        <w:left w:val="none" w:sz="0" w:space="0" w:color="auto"/>
        <w:bottom w:val="none" w:sz="0" w:space="0" w:color="auto"/>
        <w:right w:val="none" w:sz="0" w:space="0" w:color="auto"/>
      </w:divBdr>
    </w:div>
    <w:div w:id="734550020">
      <w:bodyDiv w:val="1"/>
      <w:marLeft w:val="0"/>
      <w:marRight w:val="0"/>
      <w:marTop w:val="0"/>
      <w:marBottom w:val="0"/>
      <w:divBdr>
        <w:top w:val="none" w:sz="0" w:space="0" w:color="auto"/>
        <w:left w:val="none" w:sz="0" w:space="0" w:color="auto"/>
        <w:bottom w:val="none" w:sz="0" w:space="0" w:color="auto"/>
        <w:right w:val="none" w:sz="0" w:space="0" w:color="auto"/>
      </w:divBdr>
    </w:div>
    <w:div w:id="748774457">
      <w:bodyDiv w:val="1"/>
      <w:marLeft w:val="0"/>
      <w:marRight w:val="0"/>
      <w:marTop w:val="0"/>
      <w:marBottom w:val="0"/>
      <w:divBdr>
        <w:top w:val="none" w:sz="0" w:space="0" w:color="auto"/>
        <w:left w:val="none" w:sz="0" w:space="0" w:color="auto"/>
        <w:bottom w:val="none" w:sz="0" w:space="0" w:color="auto"/>
        <w:right w:val="none" w:sz="0" w:space="0" w:color="auto"/>
      </w:divBdr>
    </w:div>
    <w:div w:id="904487462">
      <w:bodyDiv w:val="1"/>
      <w:marLeft w:val="0"/>
      <w:marRight w:val="0"/>
      <w:marTop w:val="0"/>
      <w:marBottom w:val="0"/>
      <w:divBdr>
        <w:top w:val="none" w:sz="0" w:space="0" w:color="auto"/>
        <w:left w:val="none" w:sz="0" w:space="0" w:color="auto"/>
        <w:bottom w:val="none" w:sz="0" w:space="0" w:color="auto"/>
        <w:right w:val="none" w:sz="0" w:space="0" w:color="auto"/>
      </w:divBdr>
    </w:div>
    <w:div w:id="910164035">
      <w:bodyDiv w:val="1"/>
      <w:marLeft w:val="0"/>
      <w:marRight w:val="0"/>
      <w:marTop w:val="0"/>
      <w:marBottom w:val="0"/>
      <w:divBdr>
        <w:top w:val="none" w:sz="0" w:space="0" w:color="auto"/>
        <w:left w:val="none" w:sz="0" w:space="0" w:color="auto"/>
        <w:bottom w:val="none" w:sz="0" w:space="0" w:color="auto"/>
        <w:right w:val="none" w:sz="0" w:space="0" w:color="auto"/>
      </w:divBdr>
    </w:div>
    <w:div w:id="972757828">
      <w:bodyDiv w:val="1"/>
      <w:marLeft w:val="0"/>
      <w:marRight w:val="0"/>
      <w:marTop w:val="0"/>
      <w:marBottom w:val="0"/>
      <w:divBdr>
        <w:top w:val="none" w:sz="0" w:space="0" w:color="auto"/>
        <w:left w:val="none" w:sz="0" w:space="0" w:color="auto"/>
        <w:bottom w:val="none" w:sz="0" w:space="0" w:color="auto"/>
        <w:right w:val="none" w:sz="0" w:space="0" w:color="auto"/>
      </w:divBdr>
    </w:div>
    <w:div w:id="1048919958">
      <w:bodyDiv w:val="1"/>
      <w:marLeft w:val="0"/>
      <w:marRight w:val="0"/>
      <w:marTop w:val="0"/>
      <w:marBottom w:val="0"/>
      <w:divBdr>
        <w:top w:val="none" w:sz="0" w:space="0" w:color="auto"/>
        <w:left w:val="none" w:sz="0" w:space="0" w:color="auto"/>
        <w:bottom w:val="none" w:sz="0" w:space="0" w:color="auto"/>
        <w:right w:val="none" w:sz="0" w:space="0" w:color="auto"/>
      </w:divBdr>
    </w:div>
    <w:div w:id="1064258672">
      <w:bodyDiv w:val="1"/>
      <w:marLeft w:val="0"/>
      <w:marRight w:val="0"/>
      <w:marTop w:val="0"/>
      <w:marBottom w:val="0"/>
      <w:divBdr>
        <w:top w:val="none" w:sz="0" w:space="0" w:color="auto"/>
        <w:left w:val="none" w:sz="0" w:space="0" w:color="auto"/>
        <w:bottom w:val="none" w:sz="0" w:space="0" w:color="auto"/>
        <w:right w:val="none" w:sz="0" w:space="0" w:color="auto"/>
      </w:divBdr>
    </w:div>
    <w:div w:id="1093890684">
      <w:bodyDiv w:val="1"/>
      <w:marLeft w:val="0"/>
      <w:marRight w:val="0"/>
      <w:marTop w:val="0"/>
      <w:marBottom w:val="0"/>
      <w:divBdr>
        <w:top w:val="none" w:sz="0" w:space="0" w:color="auto"/>
        <w:left w:val="none" w:sz="0" w:space="0" w:color="auto"/>
        <w:bottom w:val="none" w:sz="0" w:space="0" w:color="auto"/>
        <w:right w:val="none" w:sz="0" w:space="0" w:color="auto"/>
      </w:divBdr>
    </w:div>
    <w:div w:id="1098477781">
      <w:bodyDiv w:val="1"/>
      <w:marLeft w:val="0"/>
      <w:marRight w:val="0"/>
      <w:marTop w:val="0"/>
      <w:marBottom w:val="0"/>
      <w:divBdr>
        <w:top w:val="none" w:sz="0" w:space="0" w:color="auto"/>
        <w:left w:val="none" w:sz="0" w:space="0" w:color="auto"/>
        <w:bottom w:val="none" w:sz="0" w:space="0" w:color="auto"/>
        <w:right w:val="none" w:sz="0" w:space="0" w:color="auto"/>
      </w:divBdr>
    </w:div>
    <w:div w:id="1127117755">
      <w:bodyDiv w:val="1"/>
      <w:marLeft w:val="0"/>
      <w:marRight w:val="0"/>
      <w:marTop w:val="0"/>
      <w:marBottom w:val="0"/>
      <w:divBdr>
        <w:top w:val="none" w:sz="0" w:space="0" w:color="auto"/>
        <w:left w:val="none" w:sz="0" w:space="0" w:color="auto"/>
        <w:bottom w:val="none" w:sz="0" w:space="0" w:color="auto"/>
        <w:right w:val="none" w:sz="0" w:space="0" w:color="auto"/>
      </w:divBdr>
    </w:div>
    <w:div w:id="1132290801">
      <w:bodyDiv w:val="1"/>
      <w:marLeft w:val="0"/>
      <w:marRight w:val="0"/>
      <w:marTop w:val="0"/>
      <w:marBottom w:val="0"/>
      <w:divBdr>
        <w:top w:val="none" w:sz="0" w:space="0" w:color="auto"/>
        <w:left w:val="none" w:sz="0" w:space="0" w:color="auto"/>
        <w:bottom w:val="none" w:sz="0" w:space="0" w:color="auto"/>
        <w:right w:val="none" w:sz="0" w:space="0" w:color="auto"/>
      </w:divBdr>
    </w:div>
    <w:div w:id="1256549723">
      <w:bodyDiv w:val="1"/>
      <w:marLeft w:val="0"/>
      <w:marRight w:val="0"/>
      <w:marTop w:val="0"/>
      <w:marBottom w:val="0"/>
      <w:divBdr>
        <w:top w:val="none" w:sz="0" w:space="0" w:color="auto"/>
        <w:left w:val="none" w:sz="0" w:space="0" w:color="auto"/>
        <w:bottom w:val="none" w:sz="0" w:space="0" w:color="auto"/>
        <w:right w:val="none" w:sz="0" w:space="0" w:color="auto"/>
      </w:divBdr>
    </w:div>
    <w:div w:id="1277566484">
      <w:bodyDiv w:val="1"/>
      <w:marLeft w:val="0"/>
      <w:marRight w:val="0"/>
      <w:marTop w:val="0"/>
      <w:marBottom w:val="0"/>
      <w:divBdr>
        <w:top w:val="none" w:sz="0" w:space="0" w:color="auto"/>
        <w:left w:val="none" w:sz="0" w:space="0" w:color="auto"/>
        <w:bottom w:val="none" w:sz="0" w:space="0" w:color="auto"/>
        <w:right w:val="none" w:sz="0" w:space="0" w:color="auto"/>
      </w:divBdr>
    </w:div>
    <w:div w:id="1344891787">
      <w:bodyDiv w:val="1"/>
      <w:marLeft w:val="0"/>
      <w:marRight w:val="0"/>
      <w:marTop w:val="0"/>
      <w:marBottom w:val="0"/>
      <w:divBdr>
        <w:top w:val="none" w:sz="0" w:space="0" w:color="auto"/>
        <w:left w:val="none" w:sz="0" w:space="0" w:color="auto"/>
        <w:bottom w:val="none" w:sz="0" w:space="0" w:color="auto"/>
        <w:right w:val="none" w:sz="0" w:space="0" w:color="auto"/>
      </w:divBdr>
    </w:div>
    <w:div w:id="1374039361">
      <w:bodyDiv w:val="1"/>
      <w:marLeft w:val="0"/>
      <w:marRight w:val="0"/>
      <w:marTop w:val="0"/>
      <w:marBottom w:val="0"/>
      <w:divBdr>
        <w:top w:val="none" w:sz="0" w:space="0" w:color="auto"/>
        <w:left w:val="none" w:sz="0" w:space="0" w:color="auto"/>
        <w:bottom w:val="none" w:sz="0" w:space="0" w:color="auto"/>
        <w:right w:val="none" w:sz="0" w:space="0" w:color="auto"/>
      </w:divBdr>
    </w:div>
    <w:div w:id="1439367999">
      <w:bodyDiv w:val="1"/>
      <w:marLeft w:val="0"/>
      <w:marRight w:val="0"/>
      <w:marTop w:val="0"/>
      <w:marBottom w:val="0"/>
      <w:divBdr>
        <w:top w:val="none" w:sz="0" w:space="0" w:color="auto"/>
        <w:left w:val="none" w:sz="0" w:space="0" w:color="auto"/>
        <w:bottom w:val="none" w:sz="0" w:space="0" w:color="auto"/>
        <w:right w:val="none" w:sz="0" w:space="0" w:color="auto"/>
      </w:divBdr>
    </w:div>
    <w:div w:id="1501239507">
      <w:bodyDiv w:val="1"/>
      <w:marLeft w:val="0"/>
      <w:marRight w:val="0"/>
      <w:marTop w:val="0"/>
      <w:marBottom w:val="0"/>
      <w:divBdr>
        <w:top w:val="none" w:sz="0" w:space="0" w:color="auto"/>
        <w:left w:val="none" w:sz="0" w:space="0" w:color="auto"/>
        <w:bottom w:val="none" w:sz="0" w:space="0" w:color="auto"/>
        <w:right w:val="none" w:sz="0" w:space="0" w:color="auto"/>
      </w:divBdr>
    </w:div>
    <w:div w:id="1595162099">
      <w:bodyDiv w:val="1"/>
      <w:marLeft w:val="0"/>
      <w:marRight w:val="0"/>
      <w:marTop w:val="0"/>
      <w:marBottom w:val="0"/>
      <w:divBdr>
        <w:top w:val="none" w:sz="0" w:space="0" w:color="auto"/>
        <w:left w:val="none" w:sz="0" w:space="0" w:color="auto"/>
        <w:bottom w:val="none" w:sz="0" w:space="0" w:color="auto"/>
        <w:right w:val="none" w:sz="0" w:space="0" w:color="auto"/>
      </w:divBdr>
    </w:div>
    <w:div w:id="1610119092">
      <w:bodyDiv w:val="1"/>
      <w:marLeft w:val="0"/>
      <w:marRight w:val="0"/>
      <w:marTop w:val="0"/>
      <w:marBottom w:val="0"/>
      <w:divBdr>
        <w:top w:val="none" w:sz="0" w:space="0" w:color="auto"/>
        <w:left w:val="none" w:sz="0" w:space="0" w:color="auto"/>
        <w:bottom w:val="none" w:sz="0" w:space="0" w:color="auto"/>
        <w:right w:val="none" w:sz="0" w:space="0" w:color="auto"/>
      </w:divBdr>
    </w:div>
    <w:div w:id="1694501702">
      <w:bodyDiv w:val="1"/>
      <w:marLeft w:val="0"/>
      <w:marRight w:val="0"/>
      <w:marTop w:val="0"/>
      <w:marBottom w:val="0"/>
      <w:divBdr>
        <w:top w:val="none" w:sz="0" w:space="0" w:color="auto"/>
        <w:left w:val="none" w:sz="0" w:space="0" w:color="auto"/>
        <w:bottom w:val="none" w:sz="0" w:space="0" w:color="auto"/>
        <w:right w:val="none" w:sz="0" w:space="0" w:color="auto"/>
      </w:divBdr>
    </w:div>
    <w:div w:id="1721632604">
      <w:bodyDiv w:val="1"/>
      <w:marLeft w:val="0"/>
      <w:marRight w:val="0"/>
      <w:marTop w:val="0"/>
      <w:marBottom w:val="0"/>
      <w:divBdr>
        <w:top w:val="none" w:sz="0" w:space="0" w:color="auto"/>
        <w:left w:val="none" w:sz="0" w:space="0" w:color="auto"/>
        <w:bottom w:val="none" w:sz="0" w:space="0" w:color="auto"/>
        <w:right w:val="none" w:sz="0" w:space="0" w:color="auto"/>
      </w:divBdr>
    </w:div>
    <w:div w:id="1745294869">
      <w:bodyDiv w:val="1"/>
      <w:marLeft w:val="0"/>
      <w:marRight w:val="0"/>
      <w:marTop w:val="0"/>
      <w:marBottom w:val="0"/>
      <w:divBdr>
        <w:top w:val="none" w:sz="0" w:space="0" w:color="auto"/>
        <w:left w:val="none" w:sz="0" w:space="0" w:color="auto"/>
        <w:bottom w:val="none" w:sz="0" w:space="0" w:color="auto"/>
        <w:right w:val="none" w:sz="0" w:space="0" w:color="auto"/>
      </w:divBdr>
    </w:div>
    <w:div w:id="1764260695">
      <w:bodyDiv w:val="1"/>
      <w:marLeft w:val="0"/>
      <w:marRight w:val="0"/>
      <w:marTop w:val="0"/>
      <w:marBottom w:val="0"/>
      <w:divBdr>
        <w:top w:val="none" w:sz="0" w:space="0" w:color="auto"/>
        <w:left w:val="none" w:sz="0" w:space="0" w:color="auto"/>
        <w:bottom w:val="none" w:sz="0" w:space="0" w:color="auto"/>
        <w:right w:val="none" w:sz="0" w:space="0" w:color="auto"/>
      </w:divBdr>
    </w:div>
    <w:div w:id="1803573499">
      <w:bodyDiv w:val="1"/>
      <w:marLeft w:val="0"/>
      <w:marRight w:val="0"/>
      <w:marTop w:val="0"/>
      <w:marBottom w:val="0"/>
      <w:divBdr>
        <w:top w:val="none" w:sz="0" w:space="0" w:color="auto"/>
        <w:left w:val="none" w:sz="0" w:space="0" w:color="auto"/>
        <w:bottom w:val="none" w:sz="0" w:space="0" w:color="auto"/>
        <w:right w:val="none" w:sz="0" w:space="0" w:color="auto"/>
      </w:divBdr>
    </w:div>
    <w:div w:id="1857235770">
      <w:bodyDiv w:val="1"/>
      <w:marLeft w:val="0"/>
      <w:marRight w:val="0"/>
      <w:marTop w:val="0"/>
      <w:marBottom w:val="0"/>
      <w:divBdr>
        <w:top w:val="none" w:sz="0" w:space="0" w:color="auto"/>
        <w:left w:val="none" w:sz="0" w:space="0" w:color="auto"/>
        <w:bottom w:val="none" w:sz="0" w:space="0" w:color="auto"/>
        <w:right w:val="none" w:sz="0" w:space="0" w:color="auto"/>
      </w:divBdr>
    </w:div>
    <w:div w:id="1925263020">
      <w:bodyDiv w:val="1"/>
      <w:marLeft w:val="0"/>
      <w:marRight w:val="0"/>
      <w:marTop w:val="0"/>
      <w:marBottom w:val="0"/>
      <w:divBdr>
        <w:top w:val="none" w:sz="0" w:space="0" w:color="auto"/>
        <w:left w:val="none" w:sz="0" w:space="0" w:color="auto"/>
        <w:bottom w:val="none" w:sz="0" w:space="0" w:color="auto"/>
        <w:right w:val="none" w:sz="0" w:space="0" w:color="auto"/>
      </w:divBdr>
    </w:div>
    <w:div w:id="1928221330">
      <w:bodyDiv w:val="1"/>
      <w:marLeft w:val="0"/>
      <w:marRight w:val="0"/>
      <w:marTop w:val="0"/>
      <w:marBottom w:val="0"/>
      <w:divBdr>
        <w:top w:val="none" w:sz="0" w:space="0" w:color="auto"/>
        <w:left w:val="none" w:sz="0" w:space="0" w:color="auto"/>
        <w:bottom w:val="none" w:sz="0" w:space="0" w:color="auto"/>
        <w:right w:val="none" w:sz="0" w:space="0" w:color="auto"/>
      </w:divBdr>
    </w:div>
    <w:div w:id="1996762767">
      <w:bodyDiv w:val="1"/>
      <w:marLeft w:val="0"/>
      <w:marRight w:val="0"/>
      <w:marTop w:val="0"/>
      <w:marBottom w:val="0"/>
      <w:divBdr>
        <w:top w:val="none" w:sz="0" w:space="0" w:color="auto"/>
        <w:left w:val="none" w:sz="0" w:space="0" w:color="auto"/>
        <w:bottom w:val="none" w:sz="0" w:space="0" w:color="auto"/>
        <w:right w:val="none" w:sz="0" w:space="0" w:color="auto"/>
      </w:divBdr>
    </w:div>
    <w:div w:id="2004891007">
      <w:bodyDiv w:val="1"/>
      <w:marLeft w:val="0"/>
      <w:marRight w:val="0"/>
      <w:marTop w:val="0"/>
      <w:marBottom w:val="0"/>
      <w:divBdr>
        <w:top w:val="none" w:sz="0" w:space="0" w:color="auto"/>
        <w:left w:val="none" w:sz="0" w:space="0" w:color="auto"/>
        <w:bottom w:val="none" w:sz="0" w:space="0" w:color="auto"/>
        <w:right w:val="none" w:sz="0" w:space="0" w:color="auto"/>
      </w:divBdr>
    </w:div>
    <w:div w:id="2007852930">
      <w:bodyDiv w:val="1"/>
      <w:marLeft w:val="0"/>
      <w:marRight w:val="0"/>
      <w:marTop w:val="0"/>
      <w:marBottom w:val="0"/>
      <w:divBdr>
        <w:top w:val="none" w:sz="0" w:space="0" w:color="auto"/>
        <w:left w:val="none" w:sz="0" w:space="0" w:color="auto"/>
        <w:bottom w:val="none" w:sz="0" w:space="0" w:color="auto"/>
        <w:right w:val="none" w:sz="0" w:space="0" w:color="auto"/>
      </w:divBdr>
    </w:div>
    <w:div w:id="2055540907">
      <w:bodyDiv w:val="1"/>
      <w:marLeft w:val="0"/>
      <w:marRight w:val="0"/>
      <w:marTop w:val="0"/>
      <w:marBottom w:val="0"/>
      <w:divBdr>
        <w:top w:val="none" w:sz="0" w:space="0" w:color="auto"/>
        <w:left w:val="none" w:sz="0" w:space="0" w:color="auto"/>
        <w:bottom w:val="none" w:sz="0" w:space="0" w:color="auto"/>
        <w:right w:val="none" w:sz="0" w:space="0" w:color="auto"/>
      </w:divBdr>
    </w:div>
    <w:div w:id="2121990259">
      <w:bodyDiv w:val="1"/>
      <w:marLeft w:val="0"/>
      <w:marRight w:val="0"/>
      <w:marTop w:val="0"/>
      <w:marBottom w:val="0"/>
      <w:divBdr>
        <w:top w:val="none" w:sz="0" w:space="0" w:color="auto"/>
        <w:left w:val="none" w:sz="0" w:space="0" w:color="auto"/>
        <w:bottom w:val="none" w:sz="0" w:space="0" w:color="auto"/>
        <w:right w:val="none" w:sz="0" w:space="0" w:color="auto"/>
      </w:divBdr>
      <w:divsChild>
        <w:div w:id="594019020">
          <w:marLeft w:val="0"/>
          <w:marRight w:val="0"/>
          <w:marTop w:val="0"/>
          <w:marBottom w:val="0"/>
          <w:divBdr>
            <w:top w:val="none" w:sz="0" w:space="0" w:color="auto"/>
            <w:left w:val="none" w:sz="0" w:space="0" w:color="auto"/>
            <w:bottom w:val="none" w:sz="0" w:space="0" w:color="auto"/>
            <w:right w:val="none" w:sz="0" w:space="0" w:color="auto"/>
          </w:divBdr>
          <w:divsChild>
            <w:div w:id="1948072902">
              <w:marLeft w:val="-75"/>
              <w:marRight w:val="0"/>
              <w:marTop w:val="30"/>
              <w:marBottom w:val="30"/>
              <w:divBdr>
                <w:top w:val="none" w:sz="0" w:space="0" w:color="auto"/>
                <w:left w:val="none" w:sz="0" w:space="0" w:color="auto"/>
                <w:bottom w:val="none" w:sz="0" w:space="0" w:color="auto"/>
                <w:right w:val="none" w:sz="0" w:space="0" w:color="auto"/>
              </w:divBdr>
              <w:divsChild>
                <w:div w:id="2031299613">
                  <w:marLeft w:val="0"/>
                  <w:marRight w:val="0"/>
                  <w:marTop w:val="0"/>
                  <w:marBottom w:val="0"/>
                  <w:divBdr>
                    <w:top w:val="none" w:sz="0" w:space="0" w:color="auto"/>
                    <w:left w:val="none" w:sz="0" w:space="0" w:color="auto"/>
                    <w:bottom w:val="none" w:sz="0" w:space="0" w:color="auto"/>
                    <w:right w:val="none" w:sz="0" w:space="0" w:color="auto"/>
                  </w:divBdr>
                  <w:divsChild>
                    <w:div w:id="415443033">
                      <w:marLeft w:val="0"/>
                      <w:marRight w:val="0"/>
                      <w:marTop w:val="0"/>
                      <w:marBottom w:val="0"/>
                      <w:divBdr>
                        <w:top w:val="none" w:sz="0" w:space="0" w:color="auto"/>
                        <w:left w:val="none" w:sz="0" w:space="0" w:color="auto"/>
                        <w:bottom w:val="none" w:sz="0" w:space="0" w:color="auto"/>
                        <w:right w:val="none" w:sz="0" w:space="0" w:color="auto"/>
                      </w:divBdr>
                    </w:div>
                  </w:divsChild>
                </w:div>
                <w:div w:id="1723208095">
                  <w:marLeft w:val="0"/>
                  <w:marRight w:val="0"/>
                  <w:marTop w:val="0"/>
                  <w:marBottom w:val="0"/>
                  <w:divBdr>
                    <w:top w:val="none" w:sz="0" w:space="0" w:color="auto"/>
                    <w:left w:val="none" w:sz="0" w:space="0" w:color="auto"/>
                    <w:bottom w:val="none" w:sz="0" w:space="0" w:color="auto"/>
                    <w:right w:val="none" w:sz="0" w:space="0" w:color="auto"/>
                  </w:divBdr>
                  <w:divsChild>
                    <w:div w:id="1595282179">
                      <w:marLeft w:val="0"/>
                      <w:marRight w:val="0"/>
                      <w:marTop w:val="0"/>
                      <w:marBottom w:val="0"/>
                      <w:divBdr>
                        <w:top w:val="none" w:sz="0" w:space="0" w:color="auto"/>
                        <w:left w:val="none" w:sz="0" w:space="0" w:color="auto"/>
                        <w:bottom w:val="none" w:sz="0" w:space="0" w:color="auto"/>
                        <w:right w:val="none" w:sz="0" w:space="0" w:color="auto"/>
                      </w:divBdr>
                    </w:div>
                  </w:divsChild>
                </w:div>
                <w:div w:id="1973248632">
                  <w:marLeft w:val="0"/>
                  <w:marRight w:val="0"/>
                  <w:marTop w:val="0"/>
                  <w:marBottom w:val="0"/>
                  <w:divBdr>
                    <w:top w:val="none" w:sz="0" w:space="0" w:color="auto"/>
                    <w:left w:val="none" w:sz="0" w:space="0" w:color="auto"/>
                    <w:bottom w:val="none" w:sz="0" w:space="0" w:color="auto"/>
                    <w:right w:val="none" w:sz="0" w:space="0" w:color="auto"/>
                  </w:divBdr>
                  <w:divsChild>
                    <w:div w:id="395445044">
                      <w:marLeft w:val="0"/>
                      <w:marRight w:val="0"/>
                      <w:marTop w:val="0"/>
                      <w:marBottom w:val="0"/>
                      <w:divBdr>
                        <w:top w:val="none" w:sz="0" w:space="0" w:color="auto"/>
                        <w:left w:val="none" w:sz="0" w:space="0" w:color="auto"/>
                        <w:bottom w:val="none" w:sz="0" w:space="0" w:color="auto"/>
                        <w:right w:val="none" w:sz="0" w:space="0" w:color="auto"/>
                      </w:divBdr>
                    </w:div>
                  </w:divsChild>
                </w:div>
                <w:div w:id="586115087">
                  <w:marLeft w:val="0"/>
                  <w:marRight w:val="0"/>
                  <w:marTop w:val="0"/>
                  <w:marBottom w:val="0"/>
                  <w:divBdr>
                    <w:top w:val="none" w:sz="0" w:space="0" w:color="auto"/>
                    <w:left w:val="none" w:sz="0" w:space="0" w:color="auto"/>
                    <w:bottom w:val="none" w:sz="0" w:space="0" w:color="auto"/>
                    <w:right w:val="none" w:sz="0" w:space="0" w:color="auto"/>
                  </w:divBdr>
                  <w:divsChild>
                    <w:div w:id="963081849">
                      <w:marLeft w:val="0"/>
                      <w:marRight w:val="0"/>
                      <w:marTop w:val="0"/>
                      <w:marBottom w:val="0"/>
                      <w:divBdr>
                        <w:top w:val="none" w:sz="0" w:space="0" w:color="auto"/>
                        <w:left w:val="none" w:sz="0" w:space="0" w:color="auto"/>
                        <w:bottom w:val="none" w:sz="0" w:space="0" w:color="auto"/>
                        <w:right w:val="none" w:sz="0" w:space="0" w:color="auto"/>
                      </w:divBdr>
                    </w:div>
                  </w:divsChild>
                </w:div>
                <w:div w:id="531651031">
                  <w:marLeft w:val="0"/>
                  <w:marRight w:val="0"/>
                  <w:marTop w:val="0"/>
                  <w:marBottom w:val="0"/>
                  <w:divBdr>
                    <w:top w:val="none" w:sz="0" w:space="0" w:color="auto"/>
                    <w:left w:val="none" w:sz="0" w:space="0" w:color="auto"/>
                    <w:bottom w:val="none" w:sz="0" w:space="0" w:color="auto"/>
                    <w:right w:val="none" w:sz="0" w:space="0" w:color="auto"/>
                  </w:divBdr>
                  <w:divsChild>
                    <w:div w:id="920329792">
                      <w:marLeft w:val="0"/>
                      <w:marRight w:val="0"/>
                      <w:marTop w:val="0"/>
                      <w:marBottom w:val="0"/>
                      <w:divBdr>
                        <w:top w:val="none" w:sz="0" w:space="0" w:color="auto"/>
                        <w:left w:val="none" w:sz="0" w:space="0" w:color="auto"/>
                        <w:bottom w:val="none" w:sz="0" w:space="0" w:color="auto"/>
                        <w:right w:val="none" w:sz="0" w:space="0" w:color="auto"/>
                      </w:divBdr>
                    </w:div>
                  </w:divsChild>
                </w:div>
                <w:div w:id="1072846670">
                  <w:marLeft w:val="0"/>
                  <w:marRight w:val="0"/>
                  <w:marTop w:val="0"/>
                  <w:marBottom w:val="0"/>
                  <w:divBdr>
                    <w:top w:val="none" w:sz="0" w:space="0" w:color="auto"/>
                    <w:left w:val="none" w:sz="0" w:space="0" w:color="auto"/>
                    <w:bottom w:val="none" w:sz="0" w:space="0" w:color="auto"/>
                    <w:right w:val="none" w:sz="0" w:space="0" w:color="auto"/>
                  </w:divBdr>
                  <w:divsChild>
                    <w:div w:id="594945642">
                      <w:marLeft w:val="0"/>
                      <w:marRight w:val="0"/>
                      <w:marTop w:val="0"/>
                      <w:marBottom w:val="0"/>
                      <w:divBdr>
                        <w:top w:val="none" w:sz="0" w:space="0" w:color="auto"/>
                        <w:left w:val="none" w:sz="0" w:space="0" w:color="auto"/>
                        <w:bottom w:val="none" w:sz="0" w:space="0" w:color="auto"/>
                        <w:right w:val="none" w:sz="0" w:space="0" w:color="auto"/>
                      </w:divBdr>
                    </w:div>
                  </w:divsChild>
                </w:div>
                <w:div w:id="1024359021">
                  <w:marLeft w:val="0"/>
                  <w:marRight w:val="0"/>
                  <w:marTop w:val="0"/>
                  <w:marBottom w:val="0"/>
                  <w:divBdr>
                    <w:top w:val="none" w:sz="0" w:space="0" w:color="auto"/>
                    <w:left w:val="none" w:sz="0" w:space="0" w:color="auto"/>
                    <w:bottom w:val="none" w:sz="0" w:space="0" w:color="auto"/>
                    <w:right w:val="none" w:sz="0" w:space="0" w:color="auto"/>
                  </w:divBdr>
                  <w:divsChild>
                    <w:div w:id="1660965235">
                      <w:marLeft w:val="0"/>
                      <w:marRight w:val="0"/>
                      <w:marTop w:val="0"/>
                      <w:marBottom w:val="0"/>
                      <w:divBdr>
                        <w:top w:val="none" w:sz="0" w:space="0" w:color="auto"/>
                        <w:left w:val="none" w:sz="0" w:space="0" w:color="auto"/>
                        <w:bottom w:val="none" w:sz="0" w:space="0" w:color="auto"/>
                        <w:right w:val="none" w:sz="0" w:space="0" w:color="auto"/>
                      </w:divBdr>
                    </w:div>
                  </w:divsChild>
                </w:div>
                <w:div w:id="512914492">
                  <w:marLeft w:val="0"/>
                  <w:marRight w:val="0"/>
                  <w:marTop w:val="0"/>
                  <w:marBottom w:val="0"/>
                  <w:divBdr>
                    <w:top w:val="none" w:sz="0" w:space="0" w:color="auto"/>
                    <w:left w:val="none" w:sz="0" w:space="0" w:color="auto"/>
                    <w:bottom w:val="none" w:sz="0" w:space="0" w:color="auto"/>
                    <w:right w:val="none" w:sz="0" w:space="0" w:color="auto"/>
                  </w:divBdr>
                  <w:divsChild>
                    <w:div w:id="1469476899">
                      <w:marLeft w:val="0"/>
                      <w:marRight w:val="0"/>
                      <w:marTop w:val="0"/>
                      <w:marBottom w:val="0"/>
                      <w:divBdr>
                        <w:top w:val="none" w:sz="0" w:space="0" w:color="auto"/>
                        <w:left w:val="none" w:sz="0" w:space="0" w:color="auto"/>
                        <w:bottom w:val="none" w:sz="0" w:space="0" w:color="auto"/>
                        <w:right w:val="none" w:sz="0" w:space="0" w:color="auto"/>
                      </w:divBdr>
                    </w:div>
                  </w:divsChild>
                </w:div>
                <w:div w:id="2086419418">
                  <w:marLeft w:val="0"/>
                  <w:marRight w:val="0"/>
                  <w:marTop w:val="0"/>
                  <w:marBottom w:val="0"/>
                  <w:divBdr>
                    <w:top w:val="none" w:sz="0" w:space="0" w:color="auto"/>
                    <w:left w:val="none" w:sz="0" w:space="0" w:color="auto"/>
                    <w:bottom w:val="none" w:sz="0" w:space="0" w:color="auto"/>
                    <w:right w:val="none" w:sz="0" w:space="0" w:color="auto"/>
                  </w:divBdr>
                  <w:divsChild>
                    <w:div w:id="1516966086">
                      <w:marLeft w:val="0"/>
                      <w:marRight w:val="0"/>
                      <w:marTop w:val="0"/>
                      <w:marBottom w:val="0"/>
                      <w:divBdr>
                        <w:top w:val="none" w:sz="0" w:space="0" w:color="auto"/>
                        <w:left w:val="none" w:sz="0" w:space="0" w:color="auto"/>
                        <w:bottom w:val="none" w:sz="0" w:space="0" w:color="auto"/>
                        <w:right w:val="none" w:sz="0" w:space="0" w:color="auto"/>
                      </w:divBdr>
                    </w:div>
                  </w:divsChild>
                </w:div>
                <w:div w:id="1293250793">
                  <w:marLeft w:val="0"/>
                  <w:marRight w:val="0"/>
                  <w:marTop w:val="0"/>
                  <w:marBottom w:val="0"/>
                  <w:divBdr>
                    <w:top w:val="none" w:sz="0" w:space="0" w:color="auto"/>
                    <w:left w:val="none" w:sz="0" w:space="0" w:color="auto"/>
                    <w:bottom w:val="none" w:sz="0" w:space="0" w:color="auto"/>
                    <w:right w:val="none" w:sz="0" w:space="0" w:color="auto"/>
                  </w:divBdr>
                  <w:divsChild>
                    <w:div w:id="574511592">
                      <w:marLeft w:val="0"/>
                      <w:marRight w:val="0"/>
                      <w:marTop w:val="0"/>
                      <w:marBottom w:val="0"/>
                      <w:divBdr>
                        <w:top w:val="none" w:sz="0" w:space="0" w:color="auto"/>
                        <w:left w:val="none" w:sz="0" w:space="0" w:color="auto"/>
                        <w:bottom w:val="none" w:sz="0" w:space="0" w:color="auto"/>
                        <w:right w:val="none" w:sz="0" w:space="0" w:color="auto"/>
                      </w:divBdr>
                    </w:div>
                  </w:divsChild>
                </w:div>
                <w:div w:id="1799567737">
                  <w:marLeft w:val="0"/>
                  <w:marRight w:val="0"/>
                  <w:marTop w:val="0"/>
                  <w:marBottom w:val="0"/>
                  <w:divBdr>
                    <w:top w:val="none" w:sz="0" w:space="0" w:color="auto"/>
                    <w:left w:val="none" w:sz="0" w:space="0" w:color="auto"/>
                    <w:bottom w:val="none" w:sz="0" w:space="0" w:color="auto"/>
                    <w:right w:val="none" w:sz="0" w:space="0" w:color="auto"/>
                  </w:divBdr>
                  <w:divsChild>
                    <w:div w:id="1043482078">
                      <w:marLeft w:val="0"/>
                      <w:marRight w:val="0"/>
                      <w:marTop w:val="0"/>
                      <w:marBottom w:val="0"/>
                      <w:divBdr>
                        <w:top w:val="none" w:sz="0" w:space="0" w:color="auto"/>
                        <w:left w:val="none" w:sz="0" w:space="0" w:color="auto"/>
                        <w:bottom w:val="none" w:sz="0" w:space="0" w:color="auto"/>
                        <w:right w:val="none" w:sz="0" w:space="0" w:color="auto"/>
                      </w:divBdr>
                    </w:div>
                  </w:divsChild>
                </w:div>
                <w:div w:id="759569883">
                  <w:marLeft w:val="0"/>
                  <w:marRight w:val="0"/>
                  <w:marTop w:val="0"/>
                  <w:marBottom w:val="0"/>
                  <w:divBdr>
                    <w:top w:val="none" w:sz="0" w:space="0" w:color="auto"/>
                    <w:left w:val="none" w:sz="0" w:space="0" w:color="auto"/>
                    <w:bottom w:val="none" w:sz="0" w:space="0" w:color="auto"/>
                    <w:right w:val="none" w:sz="0" w:space="0" w:color="auto"/>
                  </w:divBdr>
                  <w:divsChild>
                    <w:div w:id="1710034372">
                      <w:marLeft w:val="0"/>
                      <w:marRight w:val="0"/>
                      <w:marTop w:val="0"/>
                      <w:marBottom w:val="0"/>
                      <w:divBdr>
                        <w:top w:val="none" w:sz="0" w:space="0" w:color="auto"/>
                        <w:left w:val="none" w:sz="0" w:space="0" w:color="auto"/>
                        <w:bottom w:val="none" w:sz="0" w:space="0" w:color="auto"/>
                        <w:right w:val="none" w:sz="0" w:space="0" w:color="auto"/>
                      </w:divBdr>
                    </w:div>
                  </w:divsChild>
                </w:div>
                <w:div w:id="1943300208">
                  <w:marLeft w:val="0"/>
                  <w:marRight w:val="0"/>
                  <w:marTop w:val="0"/>
                  <w:marBottom w:val="0"/>
                  <w:divBdr>
                    <w:top w:val="none" w:sz="0" w:space="0" w:color="auto"/>
                    <w:left w:val="none" w:sz="0" w:space="0" w:color="auto"/>
                    <w:bottom w:val="none" w:sz="0" w:space="0" w:color="auto"/>
                    <w:right w:val="none" w:sz="0" w:space="0" w:color="auto"/>
                  </w:divBdr>
                  <w:divsChild>
                    <w:div w:id="1564637439">
                      <w:marLeft w:val="0"/>
                      <w:marRight w:val="0"/>
                      <w:marTop w:val="0"/>
                      <w:marBottom w:val="0"/>
                      <w:divBdr>
                        <w:top w:val="none" w:sz="0" w:space="0" w:color="auto"/>
                        <w:left w:val="none" w:sz="0" w:space="0" w:color="auto"/>
                        <w:bottom w:val="none" w:sz="0" w:space="0" w:color="auto"/>
                        <w:right w:val="none" w:sz="0" w:space="0" w:color="auto"/>
                      </w:divBdr>
                    </w:div>
                  </w:divsChild>
                </w:div>
                <w:div w:id="85544332">
                  <w:marLeft w:val="0"/>
                  <w:marRight w:val="0"/>
                  <w:marTop w:val="0"/>
                  <w:marBottom w:val="0"/>
                  <w:divBdr>
                    <w:top w:val="none" w:sz="0" w:space="0" w:color="auto"/>
                    <w:left w:val="none" w:sz="0" w:space="0" w:color="auto"/>
                    <w:bottom w:val="none" w:sz="0" w:space="0" w:color="auto"/>
                    <w:right w:val="none" w:sz="0" w:space="0" w:color="auto"/>
                  </w:divBdr>
                  <w:divsChild>
                    <w:div w:id="1208835672">
                      <w:marLeft w:val="0"/>
                      <w:marRight w:val="0"/>
                      <w:marTop w:val="0"/>
                      <w:marBottom w:val="0"/>
                      <w:divBdr>
                        <w:top w:val="none" w:sz="0" w:space="0" w:color="auto"/>
                        <w:left w:val="none" w:sz="0" w:space="0" w:color="auto"/>
                        <w:bottom w:val="none" w:sz="0" w:space="0" w:color="auto"/>
                        <w:right w:val="none" w:sz="0" w:space="0" w:color="auto"/>
                      </w:divBdr>
                    </w:div>
                  </w:divsChild>
                </w:div>
                <w:div w:id="147870978">
                  <w:marLeft w:val="0"/>
                  <w:marRight w:val="0"/>
                  <w:marTop w:val="0"/>
                  <w:marBottom w:val="0"/>
                  <w:divBdr>
                    <w:top w:val="none" w:sz="0" w:space="0" w:color="auto"/>
                    <w:left w:val="none" w:sz="0" w:space="0" w:color="auto"/>
                    <w:bottom w:val="none" w:sz="0" w:space="0" w:color="auto"/>
                    <w:right w:val="none" w:sz="0" w:space="0" w:color="auto"/>
                  </w:divBdr>
                  <w:divsChild>
                    <w:div w:id="217058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5511018">
          <w:marLeft w:val="0"/>
          <w:marRight w:val="0"/>
          <w:marTop w:val="0"/>
          <w:marBottom w:val="0"/>
          <w:divBdr>
            <w:top w:val="none" w:sz="0" w:space="0" w:color="auto"/>
            <w:left w:val="none" w:sz="0" w:space="0" w:color="auto"/>
            <w:bottom w:val="none" w:sz="0" w:space="0" w:color="auto"/>
            <w:right w:val="none" w:sz="0" w:space="0" w:color="auto"/>
          </w:divBdr>
          <w:divsChild>
            <w:div w:id="1413702798">
              <w:marLeft w:val="0"/>
              <w:marRight w:val="0"/>
              <w:marTop w:val="0"/>
              <w:marBottom w:val="0"/>
              <w:divBdr>
                <w:top w:val="none" w:sz="0" w:space="0" w:color="auto"/>
                <w:left w:val="none" w:sz="0" w:space="0" w:color="auto"/>
                <w:bottom w:val="none" w:sz="0" w:space="0" w:color="auto"/>
                <w:right w:val="none" w:sz="0" w:space="0" w:color="auto"/>
              </w:divBdr>
            </w:div>
            <w:div w:id="744037282">
              <w:marLeft w:val="0"/>
              <w:marRight w:val="0"/>
              <w:marTop w:val="0"/>
              <w:marBottom w:val="0"/>
              <w:divBdr>
                <w:top w:val="none" w:sz="0" w:space="0" w:color="auto"/>
                <w:left w:val="none" w:sz="0" w:space="0" w:color="auto"/>
                <w:bottom w:val="none" w:sz="0" w:space="0" w:color="auto"/>
                <w:right w:val="none" w:sz="0" w:space="0" w:color="auto"/>
              </w:divBdr>
            </w:div>
            <w:div w:id="416634827">
              <w:marLeft w:val="0"/>
              <w:marRight w:val="0"/>
              <w:marTop w:val="0"/>
              <w:marBottom w:val="0"/>
              <w:divBdr>
                <w:top w:val="none" w:sz="0" w:space="0" w:color="auto"/>
                <w:left w:val="none" w:sz="0" w:space="0" w:color="auto"/>
                <w:bottom w:val="none" w:sz="0" w:space="0" w:color="auto"/>
                <w:right w:val="none" w:sz="0" w:space="0" w:color="auto"/>
              </w:divBdr>
            </w:div>
            <w:div w:id="843663389">
              <w:marLeft w:val="0"/>
              <w:marRight w:val="0"/>
              <w:marTop w:val="0"/>
              <w:marBottom w:val="0"/>
              <w:divBdr>
                <w:top w:val="none" w:sz="0" w:space="0" w:color="auto"/>
                <w:left w:val="none" w:sz="0" w:space="0" w:color="auto"/>
                <w:bottom w:val="none" w:sz="0" w:space="0" w:color="auto"/>
                <w:right w:val="none" w:sz="0" w:space="0" w:color="auto"/>
              </w:divBdr>
            </w:div>
            <w:div w:id="770007450">
              <w:marLeft w:val="0"/>
              <w:marRight w:val="0"/>
              <w:marTop w:val="0"/>
              <w:marBottom w:val="0"/>
              <w:divBdr>
                <w:top w:val="none" w:sz="0" w:space="0" w:color="auto"/>
                <w:left w:val="none" w:sz="0" w:space="0" w:color="auto"/>
                <w:bottom w:val="none" w:sz="0" w:space="0" w:color="auto"/>
                <w:right w:val="none" w:sz="0" w:space="0" w:color="auto"/>
              </w:divBdr>
            </w:div>
          </w:divsChild>
        </w:div>
        <w:div w:id="804740575">
          <w:marLeft w:val="0"/>
          <w:marRight w:val="0"/>
          <w:marTop w:val="0"/>
          <w:marBottom w:val="0"/>
          <w:divBdr>
            <w:top w:val="none" w:sz="0" w:space="0" w:color="auto"/>
            <w:left w:val="none" w:sz="0" w:space="0" w:color="auto"/>
            <w:bottom w:val="none" w:sz="0" w:space="0" w:color="auto"/>
            <w:right w:val="none" w:sz="0" w:space="0" w:color="auto"/>
          </w:divBdr>
          <w:divsChild>
            <w:div w:id="5373998">
              <w:marLeft w:val="0"/>
              <w:marRight w:val="0"/>
              <w:marTop w:val="0"/>
              <w:marBottom w:val="0"/>
              <w:divBdr>
                <w:top w:val="none" w:sz="0" w:space="0" w:color="auto"/>
                <w:left w:val="none" w:sz="0" w:space="0" w:color="auto"/>
                <w:bottom w:val="none" w:sz="0" w:space="0" w:color="auto"/>
                <w:right w:val="none" w:sz="0" w:space="0" w:color="auto"/>
              </w:divBdr>
            </w:div>
            <w:div w:id="1577125063">
              <w:marLeft w:val="0"/>
              <w:marRight w:val="0"/>
              <w:marTop w:val="0"/>
              <w:marBottom w:val="0"/>
              <w:divBdr>
                <w:top w:val="none" w:sz="0" w:space="0" w:color="auto"/>
                <w:left w:val="none" w:sz="0" w:space="0" w:color="auto"/>
                <w:bottom w:val="none" w:sz="0" w:space="0" w:color="auto"/>
                <w:right w:val="none" w:sz="0" w:space="0" w:color="auto"/>
              </w:divBdr>
            </w:div>
            <w:div w:id="1810704837">
              <w:marLeft w:val="0"/>
              <w:marRight w:val="0"/>
              <w:marTop w:val="0"/>
              <w:marBottom w:val="0"/>
              <w:divBdr>
                <w:top w:val="none" w:sz="0" w:space="0" w:color="auto"/>
                <w:left w:val="none" w:sz="0" w:space="0" w:color="auto"/>
                <w:bottom w:val="none" w:sz="0" w:space="0" w:color="auto"/>
                <w:right w:val="none" w:sz="0" w:space="0" w:color="auto"/>
              </w:divBdr>
            </w:div>
            <w:div w:id="2118942285">
              <w:marLeft w:val="0"/>
              <w:marRight w:val="0"/>
              <w:marTop w:val="0"/>
              <w:marBottom w:val="0"/>
              <w:divBdr>
                <w:top w:val="none" w:sz="0" w:space="0" w:color="auto"/>
                <w:left w:val="none" w:sz="0" w:space="0" w:color="auto"/>
                <w:bottom w:val="none" w:sz="0" w:space="0" w:color="auto"/>
                <w:right w:val="none" w:sz="0" w:space="0" w:color="auto"/>
              </w:divBdr>
            </w:div>
            <w:div w:id="153106682">
              <w:marLeft w:val="0"/>
              <w:marRight w:val="0"/>
              <w:marTop w:val="0"/>
              <w:marBottom w:val="0"/>
              <w:divBdr>
                <w:top w:val="none" w:sz="0" w:space="0" w:color="auto"/>
                <w:left w:val="none" w:sz="0" w:space="0" w:color="auto"/>
                <w:bottom w:val="none" w:sz="0" w:space="0" w:color="auto"/>
                <w:right w:val="none" w:sz="0" w:space="0" w:color="auto"/>
              </w:divBdr>
            </w:div>
            <w:div w:id="1451122702">
              <w:marLeft w:val="0"/>
              <w:marRight w:val="0"/>
              <w:marTop w:val="0"/>
              <w:marBottom w:val="0"/>
              <w:divBdr>
                <w:top w:val="none" w:sz="0" w:space="0" w:color="auto"/>
                <w:left w:val="none" w:sz="0" w:space="0" w:color="auto"/>
                <w:bottom w:val="none" w:sz="0" w:space="0" w:color="auto"/>
                <w:right w:val="none" w:sz="0" w:space="0" w:color="auto"/>
              </w:divBdr>
            </w:div>
          </w:divsChild>
        </w:div>
        <w:div w:id="1130130480">
          <w:marLeft w:val="0"/>
          <w:marRight w:val="0"/>
          <w:marTop w:val="0"/>
          <w:marBottom w:val="0"/>
          <w:divBdr>
            <w:top w:val="none" w:sz="0" w:space="0" w:color="auto"/>
            <w:left w:val="none" w:sz="0" w:space="0" w:color="auto"/>
            <w:bottom w:val="none" w:sz="0" w:space="0" w:color="auto"/>
            <w:right w:val="none" w:sz="0" w:space="0" w:color="auto"/>
          </w:divBdr>
          <w:divsChild>
            <w:div w:id="1656913383">
              <w:marLeft w:val="0"/>
              <w:marRight w:val="0"/>
              <w:marTop w:val="0"/>
              <w:marBottom w:val="0"/>
              <w:divBdr>
                <w:top w:val="none" w:sz="0" w:space="0" w:color="auto"/>
                <w:left w:val="none" w:sz="0" w:space="0" w:color="auto"/>
                <w:bottom w:val="none" w:sz="0" w:space="0" w:color="auto"/>
                <w:right w:val="none" w:sz="0" w:space="0" w:color="auto"/>
              </w:divBdr>
            </w:div>
            <w:div w:id="777797359">
              <w:marLeft w:val="0"/>
              <w:marRight w:val="0"/>
              <w:marTop w:val="0"/>
              <w:marBottom w:val="0"/>
              <w:divBdr>
                <w:top w:val="none" w:sz="0" w:space="0" w:color="auto"/>
                <w:left w:val="none" w:sz="0" w:space="0" w:color="auto"/>
                <w:bottom w:val="none" w:sz="0" w:space="0" w:color="auto"/>
                <w:right w:val="none" w:sz="0" w:space="0" w:color="auto"/>
              </w:divBdr>
            </w:div>
            <w:div w:id="78529015">
              <w:marLeft w:val="0"/>
              <w:marRight w:val="0"/>
              <w:marTop w:val="0"/>
              <w:marBottom w:val="0"/>
              <w:divBdr>
                <w:top w:val="none" w:sz="0" w:space="0" w:color="auto"/>
                <w:left w:val="none" w:sz="0" w:space="0" w:color="auto"/>
                <w:bottom w:val="none" w:sz="0" w:space="0" w:color="auto"/>
                <w:right w:val="none" w:sz="0" w:space="0" w:color="auto"/>
              </w:divBdr>
            </w:div>
            <w:div w:id="1241061541">
              <w:marLeft w:val="0"/>
              <w:marRight w:val="0"/>
              <w:marTop w:val="0"/>
              <w:marBottom w:val="0"/>
              <w:divBdr>
                <w:top w:val="none" w:sz="0" w:space="0" w:color="auto"/>
                <w:left w:val="none" w:sz="0" w:space="0" w:color="auto"/>
                <w:bottom w:val="none" w:sz="0" w:space="0" w:color="auto"/>
                <w:right w:val="none" w:sz="0" w:space="0" w:color="auto"/>
              </w:divBdr>
            </w:div>
            <w:div w:id="308752874">
              <w:marLeft w:val="0"/>
              <w:marRight w:val="0"/>
              <w:marTop w:val="0"/>
              <w:marBottom w:val="0"/>
              <w:divBdr>
                <w:top w:val="none" w:sz="0" w:space="0" w:color="auto"/>
                <w:left w:val="none" w:sz="0" w:space="0" w:color="auto"/>
                <w:bottom w:val="none" w:sz="0" w:space="0" w:color="auto"/>
                <w:right w:val="none" w:sz="0" w:space="0" w:color="auto"/>
              </w:divBdr>
            </w:div>
            <w:div w:id="1651052800">
              <w:marLeft w:val="0"/>
              <w:marRight w:val="0"/>
              <w:marTop w:val="0"/>
              <w:marBottom w:val="0"/>
              <w:divBdr>
                <w:top w:val="none" w:sz="0" w:space="0" w:color="auto"/>
                <w:left w:val="none" w:sz="0" w:space="0" w:color="auto"/>
                <w:bottom w:val="none" w:sz="0" w:space="0" w:color="auto"/>
                <w:right w:val="none" w:sz="0" w:space="0" w:color="auto"/>
              </w:divBdr>
            </w:div>
          </w:divsChild>
        </w:div>
        <w:div w:id="1628899964">
          <w:marLeft w:val="0"/>
          <w:marRight w:val="0"/>
          <w:marTop w:val="0"/>
          <w:marBottom w:val="0"/>
          <w:divBdr>
            <w:top w:val="none" w:sz="0" w:space="0" w:color="auto"/>
            <w:left w:val="none" w:sz="0" w:space="0" w:color="auto"/>
            <w:bottom w:val="none" w:sz="0" w:space="0" w:color="auto"/>
            <w:right w:val="none" w:sz="0" w:space="0" w:color="auto"/>
          </w:divBdr>
          <w:divsChild>
            <w:div w:id="442581806">
              <w:marLeft w:val="0"/>
              <w:marRight w:val="0"/>
              <w:marTop w:val="0"/>
              <w:marBottom w:val="0"/>
              <w:divBdr>
                <w:top w:val="none" w:sz="0" w:space="0" w:color="auto"/>
                <w:left w:val="none" w:sz="0" w:space="0" w:color="auto"/>
                <w:bottom w:val="none" w:sz="0" w:space="0" w:color="auto"/>
                <w:right w:val="none" w:sz="0" w:space="0" w:color="auto"/>
              </w:divBdr>
            </w:div>
            <w:div w:id="1719167094">
              <w:marLeft w:val="0"/>
              <w:marRight w:val="0"/>
              <w:marTop w:val="0"/>
              <w:marBottom w:val="0"/>
              <w:divBdr>
                <w:top w:val="none" w:sz="0" w:space="0" w:color="auto"/>
                <w:left w:val="none" w:sz="0" w:space="0" w:color="auto"/>
                <w:bottom w:val="none" w:sz="0" w:space="0" w:color="auto"/>
                <w:right w:val="none" w:sz="0" w:space="0" w:color="auto"/>
              </w:divBdr>
            </w:div>
            <w:div w:id="274600350">
              <w:marLeft w:val="0"/>
              <w:marRight w:val="0"/>
              <w:marTop w:val="0"/>
              <w:marBottom w:val="0"/>
              <w:divBdr>
                <w:top w:val="none" w:sz="0" w:space="0" w:color="auto"/>
                <w:left w:val="none" w:sz="0" w:space="0" w:color="auto"/>
                <w:bottom w:val="none" w:sz="0" w:space="0" w:color="auto"/>
                <w:right w:val="none" w:sz="0" w:space="0" w:color="auto"/>
              </w:divBdr>
            </w:div>
          </w:divsChild>
        </w:div>
        <w:div w:id="1951549479">
          <w:marLeft w:val="0"/>
          <w:marRight w:val="0"/>
          <w:marTop w:val="0"/>
          <w:marBottom w:val="0"/>
          <w:divBdr>
            <w:top w:val="none" w:sz="0" w:space="0" w:color="auto"/>
            <w:left w:val="none" w:sz="0" w:space="0" w:color="auto"/>
            <w:bottom w:val="none" w:sz="0" w:space="0" w:color="auto"/>
            <w:right w:val="none" w:sz="0" w:space="0" w:color="auto"/>
          </w:divBdr>
          <w:divsChild>
            <w:div w:id="1211650260">
              <w:marLeft w:val="0"/>
              <w:marRight w:val="0"/>
              <w:marTop w:val="0"/>
              <w:marBottom w:val="0"/>
              <w:divBdr>
                <w:top w:val="none" w:sz="0" w:space="0" w:color="auto"/>
                <w:left w:val="none" w:sz="0" w:space="0" w:color="auto"/>
                <w:bottom w:val="none" w:sz="0" w:space="0" w:color="auto"/>
                <w:right w:val="none" w:sz="0" w:space="0" w:color="auto"/>
              </w:divBdr>
            </w:div>
            <w:div w:id="1665089196">
              <w:marLeft w:val="0"/>
              <w:marRight w:val="0"/>
              <w:marTop w:val="0"/>
              <w:marBottom w:val="0"/>
              <w:divBdr>
                <w:top w:val="none" w:sz="0" w:space="0" w:color="auto"/>
                <w:left w:val="none" w:sz="0" w:space="0" w:color="auto"/>
                <w:bottom w:val="none" w:sz="0" w:space="0" w:color="auto"/>
                <w:right w:val="none" w:sz="0" w:space="0" w:color="auto"/>
              </w:divBdr>
            </w:div>
            <w:div w:id="1908832676">
              <w:marLeft w:val="0"/>
              <w:marRight w:val="0"/>
              <w:marTop w:val="0"/>
              <w:marBottom w:val="0"/>
              <w:divBdr>
                <w:top w:val="none" w:sz="0" w:space="0" w:color="auto"/>
                <w:left w:val="none" w:sz="0" w:space="0" w:color="auto"/>
                <w:bottom w:val="none" w:sz="0" w:space="0" w:color="auto"/>
                <w:right w:val="none" w:sz="0" w:space="0" w:color="auto"/>
              </w:divBdr>
            </w:div>
            <w:div w:id="376904350">
              <w:marLeft w:val="0"/>
              <w:marRight w:val="0"/>
              <w:marTop w:val="0"/>
              <w:marBottom w:val="0"/>
              <w:divBdr>
                <w:top w:val="none" w:sz="0" w:space="0" w:color="auto"/>
                <w:left w:val="none" w:sz="0" w:space="0" w:color="auto"/>
                <w:bottom w:val="none" w:sz="0" w:space="0" w:color="auto"/>
                <w:right w:val="none" w:sz="0" w:space="0" w:color="auto"/>
              </w:divBdr>
            </w:div>
            <w:div w:id="529341708">
              <w:marLeft w:val="0"/>
              <w:marRight w:val="0"/>
              <w:marTop w:val="0"/>
              <w:marBottom w:val="0"/>
              <w:divBdr>
                <w:top w:val="none" w:sz="0" w:space="0" w:color="auto"/>
                <w:left w:val="none" w:sz="0" w:space="0" w:color="auto"/>
                <w:bottom w:val="none" w:sz="0" w:space="0" w:color="auto"/>
                <w:right w:val="none" w:sz="0" w:space="0" w:color="auto"/>
              </w:divBdr>
            </w:div>
          </w:divsChild>
        </w:div>
        <w:div w:id="1539200652">
          <w:marLeft w:val="0"/>
          <w:marRight w:val="0"/>
          <w:marTop w:val="0"/>
          <w:marBottom w:val="0"/>
          <w:divBdr>
            <w:top w:val="none" w:sz="0" w:space="0" w:color="auto"/>
            <w:left w:val="none" w:sz="0" w:space="0" w:color="auto"/>
            <w:bottom w:val="none" w:sz="0" w:space="0" w:color="auto"/>
            <w:right w:val="none" w:sz="0" w:space="0" w:color="auto"/>
          </w:divBdr>
          <w:divsChild>
            <w:div w:id="725682508">
              <w:marLeft w:val="0"/>
              <w:marRight w:val="0"/>
              <w:marTop w:val="0"/>
              <w:marBottom w:val="0"/>
              <w:divBdr>
                <w:top w:val="none" w:sz="0" w:space="0" w:color="auto"/>
                <w:left w:val="none" w:sz="0" w:space="0" w:color="auto"/>
                <w:bottom w:val="none" w:sz="0" w:space="0" w:color="auto"/>
                <w:right w:val="none" w:sz="0" w:space="0" w:color="auto"/>
              </w:divBdr>
            </w:div>
            <w:div w:id="883368772">
              <w:marLeft w:val="0"/>
              <w:marRight w:val="0"/>
              <w:marTop w:val="0"/>
              <w:marBottom w:val="0"/>
              <w:divBdr>
                <w:top w:val="none" w:sz="0" w:space="0" w:color="auto"/>
                <w:left w:val="none" w:sz="0" w:space="0" w:color="auto"/>
                <w:bottom w:val="none" w:sz="0" w:space="0" w:color="auto"/>
                <w:right w:val="none" w:sz="0" w:space="0" w:color="auto"/>
              </w:divBdr>
            </w:div>
            <w:div w:id="1747998665">
              <w:marLeft w:val="0"/>
              <w:marRight w:val="0"/>
              <w:marTop w:val="0"/>
              <w:marBottom w:val="0"/>
              <w:divBdr>
                <w:top w:val="none" w:sz="0" w:space="0" w:color="auto"/>
                <w:left w:val="none" w:sz="0" w:space="0" w:color="auto"/>
                <w:bottom w:val="none" w:sz="0" w:space="0" w:color="auto"/>
                <w:right w:val="none" w:sz="0" w:space="0" w:color="auto"/>
              </w:divBdr>
            </w:div>
            <w:div w:id="1799953432">
              <w:marLeft w:val="0"/>
              <w:marRight w:val="0"/>
              <w:marTop w:val="0"/>
              <w:marBottom w:val="0"/>
              <w:divBdr>
                <w:top w:val="none" w:sz="0" w:space="0" w:color="auto"/>
                <w:left w:val="none" w:sz="0" w:space="0" w:color="auto"/>
                <w:bottom w:val="none" w:sz="0" w:space="0" w:color="auto"/>
                <w:right w:val="none" w:sz="0" w:space="0" w:color="auto"/>
              </w:divBdr>
            </w:div>
            <w:div w:id="1541941146">
              <w:marLeft w:val="0"/>
              <w:marRight w:val="0"/>
              <w:marTop w:val="0"/>
              <w:marBottom w:val="0"/>
              <w:divBdr>
                <w:top w:val="none" w:sz="0" w:space="0" w:color="auto"/>
                <w:left w:val="none" w:sz="0" w:space="0" w:color="auto"/>
                <w:bottom w:val="none" w:sz="0" w:space="0" w:color="auto"/>
                <w:right w:val="none" w:sz="0" w:space="0" w:color="auto"/>
              </w:divBdr>
            </w:div>
          </w:divsChild>
        </w:div>
        <w:div w:id="146897429">
          <w:marLeft w:val="0"/>
          <w:marRight w:val="0"/>
          <w:marTop w:val="0"/>
          <w:marBottom w:val="0"/>
          <w:divBdr>
            <w:top w:val="none" w:sz="0" w:space="0" w:color="auto"/>
            <w:left w:val="none" w:sz="0" w:space="0" w:color="auto"/>
            <w:bottom w:val="none" w:sz="0" w:space="0" w:color="auto"/>
            <w:right w:val="none" w:sz="0" w:space="0" w:color="auto"/>
          </w:divBdr>
          <w:divsChild>
            <w:div w:id="1746955650">
              <w:marLeft w:val="0"/>
              <w:marRight w:val="0"/>
              <w:marTop w:val="0"/>
              <w:marBottom w:val="0"/>
              <w:divBdr>
                <w:top w:val="none" w:sz="0" w:space="0" w:color="auto"/>
                <w:left w:val="none" w:sz="0" w:space="0" w:color="auto"/>
                <w:bottom w:val="none" w:sz="0" w:space="0" w:color="auto"/>
                <w:right w:val="none" w:sz="0" w:space="0" w:color="auto"/>
              </w:divBdr>
            </w:div>
            <w:div w:id="960646431">
              <w:marLeft w:val="0"/>
              <w:marRight w:val="0"/>
              <w:marTop w:val="0"/>
              <w:marBottom w:val="0"/>
              <w:divBdr>
                <w:top w:val="none" w:sz="0" w:space="0" w:color="auto"/>
                <w:left w:val="none" w:sz="0" w:space="0" w:color="auto"/>
                <w:bottom w:val="none" w:sz="0" w:space="0" w:color="auto"/>
                <w:right w:val="none" w:sz="0" w:space="0" w:color="auto"/>
              </w:divBdr>
            </w:div>
            <w:div w:id="843205383">
              <w:marLeft w:val="0"/>
              <w:marRight w:val="0"/>
              <w:marTop w:val="0"/>
              <w:marBottom w:val="0"/>
              <w:divBdr>
                <w:top w:val="none" w:sz="0" w:space="0" w:color="auto"/>
                <w:left w:val="none" w:sz="0" w:space="0" w:color="auto"/>
                <w:bottom w:val="none" w:sz="0" w:space="0" w:color="auto"/>
                <w:right w:val="none" w:sz="0" w:space="0" w:color="auto"/>
              </w:divBdr>
            </w:div>
            <w:div w:id="1467501990">
              <w:marLeft w:val="0"/>
              <w:marRight w:val="0"/>
              <w:marTop w:val="0"/>
              <w:marBottom w:val="0"/>
              <w:divBdr>
                <w:top w:val="none" w:sz="0" w:space="0" w:color="auto"/>
                <w:left w:val="none" w:sz="0" w:space="0" w:color="auto"/>
                <w:bottom w:val="none" w:sz="0" w:space="0" w:color="auto"/>
                <w:right w:val="none" w:sz="0" w:space="0" w:color="auto"/>
              </w:divBdr>
            </w:div>
          </w:divsChild>
        </w:div>
        <w:div w:id="1060320953">
          <w:marLeft w:val="0"/>
          <w:marRight w:val="0"/>
          <w:marTop w:val="0"/>
          <w:marBottom w:val="0"/>
          <w:divBdr>
            <w:top w:val="none" w:sz="0" w:space="0" w:color="auto"/>
            <w:left w:val="none" w:sz="0" w:space="0" w:color="auto"/>
            <w:bottom w:val="none" w:sz="0" w:space="0" w:color="auto"/>
            <w:right w:val="none" w:sz="0" w:space="0" w:color="auto"/>
          </w:divBdr>
          <w:divsChild>
            <w:div w:id="859781361">
              <w:marLeft w:val="0"/>
              <w:marRight w:val="0"/>
              <w:marTop w:val="0"/>
              <w:marBottom w:val="0"/>
              <w:divBdr>
                <w:top w:val="none" w:sz="0" w:space="0" w:color="auto"/>
                <w:left w:val="none" w:sz="0" w:space="0" w:color="auto"/>
                <w:bottom w:val="none" w:sz="0" w:space="0" w:color="auto"/>
                <w:right w:val="none" w:sz="0" w:space="0" w:color="auto"/>
              </w:divBdr>
            </w:div>
            <w:div w:id="217791789">
              <w:marLeft w:val="0"/>
              <w:marRight w:val="0"/>
              <w:marTop w:val="0"/>
              <w:marBottom w:val="0"/>
              <w:divBdr>
                <w:top w:val="none" w:sz="0" w:space="0" w:color="auto"/>
                <w:left w:val="none" w:sz="0" w:space="0" w:color="auto"/>
                <w:bottom w:val="none" w:sz="0" w:space="0" w:color="auto"/>
                <w:right w:val="none" w:sz="0" w:space="0" w:color="auto"/>
              </w:divBdr>
            </w:div>
            <w:div w:id="2119106623">
              <w:marLeft w:val="0"/>
              <w:marRight w:val="0"/>
              <w:marTop w:val="0"/>
              <w:marBottom w:val="0"/>
              <w:divBdr>
                <w:top w:val="none" w:sz="0" w:space="0" w:color="auto"/>
                <w:left w:val="none" w:sz="0" w:space="0" w:color="auto"/>
                <w:bottom w:val="none" w:sz="0" w:space="0" w:color="auto"/>
                <w:right w:val="none" w:sz="0" w:space="0" w:color="auto"/>
              </w:divBdr>
            </w:div>
            <w:div w:id="1925139142">
              <w:marLeft w:val="0"/>
              <w:marRight w:val="0"/>
              <w:marTop w:val="0"/>
              <w:marBottom w:val="0"/>
              <w:divBdr>
                <w:top w:val="none" w:sz="0" w:space="0" w:color="auto"/>
                <w:left w:val="none" w:sz="0" w:space="0" w:color="auto"/>
                <w:bottom w:val="none" w:sz="0" w:space="0" w:color="auto"/>
                <w:right w:val="none" w:sz="0" w:space="0" w:color="auto"/>
              </w:divBdr>
            </w:div>
            <w:div w:id="901066189">
              <w:marLeft w:val="0"/>
              <w:marRight w:val="0"/>
              <w:marTop w:val="0"/>
              <w:marBottom w:val="0"/>
              <w:divBdr>
                <w:top w:val="none" w:sz="0" w:space="0" w:color="auto"/>
                <w:left w:val="none" w:sz="0" w:space="0" w:color="auto"/>
                <w:bottom w:val="none" w:sz="0" w:space="0" w:color="auto"/>
                <w:right w:val="none" w:sz="0" w:space="0" w:color="auto"/>
              </w:divBdr>
            </w:div>
            <w:div w:id="953365762">
              <w:marLeft w:val="0"/>
              <w:marRight w:val="0"/>
              <w:marTop w:val="0"/>
              <w:marBottom w:val="0"/>
              <w:divBdr>
                <w:top w:val="none" w:sz="0" w:space="0" w:color="auto"/>
                <w:left w:val="none" w:sz="0" w:space="0" w:color="auto"/>
                <w:bottom w:val="none" w:sz="0" w:space="0" w:color="auto"/>
                <w:right w:val="none" w:sz="0" w:space="0" w:color="auto"/>
              </w:divBdr>
            </w:div>
            <w:div w:id="597372886">
              <w:marLeft w:val="0"/>
              <w:marRight w:val="0"/>
              <w:marTop w:val="0"/>
              <w:marBottom w:val="0"/>
              <w:divBdr>
                <w:top w:val="none" w:sz="0" w:space="0" w:color="auto"/>
                <w:left w:val="none" w:sz="0" w:space="0" w:color="auto"/>
                <w:bottom w:val="none" w:sz="0" w:space="0" w:color="auto"/>
                <w:right w:val="none" w:sz="0" w:space="0" w:color="auto"/>
              </w:divBdr>
            </w:div>
          </w:divsChild>
        </w:div>
        <w:div w:id="1611817671">
          <w:marLeft w:val="0"/>
          <w:marRight w:val="0"/>
          <w:marTop w:val="0"/>
          <w:marBottom w:val="0"/>
          <w:divBdr>
            <w:top w:val="none" w:sz="0" w:space="0" w:color="auto"/>
            <w:left w:val="none" w:sz="0" w:space="0" w:color="auto"/>
            <w:bottom w:val="none" w:sz="0" w:space="0" w:color="auto"/>
            <w:right w:val="none" w:sz="0" w:space="0" w:color="auto"/>
          </w:divBdr>
          <w:divsChild>
            <w:div w:id="1632325758">
              <w:marLeft w:val="0"/>
              <w:marRight w:val="0"/>
              <w:marTop w:val="0"/>
              <w:marBottom w:val="0"/>
              <w:divBdr>
                <w:top w:val="none" w:sz="0" w:space="0" w:color="auto"/>
                <w:left w:val="none" w:sz="0" w:space="0" w:color="auto"/>
                <w:bottom w:val="none" w:sz="0" w:space="0" w:color="auto"/>
                <w:right w:val="none" w:sz="0" w:space="0" w:color="auto"/>
              </w:divBdr>
            </w:div>
            <w:div w:id="342125382">
              <w:marLeft w:val="0"/>
              <w:marRight w:val="0"/>
              <w:marTop w:val="0"/>
              <w:marBottom w:val="0"/>
              <w:divBdr>
                <w:top w:val="none" w:sz="0" w:space="0" w:color="auto"/>
                <w:left w:val="none" w:sz="0" w:space="0" w:color="auto"/>
                <w:bottom w:val="none" w:sz="0" w:space="0" w:color="auto"/>
                <w:right w:val="none" w:sz="0" w:space="0" w:color="auto"/>
              </w:divBdr>
            </w:div>
            <w:div w:id="271985396">
              <w:marLeft w:val="0"/>
              <w:marRight w:val="0"/>
              <w:marTop w:val="0"/>
              <w:marBottom w:val="0"/>
              <w:divBdr>
                <w:top w:val="none" w:sz="0" w:space="0" w:color="auto"/>
                <w:left w:val="none" w:sz="0" w:space="0" w:color="auto"/>
                <w:bottom w:val="none" w:sz="0" w:space="0" w:color="auto"/>
                <w:right w:val="none" w:sz="0" w:space="0" w:color="auto"/>
              </w:divBdr>
            </w:div>
            <w:div w:id="1500581470">
              <w:marLeft w:val="0"/>
              <w:marRight w:val="0"/>
              <w:marTop w:val="0"/>
              <w:marBottom w:val="0"/>
              <w:divBdr>
                <w:top w:val="none" w:sz="0" w:space="0" w:color="auto"/>
                <w:left w:val="none" w:sz="0" w:space="0" w:color="auto"/>
                <w:bottom w:val="none" w:sz="0" w:space="0" w:color="auto"/>
                <w:right w:val="none" w:sz="0" w:space="0" w:color="auto"/>
              </w:divBdr>
            </w:div>
            <w:div w:id="744690782">
              <w:marLeft w:val="0"/>
              <w:marRight w:val="0"/>
              <w:marTop w:val="0"/>
              <w:marBottom w:val="0"/>
              <w:divBdr>
                <w:top w:val="none" w:sz="0" w:space="0" w:color="auto"/>
                <w:left w:val="none" w:sz="0" w:space="0" w:color="auto"/>
                <w:bottom w:val="none" w:sz="0" w:space="0" w:color="auto"/>
                <w:right w:val="none" w:sz="0" w:space="0" w:color="auto"/>
              </w:divBdr>
            </w:div>
          </w:divsChild>
        </w:div>
        <w:div w:id="1847861777">
          <w:marLeft w:val="0"/>
          <w:marRight w:val="0"/>
          <w:marTop w:val="0"/>
          <w:marBottom w:val="0"/>
          <w:divBdr>
            <w:top w:val="none" w:sz="0" w:space="0" w:color="auto"/>
            <w:left w:val="none" w:sz="0" w:space="0" w:color="auto"/>
            <w:bottom w:val="none" w:sz="0" w:space="0" w:color="auto"/>
            <w:right w:val="none" w:sz="0" w:space="0" w:color="auto"/>
          </w:divBdr>
          <w:divsChild>
            <w:div w:id="286393617">
              <w:marLeft w:val="0"/>
              <w:marRight w:val="0"/>
              <w:marTop w:val="0"/>
              <w:marBottom w:val="0"/>
              <w:divBdr>
                <w:top w:val="none" w:sz="0" w:space="0" w:color="auto"/>
                <w:left w:val="none" w:sz="0" w:space="0" w:color="auto"/>
                <w:bottom w:val="none" w:sz="0" w:space="0" w:color="auto"/>
                <w:right w:val="none" w:sz="0" w:space="0" w:color="auto"/>
              </w:divBdr>
            </w:div>
            <w:div w:id="1558904954">
              <w:marLeft w:val="0"/>
              <w:marRight w:val="0"/>
              <w:marTop w:val="0"/>
              <w:marBottom w:val="0"/>
              <w:divBdr>
                <w:top w:val="none" w:sz="0" w:space="0" w:color="auto"/>
                <w:left w:val="none" w:sz="0" w:space="0" w:color="auto"/>
                <w:bottom w:val="none" w:sz="0" w:space="0" w:color="auto"/>
                <w:right w:val="none" w:sz="0" w:space="0" w:color="auto"/>
              </w:divBdr>
            </w:div>
            <w:div w:id="1473598295">
              <w:marLeft w:val="0"/>
              <w:marRight w:val="0"/>
              <w:marTop w:val="0"/>
              <w:marBottom w:val="0"/>
              <w:divBdr>
                <w:top w:val="none" w:sz="0" w:space="0" w:color="auto"/>
                <w:left w:val="none" w:sz="0" w:space="0" w:color="auto"/>
                <w:bottom w:val="none" w:sz="0" w:space="0" w:color="auto"/>
                <w:right w:val="none" w:sz="0" w:space="0" w:color="auto"/>
              </w:divBdr>
            </w:div>
            <w:div w:id="1483236345">
              <w:marLeft w:val="0"/>
              <w:marRight w:val="0"/>
              <w:marTop w:val="0"/>
              <w:marBottom w:val="0"/>
              <w:divBdr>
                <w:top w:val="none" w:sz="0" w:space="0" w:color="auto"/>
                <w:left w:val="none" w:sz="0" w:space="0" w:color="auto"/>
                <w:bottom w:val="none" w:sz="0" w:space="0" w:color="auto"/>
                <w:right w:val="none" w:sz="0" w:space="0" w:color="auto"/>
              </w:divBdr>
            </w:div>
          </w:divsChild>
        </w:div>
        <w:div w:id="603222683">
          <w:marLeft w:val="0"/>
          <w:marRight w:val="0"/>
          <w:marTop w:val="0"/>
          <w:marBottom w:val="0"/>
          <w:divBdr>
            <w:top w:val="none" w:sz="0" w:space="0" w:color="auto"/>
            <w:left w:val="none" w:sz="0" w:space="0" w:color="auto"/>
            <w:bottom w:val="none" w:sz="0" w:space="0" w:color="auto"/>
            <w:right w:val="none" w:sz="0" w:space="0" w:color="auto"/>
          </w:divBdr>
        </w:div>
        <w:div w:id="934483764">
          <w:marLeft w:val="0"/>
          <w:marRight w:val="0"/>
          <w:marTop w:val="0"/>
          <w:marBottom w:val="0"/>
          <w:divBdr>
            <w:top w:val="none" w:sz="0" w:space="0" w:color="auto"/>
            <w:left w:val="none" w:sz="0" w:space="0" w:color="auto"/>
            <w:bottom w:val="none" w:sz="0" w:space="0" w:color="auto"/>
            <w:right w:val="none" w:sz="0" w:space="0" w:color="auto"/>
          </w:divBdr>
          <w:divsChild>
            <w:div w:id="202405968">
              <w:marLeft w:val="-75"/>
              <w:marRight w:val="0"/>
              <w:marTop w:val="30"/>
              <w:marBottom w:val="30"/>
              <w:divBdr>
                <w:top w:val="none" w:sz="0" w:space="0" w:color="auto"/>
                <w:left w:val="none" w:sz="0" w:space="0" w:color="auto"/>
                <w:bottom w:val="none" w:sz="0" w:space="0" w:color="auto"/>
                <w:right w:val="none" w:sz="0" w:space="0" w:color="auto"/>
              </w:divBdr>
              <w:divsChild>
                <w:div w:id="1320841871">
                  <w:marLeft w:val="0"/>
                  <w:marRight w:val="0"/>
                  <w:marTop w:val="0"/>
                  <w:marBottom w:val="0"/>
                  <w:divBdr>
                    <w:top w:val="none" w:sz="0" w:space="0" w:color="auto"/>
                    <w:left w:val="none" w:sz="0" w:space="0" w:color="auto"/>
                    <w:bottom w:val="none" w:sz="0" w:space="0" w:color="auto"/>
                    <w:right w:val="none" w:sz="0" w:space="0" w:color="auto"/>
                  </w:divBdr>
                  <w:divsChild>
                    <w:div w:id="1157845040">
                      <w:marLeft w:val="0"/>
                      <w:marRight w:val="0"/>
                      <w:marTop w:val="0"/>
                      <w:marBottom w:val="0"/>
                      <w:divBdr>
                        <w:top w:val="none" w:sz="0" w:space="0" w:color="auto"/>
                        <w:left w:val="none" w:sz="0" w:space="0" w:color="auto"/>
                        <w:bottom w:val="none" w:sz="0" w:space="0" w:color="auto"/>
                        <w:right w:val="none" w:sz="0" w:space="0" w:color="auto"/>
                      </w:divBdr>
                    </w:div>
                  </w:divsChild>
                </w:div>
                <w:div w:id="1790779705">
                  <w:marLeft w:val="0"/>
                  <w:marRight w:val="0"/>
                  <w:marTop w:val="0"/>
                  <w:marBottom w:val="0"/>
                  <w:divBdr>
                    <w:top w:val="none" w:sz="0" w:space="0" w:color="auto"/>
                    <w:left w:val="none" w:sz="0" w:space="0" w:color="auto"/>
                    <w:bottom w:val="none" w:sz="0" w:space="0" w:color="auto"/>
                    <w:right w:val="none" w:sz="0" w:space="0" w:color="auto"/>
                  </w:divBdr>
                  <w:divsChild>
                    <w:div w:id="195319340">
                      <w:marLeft w:val="0"/>
                      <w:marRight w:val="0"/>
                      <w:marTop w:val="0"/>
                      <w:marBottom w:val="0"/>
                      <w:divBdr>
                        <w:top w:val="none" w:sz="0" w:space="0" w:color="auto"/>
                        <w:left w:val="none" w:sz="0" w:space="0" w:color="auto"/>
                        <w:bottom w:val="none" w:sz="0" w:space="0" w:color="auto"/>
                        <w:right w:val="none" w:sz="0" w:space="0" w:color="auto"/>
                      </w:divBdr>
                    </w:div>
                  </w:divsChild>
                </w:div>
                <w:div w:id="1321739630">
                  <w:marLeft w:val="0"/>
                  <w:marRight w:val="0"/>
                  <w:marTop w:val="0"/>
                  <w:marBottom w:val="0"/>
                  <w:divBdr>
                    <w:top w:val="none" w:sz="0" w:space="0" w:color="auto"/>
                    <w:left w:val="none" w:sz="0" w:space="0" w:color="auto"/>
                    <w:bottom w:val="none" w:sz="0" w:space="0" w:color="auto"/>
                    <w:right w:val="none" w:sz="0" w:space="0" w:color="auto"/>
                  </w:divBdr>
                  <w:divsChild>
                    <w:div w:id="463894548">
                      <w:marLeft w:val="0"/>
                      <w:marRight w:val="0"/>
                      <w:marTop w:val="0"/>
                      <w:marBottom w:val="0"/>
                      <w:divBdr>
                        <w:top w:val="none" w:sz="0" w:space="0" w:color="auto"/>
                        <w:left w:val="none" w:sz="0" w:space="0" w:color="auto"/>
                        <w:bottom w:val="none" w:sz="0" w:space="0" w:color="auto"/>
                        <w:right w:val="none" w:sz="0" w:space="0" w:color="auto"/>
                      </w:divBdr>
                    </w:div>
                  </w:divsChild>
                </w:div>
                <w:div w:id="695958940">
                  <w:marLeft w:val="0"/>
                  <w:marRight w:val="0"/>
                  <w:marTop w:val="0"/>
                  <w:marBottom w:val="0"/>
                  <w:divBdr>
                    <w:top w:val="none" w:sz="0" w:space="0" w:color="auto"/>
                    <w:left w:val="none" w:sz="0" w:space="0" w:color="auto"/>
                    <w:bottom w:val="none" w:sz="0" w:space="0" w:color="auto"/>
                    <w:right w:val="none" w:sz="0" w:space="0" w:color="auto"/>
                  </w:divBdr>
                  <w:divsChild>
                    <w:div w:id="278268753">
                      <w:marLeft w:val="0"/>
                      <w:marRight w:val="0"/>
                      <w:marTop w:val="0"/>
                      <w:marBottom w:val="0"/>
                      <w:divBdr>
                        <w:top w:val="none" w:sz="0" w:space="0" w:color="auto"/>
                        <w:left w:val="none" w:sz="0" w:space="0" w:color="auto"/>
                        <w:bottom w:val="none" w:sz="0" w:space="0" w:color="auto"/>
                        <w:right w:val="none" w:sz="0" w:space="0" w:color="auto"/>
                      </w:divBdr>
                    </w:div>
                  </w:divsChild>
                </w:div>
                <w:div w:id="1896350792">
                  <w:marLeft w:val="0"/>
                  <w:marRight w:val="0"/>
                  <w:marTop w:val="0"/>
                  <w:marBottom w:val="0"/>
                  <w:divBdr>
                    <w:top w:val="none" w:sz="0" w:space="0" w:color="auto"/>
                    <w:left w:val="none" w:sz="0" w:space="0" w:color="auto"/>
                    <w:bottom w:val="none" w:sz="0" w:space="0" w:color="auto"/>
                    <w:right w:val="none" w:sz="0" w:space="0" w:color="auto"/>
                  </w:divBdr>
                  <w:divsChild>
                    <w:div w:id="1811172300">
                      <w:marLeft w:val="0"/>
                      <w:marRight w:val="0"/>
                      <w:marTop w:val="0"/>
                      <w:marBottom w:val="0"/>
                      <w:divBdr>
                        <w:top w:val="none" w:sz="0" w:space="0" w:color="auto"/>
                        <w:left w:val="none" w:sz="0" w:space="0" w:color="auto"/>
                        <w:bottom w:val="none" w:sz="0" w:space="0" w:color="auto"/>
                        <w:right w:val="none" w:sz="0" w:space="0" w:color="auto"/>
                      </w:divBdr>
                    </w:div>
                    <w:div w:id="2131195085">
                      <w:marLeft w:val="0"/>
                      <w:marRight w:val="0"/>
                      <w:marTop w:val="0"/>
                      <w:marBottom w:val="0"/>
                      <w:divBdr>
                        <w:top w:val="none" w:sz="0" w:space="0" w:color="auto"/>
                        <w:left w:val="none" w:sz="0" w:space="0" w:color="auto"/>
                        <w:bottom w:val="none" w:sz="0" w:space="0" w:color="auto"/>
                        <w:right w:val="none" w:sz="0" w:space="0" w:color="auto"/>
                      </w:divBdr>
                    </w:div>
                    <w:div w:id="2105955759">
                      <w:marLeft w:val="0"/>
                      <w:marRight w:val="0"/>
                      <w:marTop w:val="0"/>
                      <w:marBottom w:val="0"/>
                      <w:divBdr>
                        <w:top w:val="none" w:sz="0" w:space="0" w:color="auto"/>
                        <w:left w:val="none" w:sz="0" w:space="0" w:color="auto"/>
                        <w:bottom w:val="none" w:sz="0" w:space="0" w:color="auto"/>
                        <w:right w:val="none" w:sz="0" w:space="0" w:color="auto"/>
                      </w:divBdr>
                    </w:div>
                    <w:div w:id="1055392426">
                      <w:marLeft w:val="0"/>
                      <w:marRight w:val="0"/>
                      <w:marTop w:val="0"/>
                      <w:marBottom w:val="0"/>
                      <w:divBdr>
                        <w:top w:val="none" w:sz="0" w:space="0" w:color="auto"/>
                        <w:left w:val="none" w:sz="0" w:space="0" w:color="auto"/>
                        <w:bottom w:val="none" w:sz="0" w:space="0" w:color="auto"/>
                        <w:right w:val="none" w:sz="0" w:space="0" w:color="auto"/>
                      </w:divBdr>
                    </w:div>
                    <w:div w:id="1211654731">
                      <w:marLeft w:val="0"/>
                      <w:marRight w:val="0"/>
                      <w:marTop w:val="0"/>
                      <w:marBottom w:val="0"/>
                      <w:divBdr>
                        <w:top w:val="none" w:sz="0" w:space="0" w:color="auto"/>
                        <w:left w:val="none" w:sz="0" w:space="0" w:color="auto"/>
                        <w:bottom w:val="none" w:sz="0" w:space="0" w:color="auto"/>
                        <w:right w:val="none" w:sz="0" w:space="0" w:color="auto"/>
                      </w:divBdr>
                    </w:div>
                  </w:divsChild>
                </w:div>
                <w:div w:id="700205478">
                  <w:marLeft w:val="0"/>
                  <w:marRight w:val="0"/>
                  <w:marTop w:val="0"/>
                  <w:marBottom w:val="0"/>
                  <w:divBdr>
                    <w:top w:val="none" w:sz="0" w:space="0" w:color="auto"/>
                    <w:left w:val="none" w:sz="0" w:space="0" w:color="auto"/>
                    <w:bottom w:val="none" w:sz="0" w:space="0" w:color="auto"/>
                    <w:right w:val="none" w:sz="0" w:space="0" w:color="auto"/>
                  </w:divBdr>
                  <w:divsChild>
                    <w:div w:id="1239941374">
                      <w:marLeft w:val="0"/>
                      <w:marRight w:val="0"/>
                      <w:marTop w:val="0"/>
                      <w:marBottom w:val="0"/>
                      <w:divBdr>
                        <w:top w:val="none" w:sz="0" w:space="0" w:color="auto"/>
                        <w:left w:val="none" w:sz="0" w:space="0" w:color="auto"/>
                        <w:bottom w:val="none" w:sz="0" w:space="0" w:color="auto"/>
                        <w:right w:val="none" w:sz="0" w:space="0" w:color="auto"/>
                      </w:divBdr>
                    </w:div>
                    <w:div w:id="274488741">
                      <w:marLeft w:val="0"/>
                      <w:marRight w:val="0"/>
                      <w:marTop w:val="0"/>
                      <w:marBottom w:val="0"/>
                      <w:divBdr>
                        <w:top w:val="none" w:sz="0" w:space="0" w:color="auto"/>
                        <w:left w:val="none" w:sz="0" w:space="0" w:color="auto"/>
                        <w:bottom w:val="none" w:sz="0" w:space="0" w:color="auto"/>
                        <w:right w:val="none" w:sz="0" w:space="0" w:color="auto"/>
                      </w:divBdr>
                    </w:div>
                  </w:divsChild>
                </w:div>
                <w:div w:id="212430752">
                  <w:marLeft w:val="0"/>
                  <w:marRight w:val="0"/>
                  <w:marTop w:val="0"/>
                  <w:marBottom w:val="0"/>
                  <w:divBdr>
                    <w:top w:val="none" w:sz="0" w:space="0" w:color="auto"/>
                    <w:left w:val="none" w:sz="0" w:space="0" w:color="auto"/>
                    <w:bottom w:val="none" w:sz="0" w:space="0" w:color="auto"/>
                    <w:right w:val="none" w:sz="0" w:space="0" w:color="auto"/>
                  </w:divBdr>
                  <w:divsChild>
                    <w:div w:id="15816233">
                      <w:marLeft w:val="0"/>
                      <w:marRight w:val="0"/>
                      <w:marTop w:val="0"/>
                      <w:marBottom w:val="0"/>
                      <w:divBdr>
                        <w:top w:val="none" w:sz="0" w:space="0" w:color="auto"/>
                        <w:left w:val="none" w:sz="0" w:space="0" w:color="auto"/>
                        <w:bottom w:val="none" w:sz="0" w:space="0" w:color="auto"/>
                        <w:right w:val="none" w:sz="0" w:space="0" w:color="auto"/>
                      </w:divBdr>
                    </w:div>
                  </w:divsChild>
                </w:div>
                <w:div w:id="1171287671">
                  <w:marLeft w:val="0"/>
                  <w:marRight w:val="0"/>
                  <w:marTop w:val="0"/>
                  <w:marBottom w:val="0"/>
                  <w:divBdr>
                    <w:top w:val="none" w:sz="0" w:space="0" w:color="auto"/>
                    <w:left w:val="none" w:sz="0" w:space="0" w:color="auto"/>
                    <w:bottom w:val="none" w:sz="0" w:space="0" w:color="auto"/>
                    <w:right w:val="none" w:sz="0" w:space="0" w:color="auto"/>
                  </w:divBdr>
                  <w:divsChild>
                    <w:div w:id="1690177075">
                      <w:marLeft w:val="0"/>
                      <w:marRight w:val="0"/>
                      <w:marTop w:val="0"/>
                      <w:marBottom w:val="0"/>
                      <w:divBdr>
                        <w:top w:val="none" w:sz="0" w:space="0" w:color="auto"/>
                        <w:left w:val="none" w:sz="0" w:space="0" w:color="auto"/>
                        <w:bottom w:val="none" w:sz="0" w:space="0" w:color="auto"/>
                        <w:right w:val="none" w:sz="0" w:space="0" w:color="auto"/>
                      </w:divBdr>
                    </w:div>
                    <w:div w:id="1385832602">
                      <w:marLeft w:val="0"/>
                      <w:marRight w:val="0"/>
                      <w:marTop w:val="0"/>
                      <w:marBottom w:val="0"/>
                      <w:divBdr>
                        <w:top w:val="none" w:sz="0" w:space="0" w:color="auto"/>
                        <w:left w:val="none" w:sz="0" w:space="0" w:color="auto"/>
                        <w:bottom w:val="none" w:sz="0" w:space="0" w:color="auto"/>
                        <w:right w:val="none" w:sz="0" w:space="0" w:color="auto"/>
                      </w:divBdr>
                    </w:div>
                    <w:div w:id="1109353362">
                      <w:marLeft w:val="0"/>
                      <w:marRight w:val="0"/>
                      <w:marTop w:val="0"/>
                      <w:marBottom w:val="0"/>
                      <w:divBdr>
                        <w:top w:val="none" w:sz="0" w:space="0" w:color="auto"/>
                        <w:left w:val="none" w:sz="0" w:space="0" w:color="auto"/>
                        <w:bottom w:val="none" w:sz="0" w:space="0" w:color="auto"/>
                        <w:right w:val="none" w:sz="0" w:space="0" w:color="auto"/>
                      </w:divBdr>
                    </w:div>
                    <w:div w:id="1938707701">
                      <w:marLeft w:val="0"/>
                      <w:marRight w:val="0"/>
                      <w:marTop w:val="0"/>
                      <w:marBottom w:val="0"/>
                      <w:divBdr>
                        <w:top w:val="none" w:sz="0" w:space="0" w:color="auto"/>
                        <w:left w:val="none" w:sz="0" w:space="0" w:color="auto"/>
                        <w:bottom w:val="none" w:sz="0" w:space="0" w:color="auto"/>
                        <w:right w:val="none" w:sz="0" w:space="0" w:color="auto"/>
                      </w:divBdr>
                    </w:div>
                    <w:div w:id="1698189988">
                      <w:marLeft w:val="0"/>
                      <w:marRight w:val="0"/>
                      <w:marTop w:val="0"/>
                      <w:marBottom w:val="0"/>
                      <w:divBdr>
                        <w:top w:val="none" w:sz="0" w:space="0" w:color="auto"/>
                        <w:left w:val="none" w:sz="0" w:space="0" w:color="auto"/>
                        <w:bottom w:val="none" w:sz="0" w:space="0" w:color="auto"/>
                        <w:right w:val="none" w:sz="0" w:space="0" w:color="auto"/>
                      </w:divBdr>
                    </w:div>
                    <w:div w:id="203443855">
                      <w:marLeft w:val="0"/>
                      <w:marRight w:val="0"/>
                      <w:marTop w:val="0"/>
                      <w:marBottom w:val="0"/>
                      <w:divBdr>
                        <w:top w:val="none" w:sz="0" w:space="0" w:color="auto"/>
                        <w:left w:val="none" w:sz="0" w:space="0" w:color="auto"/>
                        <w:bottom w:val="none" w:sz="0" w:space="0" w:color="auto"/>
                        <w:right w:val="none" w:sz="0" w:space="0" w:color="auto"/>
                      </w:divBdr>
                    </w:div>
                    <w:div w:id="1681079025">
                      <w:marLeft w:val="0"/>
                      <w:marRight w:val="0"/>
                      <w:marTop w:val="0"/>
                      <w:marBottom w:val="0"/>
                      <w:divBdr>
                        <w:top w:val="none" w:sz="0" w:space="0" w:color="auto"/>
                        <w:left w:val="none" w:sz="0" w:space="0" w:color="auto"/>
                        <w:bottom w:val="none" w:sz="0" w:space="0" w:color="auto"/>
                        <w:right w:val="none" w:sz="0" w:space="0" w:color="auto"/>
                      </w:divBdr>
                    </w:div>
                    <w:div w:id="1117795641">
                      <w:marLeft w:val="0"/>
                      <w:marRight w:val="0"/>
                      <w:marTop w:val="0"/>
                      <w:marBottom w:val="0"/>
                      <w:divBdr>
                        <w:top w:val="none" w:sz="0" w:space="0" w:color="auto"/>
                        <w:left w:val="none" w:sz="0" w:space="0" w:color="auto"/>
                        <w:bottom w:val="none" w:sz="0" w:space="0" w:color="auto"/>
                        <w:right w:val="none" w:sz="0" w:space="0" w:color="auto"/>
                      </w:divBdr>
                    </w:div>
                    <w:div w:id="1970742857">
                      <w:marLeft w:val="0"/>
                      <w:marRight w:val="0"/>
                      <w:marTop w:val="0"/>
                      <w:marBottom w:val="0"/>
                      <w:divBdr>
                        <w:top w:val="none" w:sz="0" w:space="0" w:color="auto"/>
                        <w:left w:val="none" w:sz="0" w:space="0" w:color="auto"/>
                        <w:bottom w:val="none" w:sz="0" w:space="0" w:color="auto"/>
                        <w:right w:val="none" w:sz="0" w:space="0" w:color="auto"/>
                      </w:divBdr>
                    </w:div>
                    <w:div w:id="1249071434">
                      <w:marLeft w:val="0"/>
                      <w:marRight w:val="0"/>
                      <w:marTop w:val="0"/>
                      <w:marBottom w:val="0"/>
                      <w:divBdr>
                        <w:top w:val="none" w:sz="0" w:space="0" w:color="auto"/>
                        <w:left w:val="none" w:sz="0" w:space="0" w:color="auto"/>
                        <w:bottom w:val="none" w:sz="0" w:space="0" w:color="auto"/>
                        <w:right w:val="none" w:sz="0" w:space="0" w:color="auto"/>
                      </w:divBdr>
                    </w:div>
                    <w:div w:id="737901663">
                      <w:marLeft w:val="0"/>
                      <w:marRight w:val="0"/>
                      <w:marTop w:val="0"/>
                      <w:marBottom w:val="0"/>
                      <w:divBdr>
                        <w:top w:val="none" w:sz="0" w:space="0" w:color="auto"/>
                        <w:left w:val="none" w:sz="0" w:space="0" w:color="auto"/>
                        <w:bottom w:val="none" w:sz="0" w:space="0" w:color="auto"/>
                        <w:right w:val="none" w:sz="0" w:space="0" w:color="auto"/>
                      </w:divBdr>
                    </w:div>
                    <w:div w:id="1906917659">
                      <w:marLeft w:val="0"/>
                      <w:marRight w:val="0"/>
                      <w:marTop w:val="0"/>
                      <w:marBottom w:val="0"/>
                      <w:divBdr>
                        <w:top w:val="none" w:sz="0" w:space="0" w:color="auto"/>
                        <w:left w:val="none" w:sz="0" w:space="0" w:color="auto"/>
                        <w:bottom w:val="none" w:sz="0" w:space="0" w:color="auto"/>
                        <w:right w:val="none" w:sz="0" w:space="0" w:color="auto"/>
                      </w:divBdr>
                    </w:div>
                    <w:div w:id="1371414605">
                      <w:marLeft w:val="0"/>
                      <w:marRight w:val="0"/>
                      <w:marTop w:val="0"/>
                      <w:marBottom w:val="0"/>
                      <w:divBdr>
                        <w:top w:val="none" w:sz="0" w:space="0" w:color="auto"/>
                        <w:left w:val="none" w:sz="0" w:space="0" w:color="auto"/>
                        <w:bottom w:val="none" w:sz="0" w:space="0" w:color="auto"/>
                        <w:right w:val="none" w:sz="0" w:space="0" w:color="auto"/>
                      </w:divBdr>
                    </w:div>
                  </w:divsChild>
                </w:div>
                <w:div w:id="1271354676">
                  <w:marLeft w:val="0"/>
                  <w:marRight w:val="0"/>
                  <w:marTop w:val="0"/>
                  <w:marBottom w:val="0"/>
                  <w:divBdr>
                    <w:top w:val="none" w:sz="0" w:space="0" w:color="auto"/>
                    <w:left w:val="none" w:sz="0" w:space="0" w:color="auto"/>
                    <w:bottom w:val="none" w:sz="0" w:space="0" w:color="auto"/>
                    <w:right w:val="none" w:sz="0" w:space="0" w:color="auto"/>
                  </w:divBdr>
                  <w:divsChild>
                    <w:div w:id="8457249">
                      <w:marLeft w:val="0"/>
                      <w:marRight w:val="0"/>
                      <w:marTop w:val="0"/>
                      <w:marBottom w:val="0"/>
                      <w:divBdr>
                        <w:top w:val="none" w:sz="0" w:space="0" w:color="auto"/>
                        <w:left w:val="none" w:sz="0" w:space="0" w:color="auto"/>
                        <w:bottom w:val="none" w:sz="0" w:space="0" w:color="auto"/>
                        <w:right w:val="none" w:sz="0" w:space="0" w:color="auto"/>
                      </w:divBdr>
                    </w:div>
                  </w:divsChild>
                </w:div>
                <w:div w:id="474952377">
                  <w:marLeft w:val="0"/>
                  <w:marRight w:val="0"/>
                  <w:marTop w:val="0"/>
                  <w:marBottom w:val="0"/>
                  <w:divBdr>
                    <w:top w:val="none" w:sz="0" w:space="0" w:color="auto"/>
                    <w:left w:val="none" w:sz="0" w:space="0" w:color="auto"/>
                    <w:bottom w:val="none" w:sz="0" w:space="0" w:color="auto"/>
                    <w:right w:val="none" w:sz="0" w:space="0" w:color="auto"/>
                  </w:divBdr>
                  <w:divsChild>
                    <w:div w:id="1110007685">
                      <w:marLeft w:val="0"/>
                      <w:marRight w:val="0"/>
                      <w:marTop w:val="0"/>
                      <w:marBottom w:val="0"/>
                      <w:divBdr>
                        <w:top w:val="none" w:sz="0" w:space="0" w:color="auto"/>
                        <w:left w:val="none" w:sz="0" w:space="0" w:color="auto"/>
                        <w:bottom w:val="none" w:sz="0" w:space="0" w:color="auto"/>
                        <w:right w:val="none" w:sz="0" w:space="0" w:color="auto"/>
                      </w:divBdr>
                    </w:div>
                  </w:divsChild>
                </w:div>
                <w:div w:id="1426925352">
                  <w:marLeft w:val="0"/>
                  <w:marRight w:val="0"/>
                  <w:marTop w:val="0"/>
                  <w:marBottom w:val="0"/>
                  <w:divBdr>
                    <w:top w:val="none" w:sz="0" w:space="0" w:color="auto"/>
                    <w:left w:val="none" w:sz="0" w:space="0" w:color="auto"/>
                    <w:bottom w:val="none" w:sz="0" w:space="0" w:color="auto"/>
                    <w:right w:val="none" w:sz="0" w:space="0" w:color="auto"/>
                  </w:divBdr>
                  <w:divsChild>
                    <w:div w:id="1801221897">
                      <w:marLeft w:val="0"/>
                      <w:marRight w:val="0"/>
                      <w:marTop w:val="0"/>
                      <w:marBottom w:val="0"/>
                      <w:divBdr>
                        <w:top w:val="none" w:sz="0" w:space="0" w:color="auto"/>
                        <w:left w:val="none" w:sz="0" w:space="0" w:color="auto"/>
                        <w:bottom w:val="none" w:sz="0" w:space="0" w:color="auto"/>
                        <w:right w:val="none" w:sz="0" w:space="0" w:color="auto"/>
                      </w:divBdr>
                    </w:div>
                    <w:div w:id="815340500">
                      <w:marLeft w:val="0"/>
                      <w:marRight w:val="0"/>
                      <w:marTop w:val="0"/>
                      <w:marBottom w:val="0"/>
                      <w:divBdr>
                        <w:top w:val="none" w:sz="0" w:space="0" w:color="auto"/>
                        <w:left w:val="none" w:sz="0" w:space="0" w:color="auto"/>
                        <w:bottom w:val="none" w:sz="0" w:space="0" w:color="auto"/>
                        <w:right w:val="none" w:sz="0" w:space="0" w:color="auto"/>
                      </w:divBdr>
                    </w:div>
                    <w:div w:id="551038474">
                      <w:marLeft w:val="0"/>
                      <w:marRight w:val="0"/>
                      <w:marTop w:val="0"/>
                      <w:marBottom w:val="0"/>
                      <w:divBdr>
                        <w:top w:val="none" w:sz="0" w:space="0" w:color="auto"/>
                        <w:left w:val="none" w:sz="0" w:space="0" w:color="auto"/>
                        <w:bottom w:val="none" w:sz="0" w:space="0" w:color="auto"/>
                        <w:right w:val="none" w:sz="0" w:space="0" w:color="auto"/>
                      </w:divBdr>
                    </w:div>
                    <w:div w:id="1458910111">
                      <w:marLeft w:val="0"/>
                      <w:marRight w:val="0"/>
                      <w:marTop w:val="0"/>
                      <w:marBottom w:val="0"/>
                      <w:divBdr>
                        <w:top w:val="none" w:sz="0" w:space="0" w:color="auto"/>
                        <w:left w:val="none" w:sz="0" w:space="0" w:color="auto"/>
                        <w:bottom w:val="none" w:sz="0" w:space="0" w:color="auto"/>
                        <w:right w:val="none" w:sz="0" w:space="0" w:color="auto"/>
                      </w:divBdr>
                    </w:div>
                    <w:div w:id="1937401108">
                      <w:marLeft w:val="0"/>
                      <w:marRight w:val="0"/>
                      <w:marTop w:val="0"/>
                      <w:marBottom w:val="0"/>
                      <w:divBdr>
                        <w:top w:val="none" w:sz="0" w:space="0" w:color="auto"/>
                        <w:left w:val="none" w:sz="0" w:space="0" w:color="auto"/>
                        <w:bottom w:val="none" w:sz="0" w:space="0" w:color="auto"/>
                        <w:right w:val="none" w:sz="0" w:space="0" w:color="auto"/>
                      </w:divBdr>
                    </w:div>
                    <w:div w:id="1740902255">
                      <w:marLeft w:val="0"/>
                      <w:marRight w:val="0"/>
                      <w:marTop w:val="0"/>
                      <w:marBottom w:val="0"/>
                      <w:divBdr>
                        <w:top w:val="none" w:sz="0" w:space="0" w:color="auto"/>
                        <w:left w:val="none" w:sz="0" w:space="0" w:color="auto"/>
                        <w:bottom w:val="none" w:sz="0" w:space="0" w:color="auto"/>
                        <w:right w:val="none" w:sz="0" w:space="0" w:color="auto"/>
                      </w:divBdr>
                    </w:div>
                    <w:div w:id="516389124">
                      <w:marLeft w:val="0"/>
                      <w:marRight w:val="0"/>
                      <w:marTop w:val="0"/>
                      <w:marBottom w:val="0"/>
                      <w:divBdr>
                        <w:top w:val="none" w:sz="0" w:space="0" w:color="auto"/>
                        <w:left w:val="none" w:sz="0" w:space="0" w:color="auto"/>
                        <w:bottom w:val="none" w:sz="0" w:space="0" w:color="auto"/>
                        <w:right w:val="none" w:sz="0" w:space="0" w:color="auto"/>
                      </w:divBdr>
                    </w:div>
                    <w:div w:id="1035348481">
                      <w:marLeft w:val="0"/>
                      <w:marRight w:val="0"/>
                      <w:marTop w:val="0"/>
                      <w:marBottom w:val="0"/>
                      <w:divBdr>
                        <w:top w:val="none" w:sz="0" w:space="0" w:color="auto"/>
                        <w:left w:val="none" w:sz="0" w:space="0" w:color="auto"/>
                        <w:bottom w:val="none" w:sz="0" w:space="0" w:color="auto"/>
                        <w:right w:val="none" w:sz="0" w:space="0" w:color="auto"/>
                      </w:divBdr>
                    </w:div>
                    <w:div w:id="1790971240">
                      <w:marLeft w:val="0"/>
                      <w:marRight w:val="0"/>
                      <w:marTop w:val="0"/>
                      <w:marBottom w:val="0"/>
                      <w:divBdr>
                        <w:top w:val="none" w:sz="0" w:space="0" w:color="auto"/>
                        <w:left w:val="none" w:sz="0" w:space="0" w:color="auto"/>
                        <w:bottom w:val="none" w:sz="0" w:space="0" w:color="auto"/>
                        <w:right w:val="none" w:sz="0" w:space="0" w:color="auto"/>
                      </w:divBdr>
                    </w:div>
                    <w:div w:id="1457289393">
                      <w:marLeft w:val="0"/>
                      <w:marRight w:val="0"/>
                      <w:marTop w:val="0"/>
                      <w:marBottom w:val="0"/>
                      <w:divBdr>
                        <w:top w:val="none" w:sz="0" w:space="0" w:color="auto"/>
                        <w:left w:val="none" w:sz="0" w:space="0" w:color="auto"/>
                        <w:bottom w:val="none" w:sz="0" w:space="0" w:color="auto"/>
                        <w:right w:val="none" w:sz="0" w:space="0" w:color="auto"/>
                      </w:divBdr>
                    </w:div>
                    <w:div w:id="1354769948">
                      <w:marLeft w:val="0"/>
                      <w:marRight w:val="0"/>
                      <w:marTop w:val="0"/>
                      <w:marBottom w:val="0"/>
                      <w:divBdr>
                        <w:top w:val="none" w:sz="0" w:space="0" w:color="auto"/>
                        <w:left w:val="none" w:sz="0" w:space="0" w:color="auto"/>
                        <w:bottom w:val="none" w:sz="0" w:space="0" w:color="auto"/>
                        <w:right w:val="none" w:sz="0" w:space="0" w:color="auto"/>
                      </w:divBdr>
                    </w:div>
                    <w:div w:id="377898825">
                      <w:marLeft w:val="0"/>
                      <w:marRight w:val="0"/>
                      <w:marTop w:val="0"/>
                      <w:marBottom w:val="0"/>
                      <w:divBdr>
                        <w:top w:val="none" w:sz="0" w:space="0" w:color="auto"/>
                        <w:left w:val="none" w:sz="0" w:space="0" w:color="auto"/>
                        <w:bottom w:val="none" w:sz="0" w:space="0" w:color="auto"/>
                        <w:right w:val="none" w:sz="0" w:space="0" w:color="auto"/>
                      </w:divBdr>
                    </w:div>
                  </w:divsChild>
                </w:div>
                <w:div w:id="1586763649">
                  <w:marLeft w:val="0"/>
                  <w:marRight w:val="0"/>
                  <w:marTop w:val="0"/>
                  <w:marBottom w:val="0"/>
                  <w:divBdr>
                    <w:top w:val="none" w:sz="0" w:space="0" w:color="auto"/>
                    <w:left w:val="none" w:sz="0" w:space="0" w:color="auto"/>
                    <w:bottom w:val="none" w:sz="0" w:space="0" w:color="auto"/>
                    <w:right w:val="none" w:sz="0" w:space="0" w:color="auto"/>
                  </w:divBdr>
                  <w:divsChild>
                    <w:div w:id="740906653">
                      <w:marLeft w:val="0"/>
                      <w:marRight w:val="0"/>
                      <w:marTop w:val="0"/>
                      <w:marBottom w:val="0"/>
                      <w:divBdr>
                        <w:top w:val="none" w:sz="0" w:space="0" w:color="auto"/>
                        <w:left w:val="none" w:sz="0" w:space="0" w:color="auto"/>
                        <w:bottom w:val="none" w:sz="0" w:space="0" w:color="auto"/>
                        <w:right w:val="none" w:sz="0" w:space="0" w:color="auto"/>
                      </w:divBdr>
                    </w:div>
                  </w:divsChild>
                </w:div>
                <w:div w:id="1894729398">
                  <w:marLeft w:val="0"/>
                  <w:marRight w:val="0"/>
                  <w:marTop w:val="0"/>
                  <w:marBottom w:val="0"/>
                  <w:divBdr>
                    <w:top w:val="none" w:sz="0" w:space="0" w:color="auto"/>
                    <w:left w:val="none" w:sz="0" w:space="0" w:color="auto"/>
                    <w:bottom w:val="none" w:sz="0" w:space="0" w:color="auto"/>
                    <w:right w:val="none" w:sz="0" w:space="0" w:color="auto"/>
                  </w:divBdr>
                  <w:divsChild>
                    <w:div w:id="865218806">
                      <w:marLeft w:val="0"/>
                      <w:marRight w:val="0"/>
                      <w:marTop w:val="0"/>
                      <w:marBottom w:val="0"/>
                      <w:divBdr>
                        <w:top w:val="none" w:sz="0" w:space="0" w:color="auto"/>
                        <w:left w:val="none" w:sz="0" w:space="0" w:color="auto"/>
                        <w:bottom w:val="none" w:sz="0" w:space="0" w:color="auto"/>
                        <w:right w:val="none" w:sz="0" w:space="0" w:color="auto"/>
                      </w:divBdr>
                    </w:div>
                  </w:divsChild>
                </w:div>
                <w:div w:id="327055963">
                  <w:marLeft w:val="0"/>
                  <w:marRight w:val="0"/>
                  <w:marTop w:val="0"/>
                  <w:marBottom w:val="0"/>
                  <w:divBdr>
                    <w:top w:val="none" w:sz="0" w:space="0" w:color="auto"/>
                    <w:left w:val="none" w:sz="0" w:space="0" w:color="auto"/>
                    <w:bottom w:val="none" w:sz="0" w:space="0" w:color="auto"/>
                    <w:right w:val="none" w:sz="0" w:space="0" w:color="auto"/>
                  </w:divBdr>
                  <w:divsChild>
                    <w:div w:id="1257909973">
                      <w:marLeft w:val="0"/>
                      <w:marRight w:val="0"/>
                      <w:marTop w:val="0"/>
                      <w:marBottom w:val="0"/>
                      <w:divBdr>
                        <w:top w:val="none" w:sz="0" w:space="0" w:color="auto"/>
                        <w:left w:val="none" w:sz="0" w:space="0" w:color="auto"/>
                        <w:bottom w:val="none" w:sz="0" w:space="0" w:color="auto"/>
                        <w:right w:val="none" w:sz="0" w:space="0" w:color="auto"/>
                      </w:divBdr>
                    </w:div>
                    <w:div w:id="661928881">
                      <w:marLeft w:val="0"/>
                      <w:marRight w:val="0"/>
                      <w:marTop w:val="0"/>
                      <w:marBottom w:val="0"/>
                      <w:divBdr>
                        <w:top w:val="none" w:sz="0" w:space="0" w:color="auto"/>
                        <w:left w:val="none" w:sz="0" w:space="0" w:color="auto"/>
                        <w:bottom w:val="none" w:sz="0" w:space="0" w:color="auto"/>
                        <w:right w:val="none" w:sz="0" w:space="0" w:color="auto"/>
                      </w:divBdr>
                    </w:div>
                    <w:div w:id="4325553">
                      <w:marLeft w:val="0"/>
                      <w:marRight w:val="0"/>
                      <w:marTop w:val="0"/>
                      <w:marBottom w:val="0"/>
                      <w:divBdr>
                        <w:top w:val="none" w:sz="0" w:space="0" w:color="auto"/>
                        <w:left w:val="none" w:sz="0" w:space="0" w:color="auto"/>
                        <w:bottom w:val="none" w:sz="0" w:space="0" w:color="auto"/>
                        <w:right w:val="none" w:sz="0" w:space="0" w:color="auto"/>
                      </w:divBdr>
                    </w:div>
                  </w:divsChild>
                </w:div>
                <w:div w:id="229729125">
                  <w:marLeft w:val="0"/>
                  <w:marRight w:val="0"/>
                  <w:marTop w:val="0"/>
                  <w:marBottom w:val="0"/>
                  <w:divBdr>
                    <w:top w:val="none" w:sz="0" w:space="0" w:color="auto"/>
                    <w:left w:val="none" w:sz="0" w:space="0" w:color="auto"/>
                    <w:bottom w:val="none" w:sz="0" w:space="0" w:color="auto"/>
                    <w:right w:val="none" w:sz="0" w:space="0" w:color="auto"/>
                  </w:divBdr>
                  <w:divsChild>
                    <w:div w:id="422606430">
                      <w:marLeft w:val="0"/>
                      <w:marRight w:val="0"/>
                      <w:marTop w:val="0"/>
                      <w:marBottom w:val="0"/>
                      <w:divBdr>
                        <w:top w:val="none" w:sz="0" w:space="0" w:color="auto"/>
                        <w:left w:val="none" w:sz="0" w:space="0" w:color="auto"/>
                        <w:bottom w:val="none" w:sz="0" w:space="0" w:color="auto"/>
                        <w:right w:val="none" w:sz="0" w:space="0" w:color="auto"/>
                      </w:divBdr>
                    </w:div>
                  </w:divsChild>
                </w:div>
                <w:div w:id="582109220">
                  <w:marLeft w:val="0"/>
                  <w:marRight w:val="0"/>
                  <w:marTop w:val="0"/>
                  <w:marBottom w:val="0"/>
                  <w:divBdr>
                    <w:top w:val="none" w:sz="0" w:space="0" w:color="auto"/>
                    <w:left w:val="none" w:sz="0" w:space="0" w:color="auto"/>
                    <w:bottom w:val="none" w:sz="0" w:space="0" w:color="auto"/>
                    <w:right w:val="none" w:sz="0" w:space="0" w:color="auto"/>
                  </w:divBdr>
                  <w:divsChild>
                    <w:div w:id="927159049">
                      <w:marLeft w:val="0"/>
                      <w:marRight w:val="0"/>
                      <w:marTop w:val="0"/>
                      <w:marBottom w:val="0"/>
                      <w:divBdr>
                        <w:top w:val="none" w:sz="0" w:space="0" w:color="auto"/>
                        <w:left w:val="none" w:sz="0" w:space="0" w:color="auto"/>
                        <w:bottom w:val="none" w:sz="0" w:space="0" w:color="auto"/>
                        <w:right w:val="none" w:sz="0" w:space="0" w:color="auto"/>
                      </w:divBdr>
                    </w:div>
                  </w:divsChild>
                </w:div>
                <w:div w:id="1429502768">
                  <w:marLeft w:val="0"/>
                  <w:marRight w:val="0"/>
                  <w:marTop w:val="0"/>
                  <w:marBottom w:val="0"/>
                  <w:divBdr>
                    <w:top w:val="none" w:sz="0" w:space="0" w:color="auto"/>
                    <w:left w:val="none" w:sz="0" w:space="0" w:color="auto"/>
                    <w:bottom w:val="none" w:sz="0" w:space="0" w:color="auto"/>
                    <w:right w:val="none" w:sz="0" w:space="0" w:color="auto"/>
                  </w:divBdr>
                  <w:divsChild>
                    <w:div w:id="724644559">
                      <w:marLeft w:val="0"/>
                      <w:marRight w:val="0"/>
                      <w:marTop w:val="0"/>
                      <w:marBottom w:val="0"/>
                      <w:divBdr>
                        <w:top w:val="none" w:sz="0" w:space="0" w:color="auto"/>
                        <w:left w:val="none" w:sz="0" w:space="0" w:color="auto"/>
                        <w:bottom w:val="none" w:sz="0" w:space="0" w:color="auto"/>
                        <w:right w:val="none" w:sz="0" w:space="0" w:color="auto"/>
                      </w:divBdr>
                    </w:div>
                    <w:div w:id="972056774">
                      <w:marLeft w:val="0"/>
                      <w:marRight w:val="0"/>
                      <w:marTop w:val="0"/>
                      <w:marBottom w:val="0"/>
                      <w:divBdr>
                        <w:top w:val="none" w:sz="0" w:space="0" w:color="auto"/>
                        <w:left w:val="none" w:sz="0" w:space="0" w:color="auto"/>
                        <w:bottom w:val="none" w:sz="0" w:space="0" w:color="auto"/>
                        <w:right w:val="none" w:sz="0" w:space="0" w:color="auto"/>
                      </w:divBdr>
                    </w:div>
                    <w:div w:id="402877928">
                      <w:marLeft w:val="0"/>
                      <w:marRight w:val="0"/>
                      <w:marTop w:val="0"/>
                      <w:marBottom w:val="0"/>
                      <w:divBdr>
                        <w:top w:val="none" w:sz="0" w:space="0" w:color="auto"/>
                        <w:left w:val="none" w:sz="0" w:space="0" w:color="auto"/>
                        <w:bottom w:val="none" w:sz="0" w:space="0" w:color="auto"/>
                        <w:right w:val="none" w:sz="0" w:space="0" w:color="auto"/>
                      </w:divBdr>
                    </w:div>
                    <w:div w:id="159391776">
                      <w:marLeft w:val="0"/>
                      <w:marRight w:val="0"/>
                      <w:marTop w:val="0"/>
                      <w:marBottom w:val="0"/>
                      <w:divBdr>
                        <w:top w:val="none" w:sz="0" w:space="0" w:color="auto"/>
                        <w:left w:val="none" w:sz="0" w:space="0" w:color="auto"/>
                        <w:bottom w:val="none" w:sz="0" w:space="0" w:color="auto"/>
                        <w:right w:val="none" w:sz="0" w:space="0" w:color="auto"/>
                      </w:divBdr>
                    </w:div>
                    <w:div w:id="78407373">
                      <w:marLeft w:val="0"/>
                      <w:marRight w:val="0"/>
                      <w:marTop w:val="0"/>
                      <w:marBottom w:val="0"/>
                      <w:divBdr>
                        <w:top w:val="none" w:sz="0" w:space="0" w:color="auto"/>
                        <w:left w:val="none" w:sz="0" w:space="0" w:color="auto"/>
                        <w:bottom w:val="none" w:sz="0" w:space="0" w:color="auto"/>
                        <w:right w:val="none" w:sz="0" w:space="0" w:color="auto"/>
                      </w:divBdr>
                    </w:div>
                    <w:div w:id="1569614495">
                      <w:marLeft w:val="0"/>
                      <w:marRight w:val="0"/>
                      <w:marTop w:val="0"/>
                      <w:marBottom w:val="0"/>
                      <w:divBdr>
                        <w:top w:val="none" w:sz="0" w:space="0" w:color="auto"/>
                        <w:left w:val="none" w:sz="0" w:space="0" w:color="auto"/>
                        <w:bottom w:val="none" w:sz="0" w:space="0" w:color="auto"/>
                        <w:right w:val="none" w:sz="0" w:space="0" w:color="auto"/>
                      </w:divBdr>
                    </w:div>
                    <w:div w:id="237716232">
                      <w:marLeft w:val="0"/>
                      <w:marRight w:val="0"/>
                      <w:marTop w:val="0"/>
                      <w:marBottom w:val="0"/>
                      <w:divBdr>
                        <w:top w:val="none" w:sz="0" w:space="0" w:color="auto"/>
                        <w:left w:val="none" w:sz="0" w:space="0" w:color="auto"/>
                        <w:bottom w:val="none" w:sz="0" w:space="0" w:color="auto"/>
                        <w:right w:val="none" w:sz="0" w:space="0" w:color="auto"/>
                      </w:divBdr>
                    </w:div>
                    <w:div w:id="894896965">
                      <w:marLeft w:val="0"/>
                      <w:marRight w:val="0"/>
                      <w:marTop w:val="0"/>
                      <w:marBottom w:val="0"/>
                      <w:divBdr>
                        <w:top w:val="none" w:sz="0" w:space="0" w:color="auto"/>
                        <w:left w:val="none" w:sz="0" w:space="0" w:color="auto"/>
                        <w:bottom w:val="none" w:sz="0" w:space="0" w:color="auto"/>
                        <w:right w:val="none" w:sz="0" w:space="0" w:color="auto"/>
                      </w:divBdr>
                    </w:div>
                    <w:div w:id="1879271055">
                      <w:marLeft w:val="0"/>
                      <w:marRight w:val="0"/>
                      <w:marTop w:val="0"/>
                      <w:marBottom w:val="0"/>
                      <w:divBdr>
                        <w:top w:val="none" w:sz="0" w:space="0" w:color="auto"/>
                        <w:left w:val="none" w:sz="0" w:space="0" w:color="auto"/>
                        <w:bottom w:val="none" w:sz="0" w:space="0" w:color="auto"/>
                        <w:right w:val="none" w:sz="0" w:space="0" w:color="auto"/>
                      </w:divBdr>
                    </w:div>
                    <w:div w:id="306131180">
                      <w:marLeft w:val="0"/>
                      <w:marRight w:val="0"/>
                      <w:marTop w:val="0"/>
                      <w:marBottom w:val="0"/>
                      <w:divBdr>
                        <w:top w:val="none" w:sz="0" w:space="0" w:color="auto"/>
                        <w:left w:val="none" w:sz="0" w:space="0" w:color="auto"/>
                        <w:bottom w:val="none" w:sz="0" w:space="0" w:color="auto"/>
                        <w:right w:val="none" w:sz="0" w:space="0" w:color="auto"/>
                      </w:divBdr>
                    </w:div>
                    <w:div w:id="1877111356">
                      <w:marLeft w:val="0"/>
                      <w:marRight w:val="0"/>
                      <w:marTop w:val="0"/>
                      <w:marBottom w:val="0"/>
                      <w:divBdr>
                        <w:top w:val="none" w:sz="0" w:space="0" w:color="auto"/>
                        <w:left w:val="none" w:sz="0" w:space="0" w:color="auto"/>
                        <w:bottom w:val="none" w:sz="0" w:space="0" w:color="auto"/>
                        <w:right w:val="none" w:sz="0" w:space="0" w:color="auto"/>
                      </w:divBdr>
                    </w:div>
                    <w:div w:id="540678580">
                      <w:marLeft w:val="0"/>
                      <w:marRight w:val="0"/>
                      <w:marTop w:val="0"/>
                      <w:marBottom w:val="0"/>
                      <w:divBdr>
                        <w:top w:val="none" w:sz="0" w:space="0" w:color="auto"/>
                        <w:left w:val="none" w:sz="0" w:space="0" w:color="auto"/>
                        <w:bottom w:val="none" w:sz="0" w:space="0" w:color="auto"/>
                        <w:right w:val="none" w:sz="0" w:space="0" w:color="auto"/>
                      </w:divBdr>
                    </w:div>
                    <w:div w:id="599728284">
                      <w:marLeft w:val="0"/>
                      <w:marRight w:val="0"/>
                      <w:marTop w:val="0"/>
                      <w:marBottom w:val="0"/>
                      <w:divBdr>
                        <w:top w:val="none" w:sz="0" w:space="0" w:color="auto"/>
                        <w:left w:val="none" w:sz="0" w:space="0" w:color="auto"/>
                        <w:bottom w:val="none" w:sz="0" w:space="0" w:color="auto"/>
                        <w:right w:val="none" w:sz="0" w:space="0" w:color="auto"/>
                      </w:divBdr>
                    </w:div>
                    <w:div w:id="218445460">
                      <w:marLeft w:val="0"/>
                      <w:marRight w:val="0"/>
                      <w:marTop w:val="0"/>
                      <w:marBottom w:val="0"/>
                      <w:divBdr>
                        <w:top w:val="none" w:sz="0" w:space="0" w:color="auto"/>
                        <w:left w:val="none" w:sz="0" w:space="0" w:color="auto"/>
                        <w:bottom w:val="none" w:sz="0" w:space="0" w:color="auto"/>
                        <w:right w:val="none" w:sz="0" w:space="0" w:color="auto"/>
                      </w:divBdr>
                    </w:div>
                    <w:div w:id="1771588624">
                      <w:marLeft w:val="0"/>
                      <w:marRight w:val="0"/>
                      <w:marTop w:val="0"/>
                      <w:marBottom w:val="0"/>
                      <w:divBdr>
                        <w:top w:val="none" w:sz="0" w:space="0" w:color="auto"/>
                        <w:left w:val="none" w:sz="0" w:space="0" w:color="auto"/>
                        <w:bottom w:val="none" w:sz="0" w:space="0" w:color="auto"/>
                        <w:right w:val="none" w:sz="0" w:space="0" w:color="auto"/>
                      </w:divBdr>
                    </w:div>
                    <w:div w:id="780339284">
                      <w:marLeft w:val="0"/>
                      <w:marRight w:val="0"/>
                      <w:marTop w:val="0"/>
                      <w:marBottom w:val="0"/>
                      <w:divBdr>
                        <w:top w:val="none" w:sz="0" w:space="0" w:color="auto"/>
                        <w:left w:val="none" w:sz="0" w:space="0" w:color="auto"/>
                        <w:bottom w:val="none" w:sz="0" w:space="0" w:color="auto"/>
                        <w:right w:val="none" w:sz="0" w:space="0" w:color="auto"/>
                      </w:divBdr>
                    </w:div>
                    <w:div w:id="84812850">
                      <w:marLeft w:val="0"/>
                      <w:marRight w:val="0"/>
                      <w:marTop w:val="0"/>
                      <w:marBottom w:val="0"/>
                      <w:divBdr>
                        <w:top w:val="none" w:sz="0" w:space="0" w:color="auto"/>
                        <w:left w:val="none" w:sz="0" w:space="0" w:color="auto"/>
                        <w:bottom w:val="none" w:sz="0" w:space="0" w:color="auto"/>
                        <w:right w:val="none" w:sz="0" w:space="0" w:color="auto"/>
                      </w:divBdr>
                    </w:div>
                    <w:div w:id="785542127">
                      <w:marLeft w:val="0"/>
                      <w:marRight w:val="0"/>
                      <w:marTop w:val="0"/>
                      <w:marBottom w:val="0"/>
                      <w:divBdr>
                        <w:top w:val="none" w:sz="0" w:space="0" w:color="auto"/>
                        <w:left w:val="none" w:sz="0" w:space="0" w:color="auto"/>
                        <w:bottom w:val="none" w:sz="0" w:space="0" w:color="auto"/>
                        <w:right w:val="none" w:sz="0" w:space="0" w:color="auto"/>
                      </w:divBdr>
                    </w:div>
                    <w:div w:id="1286690049">
                      <w:marLeft w:val="0"/>
                      <w:marRight w:val="0"/>
                      <w:marTop w:val="0"/>
                      <w:marBottom w:val="0"/>
                      <w:divBdr>
                        <w:top w:val="none" w:sz="0" w:space="0" w:color="auto"/>
                        <w:left w:val="none" w:sz="0" w:space="0" w:color="auto"/>
                        <w:bottom w:val="none" w:sz="0" w:space="0" w:color="auto"/>
                        <w:right w:val="none" w:sz="0" w:space="0" w:color="auto"/>
                      </w:divBdr>
                    </w:div>
                    <w:div w:id="135688541">
                      <w:marLeft w:val="0"/>
                      <w:marRight w:val="0"/>
                      <w:marTop w:val="0"/>
                      <w:marBottom w:val="0"/>
                      <w:divBdr>
                        <w:top w:val="none" w:sz="0" w:space="0" w:color="auto"/>
                        <w:left w:val="none" w:sz="0" w:space="0" w:color="auto"/>
                        <w:bottom w:val="none" w:sz="0" w:space="0" w:color="auto"/>
                        <w:right w:val="none" w:sz="0" w:space="0" w:color="auto"/>
                      </w:divBdr>
                    </w:div>
                    <w:div w:id="1020474563">
                      <w:marLeft w:val="0"/>
                      <w:marRight w:val="0"/>
                      <w:marTop w:val="0"/>
                      <w:marBottom w:val="0"/>
                      <w:divBdr>
                        <w:top w:val="none" w:sz="0" w:space="0" w:color="auto"/>
                        <w:left w:val="none" w:sz="0" w:space="0" w:color="auto"/>
                        <w:bottom w:val="none" w:sz="0" w:space="0" w:color="auto"/>
                        <w:right w:val="none" w:sz="0" w:space="0" w:color="auto"/>
                      </w:divBdr>
                    </w:div>
                    <w:div w:id="1685203840">
                      <w:marLeft w:val="0"/>
                      <w:marRight w:val="0"/>
                      <w:marTop w:val="0"/>
                      <w:marBottom w:val="0"/>
                      <w:divBdr>
                        <w:top w:val="none" w:sz="0" w:space="0" w:color="auto"/>
                        <w:left w:val="none" w:sz="0" w:space="0" w:color="auto"/>
                        <w:bottom w:val="none" w:sz="0" w:space="0" w:color="auto"/>
                        <w:right w:val="none" w:sz="0" w:space="0" w:color="auto"/>
                      </w:divBdr>
                    </w:div>
                  </w:divsChild>
                </w:div>
                <w:div w:id="567154179">
                  <w:marLeft w:val="0"/>
                  <w:marRight w:val="0"/>
                  <w:marTop w:val="0"/>
                  <w:marBottom w:val="0"/>
                  <w:divBdr>
                    <w:top w:val="none" w:sz="0" w:space="0" w:color="auto"/>
                    <w:left w:val="none" w:sz="0" w:space="0" w:color="auto"/>
                    <w:bottom w:val="none" w:sz="0" w:space="0" w:color="auto"/>
                    <w:right w:val="none" w:sz="0" w:space="0" w:color="auto"/>
                  </w:divBdr>
                  <w:divsChild>
                    <w:div w:id="240919492">
                      <w:marLeft w:val="0"/>
                      <w:marRight w:val="0"/>
                      <w:marTop w:val="0"/>
                      <w:marBottom w:val="0"/>
                      <w:divBdr>
                        <w:top w:val="none" w:sz="0" w:space="0" w:color="auto"/>
                        <w:left w:val="none" w:sz="0" w:space="0" w:color="auto"/>
                        <w:bottom w:val="none" w:sz="0" w:space="0" w:color="auto"/>
                        <w:right w:val="none" w:sz="0" w:space="0" w:color="auto"/>
                      </w:divBdr>
                    </w:div>
                  </w:divsChild>
                </w:div>
                <w:div w:id="79185108">
                  <w:marLeft w:val="0"/>
                  <w:marRight w:val="0"/>
                  <w:marTop w:val="0"/>
                  <w:marBottom w:val="0"/>
                  <w:divBdr>
                    <w:top w:val="none" w:sz="0" w:space="0" w:color="auto"/>
                    <w:left w:val="none" w:sz="0" w:space="0" w:color="auto"/>
                    <w:bottom w:val="none" w:sz="0" w:space="0" w:color="auto"/>
                    <w:right w:val="none" w:sz="0" w:space="0" w:color="auto"/>
                  </w:divBdr>
                  <w:divsChild>
                    <w:div w:id="299575295">
                      <w:marLeft w:val="0"/>
                      <w:marRight w:val="0"/>
                      <w:marTop w:val="0"/>
                      <w:marBottom w:val="0"/>
                      <w:divBdr>
                        <w:top w:val="none" w:sz="0" w:space="0" w:color="auto"/>
                        <w:left w:val="none" w:sz="0" w:space="0" w:color="auto"/>
                        <w:bottom w:val="none" w:sz="0" w:space="0" w:color="auto"/>
                        <w:right w:val="none" w:sz="0" w:space="0" w:color="auto"/>
                      </w:divBdr>
                    </w:div>
                  </w:divsChild>
                </w:div>
                <w:div w:id="1396271228">
                  <w:marLeft w:val="0"/>
                  <w:marRight w:val="0"/>
                  <w:marTop w:val="0"/>
                  <w:marBottom w:val="0"/>
                  <w:divBdr>
                    <w:top w:val="none" w:sz="0" w:space="0" w:color="auto"/>
                    <w:left w:val="none" w:sz="0" w:space="0" w:color="auto"/>
                    <w:bottom w:val="none" w:sz="0" w:space="0" w:color="auto"/>
                    <w:right w:val="none" w:sz="0" w:space="0" w:color="auto"/>
                  </w:divBdr>
                  <w:divsChild>
                    <w:div w:id="671176797">
                      <w:marLeft w:val="0"/>
                      <w:marRight w:val="0"/>
                      <w:marTop w:val="0"/>
                      <w:marBottom w:val="0"/>
                      <w:divBdr>
                        <w:top w:val="none" w:sz="0" w:space="0" w:color="auto"/>
                        <w:left w:val="none" w:sz="0" w:space="0" w:color="auto"/>
                        <w:bottom w:val="none" w:sz="0" w:space="0" w:color="auto"/>
                        <w:right w:val="none" w:sz="0" w:space="0" w:color="auto"/>
                      </w:divBdr>
                    </w:div>
                    <w:div w:id="263269709">
                      <w:marLeft w:val="0"/>
                      <w:marRight w:val="0"/>
                      <w:marTop w:val="0"/>
                      <w:marBottom w:val="0"/>
                      <w:divBdr>
                        <w:top w:val="none" w:sz="0" w:space="0" w:color="auto"/>
                        <w:left w:val="none" w:sz="0" w:space="0" w:color="auto"/>
                        <w:bottom w:val="none" w:sz="0" w:space="0" w:color="auto"/>
                        <w:right w:val="none" w:sz="0" w:space="0" w:color="auto"/>
                      </w:divBdr>
                    </w:div>
                    <w:div w:id="2027249221">
                      <w:marLeft w:val="0"/>
                      <w:marRight w:val="0"/>
                      <w:marTop w:val="0"/>
                      <w:marBottom w:val="0"/>
                      <w:divBdr>
                        <w:top w:val="none" w:sz="0" w:space="0" w:color="auto"/>
                        <w:left w:val="none" w:sz="0" w:space="0" w:color="auto"/>
                        <w:bottom w:val="none" w:sz="0" w:space="0" w:color="auto"/>
                        <w:right w:val="none" w:sz="0" w:space="0" w:color="auto"/>
                      </w:divBdr>
                    </w:div>
                    <w:div w:id="381095562">
                      <w:marLeft w:val="0"/>
                      <w:marRight w:val="0"/>
                      <w:marTop w:val="0"/>
                      <w:marBottom w:val="0"/>
                      <w:divBdr>
                        <w:top w:val="none" w:sz="0" w:space="0" w:color="auto"/>
                        <w:left w:val="none" w:sz="0" w:space="0" w:color="auto"/>
                        <w:bottom w:val="none" w:sz="0" w:space="0" w:color="auto"/>
                        <w:right w:val="none" w:sz="0" w:space="0" w:color="auto"/>
                      </w:divBdr>
                    </w:div>
                    <w:div w:id="1493836851">
                      <w:marLeft w:val="0"/>
                      <w:marRight w:val="0"/>
                      <w:marTop w:val="0"/>
                      <w:marBottom w:val="0"/>
                      <w:divBdr>
                        <w:top w:val="none" w:sz="0" w:space="0" w:color="auto"/>
                        <w:left w:val="none" w:sz="0" w:space="0" w:color="auto"/>
                        <w:bottom w:val="none" w:sz="0" w:space="0" w:color="auto"/>
                        <w:right w:val="none" w:sz="0" w:space="0" w:color="auto"/>
                      </w:divBdr>
                    </w:div>
                  </w:divsChild>
                </w:div>
                <w:div w:id="1100683858">
                  <w:marLeft w:val="0"/>
                  <w:marRight w:val="0"/>
                  <w:marTop w:val="0"/>
                  <w:marBottom w:val="0"/>
                  <w:divBdr>
                    <w:top w:val="none" w:sz="0" w:space="0" w:color="auto"/>
                    <w:left w:val="none" w:sz="0" w:space="0" w:color="auto"/>
                    <w:bottom w:val="none" w:sz="0" w:space="0" w:color="auto"/>
                    <w:right w:val="none" w:sz="0" w:space="0" w:color="auto"/>
                  </w:divBdr>
                  <w:divsChild>
                    <w:div w:id="1970435148">
                      <w:marLeft w:val="0"/>
                      <w:marRight w:val="0"/>
                      <w:marTop w:val="0"/>
                      <w:marBottom w:val="0"/>
                      <w:divBdr>
                        <w:top w:val="none" w:sz="0" w:space="0" w:color="auto"/>
                        <w:left w:val="none" w:sz="0" w:space="0" w:color="auto"/>
                        <w:bottom w:val="none" w:sz="0" w:space="0" w:color="auto"/>
                        <w:right w:val="none" w:sz="0" w:space="0" w:color="auto"/>
                      </w:divBdr>
                    </w:div>
                  </w:divsChild>
                </w:div>
                <w:div w:id="1729106638">
                  <w:marLeft w:val="0"/>
                  <w:marRight w:val="0"/>
                  <w:marTop w:val="0"/>
                  <w:marBottom w:val="0"/>
                  <w:divBdr>
                    <w:top w:val="none" w:sz="0" w:space="0" w:color="auto"/>
                    <w:left w:val="none" w:sz="0" w:space="0" w:color="auto"/>
                    <w:bottom w:val="none" w:sz="0" w:space="0" w:color="auto"/>
                    <w:right w:val="none" w:sz="0" w:space="0" w:color="auto"/>
                  </w:divBdr>
                  <w:divsChild>
                    <w:div w:id="1122501291">
                      <w:marLeft w:val="0"/>
                      <w:marRight w:val="0"/>
                      <w:marTop w:val="0"/>
                      <w:marBottom w:val="0"/>
                      <w:divBdr>
                        <w:top w:val="none" w:sz="0" w:space="0" w:color="auto"/>
                        <w:left w:val="none" w:sz="0" w:space="0" w:color="auto"/>
                        <w:bottom w:val="none" w:sz="0" w:space="0" w:color="auto"/>
                        <w:right w:val="none" w:sz="0" w:space="0" w:color="auto"/>
                      </w:divBdr>
                    </w:div>
                  </w:divsChild>
                </w:div>
                <w:div w:id="329262745">
                  <w:marLeft w:val="0"/>
                  <w:marRight w:val="0"/>
                  <w:marTop w:val="0"/>
                  <w:marBottom w:val="0"/>
                  <w:divBdr>
                    <w:top w:val="none" w:sz="0" w:space="0" w:color="auto"/>
                    <w:left w:val="none" w:sz="0" w:space="0" w:color="auto"/>
                    <w:bottom w:val="none" w:sz="0" w:space="0" w:color="auto"/>
                    <w:right w:val="none" w:sz="0" w:space="0" w:color="auto"/>
                  </w:divBdr>
                  <w:divsChild>
                    <w:div w:id="85150900">
                      <w:marLeft w:val="0"/>
                      <w:marRight w:val="0"/>
                      <w:marTop w:val="0"/>
                      <w:marBottom w:val="0"/>
                      <w:divBdr>
                        <w:top w:val="none" w:sz="0" w:space="0" w:color="auto"/>
                        <w:left w:val="none" w:sz="0" w:space="0" w:color="auto"/>
                        <w:bottom w:val="none" w:sz="0" w:space="0" w:color="auto"/>
                        <w:right w:val="none" w:sz="0" w:space="0" w:color="auto"/>
                      </w:divBdr>
                    </w:div>
                    <w:div w:id="691490520">
                      <w:marLeft w:val="0"/>
                      <w:marRight w:val="0"/>
                      <w:marTop w:val="0"/>
                      <w:marBottom w:val="0"/>
                      <w:divBdr>
                        <w:top w:val="none" w:sz="0" w:space="0" w:color="auto"/>
                        <w:left w:val="none" w:sz="0" w:space="0" w:color="auto"/>
                        <w:bottom w:val="none" w:sz="0" w:space="0" w:color="auto"/>
                        <w:right w:val="none" w:sz="0" w:space="0" w:color="auto"/>
                      </w:divBdr>
                    </w:div>
                    <w:div w:id="1300526262">
                      <w:marLeft w:val="0"/>
                      <w:marRight w:val="0"/>
                      <w:marTop w:val="0"/>
                      <w:marBottom w:val="0"/>
                      <w:divBdr>
                        <w:top w:val="none" w:sz="0" w:space="0" w:color="auto"/>
                        <w:left w:val="none" w:sz="0" w:space="0" w:color="auto"/>
                        <w:bottom w:val="none" w:sz="0" w:space="0" w:color="auto"/>
                        <w:right w:val="none" w:sz="0" w:space="0" w:color="auto"/>
                      </w:divBdr>
                    </w:div>
                    <w:div w:id="528687484">
                      <w:marLeft w:val="0"/>
                      <w:marRight w:val="0"/>
                      <w:marTop w:val="0"/>
                      <w:marBottom w:val="0"/>
                      <w:divBdr>
                        <w:top w:val="none" w:sz="0" w:space="0" w:color="auto"/>
                        <w:left w:val="none" w:sz="0" w:space="0" w:color="auto"/>
                        <w:bottom w:val="none" w:sz="0" w:space="0" w:color="auto"/>
                        <w:right w:val="none" w:sz="0" w:space="0" w:color="auto"/>
                      </w:divBdr>
                    </w:div>
                    <w:div w:id="420758046">
                      <w:marLeft w:val="0"/>
                      <w:marRight w:val="0"/>
                      <w:marTop w:val="0"/>
                      <w:marBottom w:val="0"/>
                      <w:divBdr>
                        <w:top w:val="none" w:sz="0" w:space="0" w:color="auto"/>
                        <w:left w:val="none" w:sz="0" w:space="0" w:color="auto"/>
                        <w:bottom w:val="none" w:sz="0" w:space="0" w:color="auto"/>
                        <w:right w:val="none" w:sz="0" w:space="0" w:color="auto"/>
                      </w:divBdr>
                    </w:div>
                    <w:div w:id="410589495">
                      <w:marLeft w:val="0"/>
                      <w:marRight w:val="0"/>
                      <w:marTop w:val="0"/>
                      <w:marBottom w:val="0"/>
                      <w:divBdr>
                        <w:top w:val="none" w:sz="0" w:space="0" w:color="auto"/>
                        <w:left w:val="none" w:sz="0" w:space="0" w:color="auto"/>
                        <w:bottom w:val="none" w:sz="0" w:space="0" w:color="auto"/>
                        <w:right w:val="none" w:sz="0" w:space="0" w:color="auto"/>
                      </w:divBdr>
                    </w:div>
                    <w:div w:id="1624772955">
                      <w:marLeft w:val="0"/>
                      <w:marRight w:val="0"/>
                      <w:marTop w:val="0"/>
                      <w:marBottom w:val="0"/>
                      <w:divBdr>
                        <w:top w:val="none" w:sz="0" w:space="0" w:color="auto"/>
                        <w:left w:val="none" w:sz="0" w:space="0" w:color="auto"/>
                        <w:bottom w:val="none" w:sz="0" w:space="0" w:color="auto"/>
                        <w:right w:val="none" w:sz="0" w:space="0" w:color="auto"/>
                      </w:divBdr>
                    </w:div>
                    <w:div w:id="1774666487">
                      <w:marLeft w:val="0"/>
                      <w:marRight w:val="0"/>
                      <w:marTop w:val="0"/>
                      <w:marBottom w:val="0"/>
                      <w:divBdr>
                        <w:top w:val="none" w:sz="0" w:space="0" w:color="auto"/>
                        <w:left w:val="none" w:sz="0" w:space="0" w:color="auto"/>
                        <w:bottom w:val="none" w:sz="0" w:space="0" w:color="auto"/>
                        <w:right w:val="none" w:sz="0" w:space="0" w:color="auto"/>
                      </w:divBdr>
                    </w:div>
                    <w:div w:id="982000990">
                      <w:marLeft w:val="0"/>
                      <w:marRight w:val="0"/>
                      <w:marTop w:val="0"/>
                      <w:marBottom w:val="0"/>
                      <w:divBdr>
                        <w:top w:val="none" w:sz="0" w:space="0" w:color="auto"/>
                        <w:left w:val="none" w:sz="0" w:space="0" w:color="auto"/>
                        <w:bottom w:val="none" w:sz="0" w:space="0" w:color="auto"/>
                        <w:right w:val="none" w:sz="0" w:space="0" w:color="auto"/>
                      </w:divBdr>
                    </w:div>
                    <w:div w:id="600063464">
                      <w:marLeft w:val="0"/>
                      <w:marRight w:val="0"/>
                      <w:marTop w:val="0"/>
                      <w:marBottom w:val="0"/>
                      <w:divBdr>
                        <w:top w:val="none" w:sz="0" w:space="0" w:color="auto"/>
                        <w:left w:val="none" w:sz="0" w:space="0" w:color="auto"/>
                        <w:bottom w:val="none" w:sz="0" w:space="0" w:color="auto"/>
                        <w:right w:val="none" w:sz="0" w:space="0" w:color="auto"/>
                      </w:divBdr>
                    </w:div>
                  </w:divsChild>
                </w:div>
                <w:div w:id="1155300048">
                  <w:marLeft w:val="0"/>
                  <w:marRight w:val="0"/>
                  <w:marTop w:val="0"/>
                  <w:marBottom w:val="0"/>
                  <w:divBdr>
                    <w:top w:val="none" w:sz="0" w:space="0" w:color="auto"/>
                    <w:left w:val="none" w:sz="0" w:space="0" w:color="auto"/>
                    <w:bottom w:val="none" w:sz="0" w:space="0" w:color="auto"/>
                    <w:right w:val="none" w:sz="0" w:space="0" w:color="auto"/>
                  </w:divBdr>
                  <w:divsChild>
                    <w:div w:id="1438452698">
                      <w:marLeft w:val="0"/>
                      <w:marRight w:val="0"/>
                      <w:marTop w:val="0"/>
                      <w:marBottom w:val="0"/>
                      <w:divBdr>
                        <w:top w:val="none" w:sz="0" w:space="0" w:color="auto"/>
                        <w:left w:val="none" w:sz="0" w:space="0" w:color="auto"/>
                        <w:bottom w:val="none" w:sz="0" w:space="0" w:color="auto"/>
                        <w:right w:val="none" w:sz="0" w:space="0" w:color="auto"/>
                      </w:divBdr>
                    </w:div>
                  </w:divsChild>
                </w:div>
                <w:div w:id="1171412292">
                  <w:marLeft w:val="0"/>
                  <w:marRight w:val="0"/>
                  <w:marTop w:val="0"/>
                  <w:marBottom w:val="0"/>
                  <w:divBdr>
                    <w:top w:val="none" w:sz="0" w:space="0" w:color="auto"/>
                    <w:left w:val="none" w:sz="0" w:space="0" w:color="auto"/>
                    <w:bottom w:val="none" w:sz="0" w:space="0" w:color="auto"/>
                    <w:right w:val="none" w:sz="0" w:space="0" w:color="auto"/>
                  </w:divBdr>
                  <w:divsChild>
                    <w:div w:id="914247173">
                      <w:marLeft w:val="0"/>
                      <w:marRight w:val="0"/>
                      <w:marTop w:val="0"/>
                      <w:marBottom w:val="0"/>
                      <w:divBdr>
                        <w:top w:val="none" w:sz="0" w:space="0" w:color="auto"/>
                        <w:left w:val="none" w:sz="0" w:space="0" w:color="auto"/>
                        <w:bottom w:val="none" w:sz="0" w:space="0" w:color="auto"/>
                        <w:right w:val="none" w:sz="0" w:space="0" w:color="auto"/>
                      </w:divBdr>
                    </w:div>
                  </w:divsChild>
                </w:div>
                <w:div w:id="1465080962">
                  <w:marLeft w:val="0"/>
                  <w:marRight w:val="0"/>
                  <w:marTop w:val="0"/>
                  <w:marBottom w:val="0"/>
                  <w:divBdr>
                    <w:top w:val="none" w:sz="0" w:space="0" w:color="auto"/>
                    <w:left w:val="none" w:sz="0" w:space="0" w:color="auto"/>
                    <w:bottom w:val="none" w:sz="0" w:space="0" w:color="auto"/>
                    <w:right w:val="none" w:sz="0" w:space="0" w:color="auto"/>
                  </w:divBdr>
                  <w:divsChild>
                    <w:div w:id="942422856">
                      <w:marLeft w:val="0"/>
                      <w:marRight w:val="0"/>
                      <w:marTop w:val="0"/>
                      <w:marBottom w:val="0"/>
                      <w:divBdr>
                        <w:top w:val="none" w:sz="0" w:space="0" w:color="auto"/>
                        <w:left w:val="none" w:sz="0" w:space="0" w:color="auto"/>
                        <w:bottom w:val="none" w:sz="0" w:space="0" w:color="auto"/>
                        <w:right w:val="none" w:sz="0" w:space="0" w:color="auto"/>
                      </w:divBdr>
                    </w:div>
                    <w:div w:id="1562597917">
                      <w:marLeft w:val="0"/>
                      <w:marRight w:val="0"/>
                      <w:marTop w:val="0"/>
                      <w:marBottom w:val="0"/>
                      <w:divBdr>
                        <w:top w:val="none" w:sz="0" w:space="0" w:color="auto"/>
                        <w:left w:val="none" w:sz="0" w:space="0" w:color="auto"/>
                        <w:bottom w:val="none" w:sz="0" w:space="0" w:color="auto"/>
                        <w:right w:val="none" w:sz="0" w:space="0" w:color="auto"/>
                      </w:divBdr>
                    </w:div>
                    <w:div w:id="709376846">
                      <w:marLeft w:val="0"/>
                      <w:marRight w:val="0"/>
                      <w:marTop w:val="0"/>
                      <w:marBottom w:val="0"/>
                      <w:divBdr>
                        <w:top w:val="none" w:sz="0" w:space="0" w:color="auto"/>
                        <w:left w:val="none" w:sz="0" w:space="0" w:color="auto"/>
                        <w:bottom w:val="none" w:sz="0" w:space="0" w:color="auto"/>
                        <w:right w:val="none" w:sz="0" w:space="0" w:color="auto"/>
                      </w:divBdr>
                    </w:div>
                    <w:div w:id="1260913474">
                      <w:marLeft w:val="0"/>
                      <w:marRight w:val="0"/>
                      <w:marTop w:val="0"/>
                      <w:marBottom w:val="0"/>
                      <w:divBdr>
                        <w:top w:val="none" w:sz="0" w:space="0" w:color="auto"/>
                        <w:left w:val="none" w:sz="0" w:space="0" w:color="auto"/>
                        <w:bottom w:val="none" w:sz="0" w:space="0" w:color="auto"/>
                        <w:right w:val="none" w:sz="0" w:space="0" w:color="auto"/>
                      </w:divBdr>
                    </w:div>
                    <w:div w:id="1950627835">
                      <w:marLeft w:val="0"/>
                      <w:marRight w:val="0"/>
                      <w:marTop w:val="0"/>
                      <w:marBottom w:val="0"/>
                      <w:divBdr>
                        <w:top w:val="none" w:sz="0" w:space="0" w:color="auto"/>
                        <w:left w:val="none" w:sz="0" w:space="0" w:color="auto"/>
                        <w:bottom w:val="none" w:sz="0" w:space="0" w:color="auto"/>
                        <w:right w:val="none" w:sz="0" w:space="0" w:color="auto"/>
                      </w:divBdr>
                    </w:div>
                    <w:div w:id="869728605">
                      <w:marLeft w:val="0"/>
                      <w:marRight w:val="0"/>
                      <w:marTop w:val="0"/>
                      <w:marBottom w:val="0"/>
                      <w:divBdr>
                        <w:top w:val="none" w:sz="0" w:space="0" w:color="auto"/>
                        <w:left w:val="none" w:sz="0" w:space="0" w:color="auto"/>
                        <w:bottom w:val="none" w:sz="0" w:space="0" w:color="auto"/>
                        <w:right w:val="none" w:sz="0" w:space="0" w:color="auto"/>
                      </w:divBdr>
                    </w:div>
                  </w:divsChild>
                </w:div>
                <w:div w:id="1247836971">
                  <w:marLeft w:val="0"/>
                  <w:marRight w:val="0"/>
                  <w:marTop w:val="0"/>
                  <w:marBottom w:val="0"/>
                  <w:divBdr>
                    <w:top w:val="none" w:sz="0" w:space="0" w:color="auto"/>
                    <w:left w:val="none" w:sz="0" w:space="0" w:color="auto"/>
                    <w:bottom w:val="none" w:sz="0" w:space="0" w:color="auto"/>
                    <w:right w:val="none" w:sz="0" w:space="0" w:color="auto"/>
                  </w:divBdr>
                  <w:divsChild>
                    <w:div w:id="7220536">
                      <w:marLeft w:val="0"/>
                      <w:marRight w:val="0"/>
                      <w:marTop w:val="0"/>
                      <w:marBottom w:val="0"/>
                      <w:divBdr>
                        <w:top w:val="none" w:sz="0" w:space="0" w:color="auto"/>
                        <w:left w:val="none" w:sz="0" w:space="0" w:color="auto"/>
                        <w:bottom w:val="none" w:sz="0" w:space="0" w:color="auto"/>
                        <w:right w:val="none" w:sz="0" w:space="0" w:color="auto"/>
                      </w:divBdr>
                    </w:div>
                  </w:divsChild>
                </w:div>
                <w:div w:id="1913276350">
                  <w:marLeft w:val="0"/>
                  <w:marRight w:val="0"/>
                  <w:marTop w:val="0"/>
                  <w:marBottom w:val="0"/>
                  <w:divBdr>
                    <w:top w:val="none" w:sz="0" w:space="0" w:color="auto"/>
                    <w:left w:val="none" w:sz="0" w:space="0" w:color="auto"/>
                    <w:bottom w:val="none" w:sz="0" w:space="0" w:color="auto"/>
                    <w:right w:val="none" w:sz="0" w:space="0" w:color="auto"/>
                  </w:divBdr>
                  <w:divsChild>
                    <w:div w:id="1261328173">
                      <w:marLeft w:val="0"/>
                      <w:marRight w:val="0"/>
                      <w:marTop w:val="0"/>
                      <w:marBottom w:val="0"/>
                      <w:divBdr>
                        <w:top w:val="none" w:sz="0" w:space="0" w:color="auto"/>
                        <w:left w:val="none" w:sz="0" w:space="0" w:color="auto"/>
                        <w:bottom w:val="none" w:sz="0" w:space="0" w:color="auto"/>
                        <w:right w:val="none" w:sz="0" w:space="0" w:color="auto"/>
                      </w:divBdr>
                    </w:div>
                  </w:divsChild>
                </w:div>
                <w:div w:id="1775634097">
                  <w:marLeft w:val="0"/>
                  <w:marRight w:val="0"/>
                  <w:marTop w:val="0"/>
                  <w:marBottom w:val="0"/>
                  <w:divBdr>
                    <w:top w:val="none" w:sz="0" w:space="0" w:color="auto"/>
                    <w:left w:val="none" w:sz="0" w:space="0" w:color="auto"/>
                    <w:bottom w:val="none" w:sz="0" w:space="0" w:color="auto"/>
                    <w:right w:val="none" w:sz="0" w:space="0" w:color="auto"/>
                  </w:divBdr>
                  <w:divsChild>
                    <w:div w:id="1737896735">
                      <w:marLeft w:val="0"/>
                      <w:marRight w:val="0"/>
                      <w:marTop w:val="0"/>
                      <w:marBottom w:val="0"/>
                      <w:divBdr>
                        <w:top w:val="none" w:sz="0" w:space="0" w:color="auto"/>
                        <w:left w:val="none" w:sz="0" w:space="0" w:color="auto"/>
                        <w:bottom w:val="none" w:sz="0" w:space="0" w:color="auto"/>
                        <w:right w:val="none" w:sz="0" w:space="0" w:color="auto"/>
                      </w:divBdr>
                    </w:div>
                    <w:div w:id="1288707631">
                      <w:marLeft w:val="0"/>
                      <w:marRight w:val="0"/>
                      <w:marTop w:val="0"/>
                      <w:marBottom w:val="0"/>
                      <w:divBdr>
                        <w:top w:val="none" w:sz="0" w:space="0" w:color="auto"/>
                        <w:left w:val="none" w:sz="0" w:space="0" w:color="auto"/>
                        <w:bottom w:val="none" w:sz="0" w:space="0" w:color="auto"/>
                        <w:right w:val="none" w:sz="0" w:space="0" w:color="auto"/>
                      </w:divBdr>
                    </w:div>
                    <w:div w:id="1920820474">
                      <w:marLeft w:val="0"/>
                      <w:marRight w:val="0"/>
                      <w:marTop w:val="0"/>
                      <w:marBottom w:val="0"/>
                      <w:divBdr>
                        <w:top w:val="none" w:sz="0" w:space="0" w:color="auto"/>
                        <w:left w:val="none" w:sz="0" w:space="0" w:color="auto"/>
                        <w:bottom w:val="none" w:sz="0" w:space="0" w:color="auto"/>
                        <w:right w:val="none" w:sz="0" w:space="0" w:color="auto"/>
                      </w:divBdr>
                    </w:div>
                    <w:div w:id="1296453051">
                      <w:marLeft w:val="0"/>
                      <w:marRight w:val="0"/>
                      <w:marTop w:val="0"/>
                      <w:marBottom w:val="0"/>
                      <w:divBdr>
                        <w:top w:val="none" w:sz="0" w:space="0" w:color="auto"/>
                        <w:left w:val="none" w:sz="0" w:space="0" w:color="auto"/>
                        <w:bottom w:val="none" w:sz="0" w:space="0" w:color="auto"/>
                        <w:right w:val="none" w:sz="0" w:space="0" w:color="auto"/>
                      </w:divBdr>
                    </w:div>
                    <w:div w:id="604308320">
                      <w:marLeft w:val="0"/>
                      <w:marRight w:val="0"/>
                      <w:marTop w:val="0"/>
                      <w:marBottom w:val="0"/>
                      <w:divBdr>
                        <w:top w:val="none" w:sz="0" w:space="0" w:color="auto"/>
                        <w:left w:val="none" w:sz="0" w:space="0" w:color="auto"/>
                        <w:bottom w:val="none" w:sz="0" w:space="0" w:color="auto"/>
                        <w:right w:val="none" w:sz="0" w:space="0" w:color="auto"/>
                      </w:divBdr>
                    </w:div>
                    <w:div w:id="259871571">
                      <w:marLeft w:val="0"/>
                      <w:marRight w:val="0"/>
                      <w:marTop w:val="0"/>
                      <w:marBottom w:val="0"/>
                      <w:divBdr>
                        <w:top w:val="none" w:sz="0" w:space="0" w:color="auto"/>
                        <w:left w:val="none" w:sz="0" w:space="0" w:color="auto"/>
                        <w:bottom w:val="none" w:sz="0" w:space="0" w:color="auto"/>
                        <w:right w:val="none" w:sz="0" w:space="0" w:color="auto"/>
                      </w:divBdr>
                    </w:div>
                    <w:div w:id="684358785">
                      <w:marLeft w:val="0"/>
                      <w:marRight w:val="0"/>
                      <w:marTop w:val="0"/>
                      <w:marBottom w:val="0"/>
                      <w:divBdr>
                        <w:top w:val="none" w:sz="0" w:space="0" w:color="auto"/>
                        <w:left w:val="none" w:sz="0" w:space="0" w:color="auto"/>
                        <w:bottom w:val="none" w:sz="0" w:space="0" w:color="auto"/>
                        <w:right w:val="none" w:sz="0" w:space="0" w:color="auto"/>
                      </w:divBdr>
                    </w:div>
                    <w:div w:id="1323708">
                      <w:marLeft w:val="0"/>
                      <w:marRight w:val="0"/>
                      <w:marTop w:val="0"/>
                      <w:marBottom w:val="0"/>
                      <w:divBdr>
                        <w:top w:val="none" w:sz="0" w:space="0" w:color="auto"/>
                        <w:left w:val="none" w:sz="0" w:space="0" w:color="auto"/>
                        <w:bottom w:val="none" w:sz="0" w:space="0" w:color="auto"/>
                        <w:right w:val="none" w:sz="0" w:space="0" w:color="auto"/>
                      </w:divBdr>
                    </w:div>
                    <w:div w:id="1968271090">
                      <w:marLeft w:val="0"/>
                      <w:marRight w:val="0"/>
                      <w:marTop w:val="0"/>
                      <w:marBottom w:val="0"/>
                      <w:divBdr>
                        <w:top w:val="none" w:sz="0" w:space="0" w:color="auto"/>
                        <w:left w:val="none" w:sz="0" w:space="0" w:color="auto"/>
                        <w:bottom w:val="none" w:sz="0" w:space="0" w:color="auto"/>
                        <w:right w:val="none" w:sz="0" w:space="0" w:color="auto"/>
                      </w:divBdr>
                    </w:div>
                  </w:divsChild>
                </w:div>
                <w:div w:id="1566140557">
                  <w:marLeft w:val="0"/>
                  <w:marRight w:val="0"/>
                  <w:marTop w:val="0"/>
                  <w:marBottom w:val="0"/>
                  <w:divBdr>
                    <w:top w:val="none" w:sz="0" w:space="0" w:color="auto"/>
                    <w:left w:val="none" w:sz="0" w:space="0" w:color="auto"/>
                    <w:bottom w:val="none" w:sz="0" w:space="0" w:color="auto"/>
                    <w:right w:val="none" w:sz="0" w:space="0" w:color="auto"/>
                  </w:divBdr>
                  <w:divsChild>
                    <w:div w:id="1164122696">
                      <w:marLeft w:val="0"/>
                      <w:marRight w:val="0"/>
                      <w:marTop w:val="0"/>
                      <w:marBottom w:val="0"/>
                      <w:divBdr>
                        <w:top w:val="none" w:sz="0" w:space="0" w:color="auto"/>
                        <w:left w:val="none" w:sz="0" w:space="0" w:color="auto"/>
                        <w:bottom w:val="none" w:sz="0" w:space="0" w:color="auto"/>
                        <w:right w:val="none" w:sz="0" w:space="0" w:color="auto"/>
                      </w:divBdr>
                    </w:div>
                  </w:divsChild>
                </w:div>
                <w:div w:id="1711609825">
                  <w:marLeft w:val="0"/>
                  <w:marRight w:val="0"/>
                  <w:marTop w:val="0"/>
                  <w:marBottom w:val="0"/>
                  <w:divBdr>
                    <w:top w:val="none" w:sz="0" w:space="0" w:color="auto"/>
                    <w:left w:val="none" w:sz="0" w:space="0" w:color="auto"/>
                    <w:bottom w:val="none" w:sz="0" w:space="0" w:color="auto"/>
                    <w:right w:val="none" w:sz="0" w:space="0" w:color="auto"/>
                  </w:divBdr>
                  <w:divsChild>
                    <w:div w:id="487476929">
                      <w:marLeft w:val="0"/>
                      <w:marRight w:val="0"/>
                      <w:marTop w:val="0"/>
                      <w:marBottom w:val="0"/>
                      <w:divBdr>
                        <w:top w:val="none" w:sz="0" w:space="0" w:color="auto"/>
                        <w:left w:val="none" w:sz="0" w:space="0" w:color="auto"/>
                        <w:bottom w:val="none" w:sz="0" w:space="0" w:color="auto"/>
                        <w:right w:val="none" w:sz="0" w:space="0" w:color="auto"/>
                      </w:divBdr>
                    </w:div>
                  </w:divsChild>
                </w:div>
                <w:div w:id="1949459690">
                  <w:marLeft w:val="0"/>
                  <w:marRight w:val="0"/>
                  <w:marTop w:val="0"/>
                  <w:marBottom w:val="0"/>
                  <w:divBdr>
                    <w:top w:val="none" w:sz="0" w:space="0" w:color="auto"/>
                    <w:left w:val="none" w:sz="0" w:space="0" w:color="auto"/>
                    <w:bottom w:val="none" w:sz="0" w:space="0" w:color="auto"/>
                    <w:right w:val="none" w:sz="0" w:space="0" w:color="auto"/>
                  </w:divBdr>
                  <w:divsChild>
                    <w:div w:id="473066885">
                      <w:marLeft w:val="0"/>
                      <w:marRight w:val="0"/>
                      <w:marTop w:val="0"/>
                      <w:marBottom w:val="0"/>
                      <w:divBdr>
                        <w:top w:val="none" w:sz="0" w:space="0" w:color="auto"/>
                        <w:left w:val="none" w:sz="0" w:space="0" w:color="auto"/>
                        <w:bottom w:val="none" w:sz="0" w:space="0" w:color="auto"/>
                        <w:right w:val="none" w:sz="0" w:space="0" w:color="auto"/>
                      </w:divBdr>
                    </w:div>
                    <w:div w:id="774403694">
                      <w:marLeft w:val="0"/>
                      <w:marRight w:val="0"/>
                      <w:marTop w:val="0"/>
                      <w:marBottom w:val="0"/>
                      <w:divBdr>
                        <w:top w:val="none" w:sz="0" w:space="0" w:color="auto"/>
                        <w:left w:val="none" w:sz="0" w:space="0" w:color="auto"/>
                        <w:bottom w:val="none" w:sz="0" w:space="0" w:color="auto"/>
                        <w:right w:val="none" w:sz="0" w:space="0" w:color="auto"/>
                      </w:divBdr>
                    </w:div>
                    <w:div w:id="2082872496">
                      <w:marLeft w:val="0"/>
                      <w:marRight w:val="0"/>
                      <w:marTop w:val="0"/>
                      <w:marBottom w:val="0"/>
                      <w:divBdr>
                        <w:top w:val="none" w:sz="0" w:space="0" w:color="auto"/>
                        <w:left w:val="none" w:sz="0" w:space="0" w:color="auto"/>
                        <w:bottom w:val="none" w:sz="0" w:space="0" w:color="auto"/>
                        <w:right w:val="none" w:sz="0" w:space="0" w:color="auto"/>
                      </w:divBdr>
                    </w:div>
                    <w:div w:id="199249634">
                      <w:marLeft w:val="0"/>
                      <w:marRight w:val="0"/>
                      <w:marTop w:val="0"/>
                      <w:marBottom w:val="0"/>
                      <w:divBdr>
                        <w:top w:val="none" w:sz="0" w:space="0" w:color="auto"/>
                        <w:left w:val="none" w:sz="0" w:space="0" w:color="auto"/>
                        <w:bottom w:val="none" w:sz="0" w:space="0" w:color="auto"/>
                        <w:right w:val="none" w:sz="0" w:space="0" w:color="auto"/>
                      </w:divBdr>
                    </w:div>
                    <w:div w:id="1103384588">
                      <w:marLeft w:val="0"/>
                      <w:marRight w:val="0"/>
                      <w:marTop w:val="0"/>
                      <w:marBottom w:val="0"/>
                      <w:divBdr>
                        <w:top w:val="none" w:sz="0" w:space="0" w:color="auto"/>
                        <w:left w:val="none" w:sz="0" w:space="0" w:color="auto"/>
                        <w:bottom w:val="none" w:sz="0" w:space="0" w:color="auto"/>
                        <w:right w:val="none" w:sz="0" w:space="0" w:color="auto"/>
                      </w:divBdr>
                    </w:div>
                    <w:div w:id="44840893">
                      <w:marLeft w:val="0"/>
                      <w:marRight w:val="0"/>
                      <w:marTop w:val="0"/>
                      <w:marBottom w:val="0"/>
                      <w:divBdr>
                        <w:top w:val="none" w:sz="0" w:space="0" w:color="auto"/>
                        <w:left w:val="none" w:sz="0" w:space="0" w:color="auto"/>
                        <w:bottom w:val="none" w:sz="0" w:space="0" w:color="auto"/>
                        <w:right w:val="none" w:sz="0" w:space="0" w:color="auto"/>
                      </w:divBdr>
                    </w:div>
                  </w:divsChild>
                </w:div>
                <w:div w:id="924194985">
                  <w:marLeft w:val="0"/>
                  <w:marRight w:val="0"/>
                  <w:marTop w:val="0"/>
                  <w:marBottom w:val="0"/>
                  <w:divBdr>
                    <w:top w:val="none" w:sz="0" w:space="0" w:color="auto"/>
                    <w:left w:val="none" w:sz="0" w:space="0" w:color="auto"/>
                    <w:bottom w:val="none" w:sz="0" w:space="0" w:color="auto"/>
                    <w:right w:val="none" w:sz="0" w:space="0" w:color="auto"/>
                  </w:divBdr>
                  <w:divsChild>
                    <w:div w:id="155657900">
                      <w:marLeft w:val="0"/>
                      <w:marRight w:val="0"/>
                      <w:marTop w:val="0"/>
                      <w:marBottom w:val="0"/>
                      <w:divBdr>
                        <w:top w:val="none" w:sz="0" w:space="0" w:color="auto"/>
                        <w:left w:val="none" w:sz="0" w:space="0" w:color="auto"/>
                        <w:bottom w:val="none" w:sz="0" w:space="0" w:color="auto"/>
                        <w:right w:val="none" w:sz="0" w:space="0" w:color="auto"/>
                      </w:divBdr>
                    </w:div>
                  </w:divsChild>
                </w:div>
                <w:div w:id="2029327167">
                  <w:marLeft w:val="0"/>
                  <w:marRight w:val="0"/>
                  <w:marTop w:val="0"/>
                  <w:marBottom w:val="0"/>
                  <w:divBdr>
                    <w:top w:val="none" w:sz="0" w:space="0" w:color="auto"/>
                    <w:left w:val="none" w:sz="0" w:space="0" w:color="auto"/>
                    <w:bottom w:val="none" w:sz="0" w:space="0" w:color="auto"/>
                    <w:right w:val="none" w:sz="0" w:space="0" w:color="auto"/>
                  </w:divBdr>
                  <w:divsChild>
                    <w:div w:id="681469065">
                      <w:marLeft w:val="0"/>
                      <w:marRight w:val="0"/>
                      <w:marTop w:val="0"/>
                      <w:marBottom w:val="0"/>
                      <w:divBdr>
                        <w:top w:val="none" w:sz="0" w:space="0" w:color="auto"/>
                        <w:left w:val="none" w:sz="0" w:space="0" w:color="auto"/>
                        <w:bottom w:val="none" w:sz="0" w:space="0" w:color="auto"/>
                        <w:right w:val="none" w:sz="0" w:space="0" w:color="auto"/>
                      </w:divBdr>
                    </w:div>
                  </w:divsChild>
                </w:div>
                <w:div w:id="184249382">
                  <w:marLeft w:val="0"/>
                  <w:marRight w:val="0"/>
                  <w:marTop w:val="0"/>
                  <w:marBottom w:val="0"/>
                  <w:divBdr>
                    <w:top w:val="none" w:sz="0" w:space="0" w:color="auto"/>
                    <w:left w:val="none" w:sz="0" w:space="0" w:color="auto"/>
                    <w:bottom w:val="none" w:sz="0" w:space="0" w:color="auto"/>
                    <w:right w:val="none" w:sz="0" w:space="0" w:color="auto"/>
                  </w:divBdr>
                  <w:divsChild>
                    <w:div w:id="1535849730">
                      <w:marLeft w:val="0"/>
                      <w:marRight w:val="0"/>
                      <w:marTop w:val="0"/>
                      <w:marBottom w:val="0"/>
                      <w:divBdr>
                        <w:top w:val="none" w:sz="0" w:space="0" w:color="auto"/>
                        <w:left w:val="none" w:sz="0" w:space="0" w:color="auto"/>
                        <w:bottom w:val="none" w:sz="0" w:space="0" w:color="auto"/>
                        <w:right w:val="none" w:sz="0" w:space="0" w:color="auto"/>
                      </w:divBdr>
                    </w:div>
                    <w:div w:id="457990532">
                      <w:marLeft w:val="0"/>
                      <w:marRight w:val="0"/>
                      <w:marTop w:val="0"/>
                      <w:marBottom w:val="0"/>
                      <w:divBdr>
                        <w:top w:val="none" w:sz="0" w:space="0" w:color="auto"/>
                        <w:left w:val="none" w:sz="0" w:space="0" w:color="auto"/>
                        <w:bottom w:val="none" w:sz="0" w:space="0" w:color="auto"/>
                        <w:right w:val="none" w:sz="0" w:space="0" w:color="auto"/>
                      </w:divBdr>
                    </w:div>
                    <w:div w:id="781070237">
                      <w:marLeft w:val="0"/>
                      <w:marRight w:val="0"/>
                      <w:marTop w:val="0"/>
                      <w:marBottom w:val="0"/>
                      <w:divBdr>
                        <w:top w:val="none" w:sz="0" w:space="0" w:color="auto"/>
                        <w:left w:val="none" w:sz="0" w:space="0" w:color="auto"/>
                        <w:bottom w:val="none" w:sz="0" w:space="0" w:color="auto"/>
                        <w:right w:val="none" w:sz="0" w:space="0" w:color="auto"/>
                      </w:divBdr>
                    </w:div>
                    <w:div w:id="1049299208">
                      <w:marLeft w:val="0"/>
                      <w:marRight w:val="0"/>
                      <w:marTop w:val="0"/>
                      <w:marBottom w:val="0"/>
                      <w:divBdr>
                        <w:top w:val="none" w:sz="0" w:space="0" w:color="auto"/>
                        <w:left w:val="none" w:sz="0" w:space="0" w:color="auto"/>
                        <w:bottom w:val="none" w:sz="0" w:space="0" w:color="auto"/>
                        <w:right w:val="none" w:sz="0" w:space="0" w:color="auto"/>
                      </w:divBdr>
                    </w:div>
                    <w:div w:id="120462779">
                      <w:marLeft w:val="0"/>
                      <w:marRight w:val="0"/>
                      <w:marTop w:val="0"/>
                      <w:marBottom w:val="0"/>
                      <w:divBdr>
                        <w:top w:val="none" w:sz="0" w:space="0" w:color="auto"/>
                        <w:left w:val="none" w:sz="0" w:space="0" w:color="auto"/>
                        <w:bottom w:val="none" w:sz="0" w:space="0" w:color="auto"/>
                        <w:right w:val="none" w:sz="0" w:space="0" w:color="auto"/>
                      </w:divBdr>
                    </w:div>
                    <w:div w:id="1433866243">
                      <w:marLeft w:val="0"/>
                      <w:marRight w:val="0"/>
                      <w:marTop w:val="0"/>
                      <w:marBottom w:val="0"/>
                      <w:divBdr>
                        <w:top w:val="none" w:sz="0" w:space="0" w:color="auto"/>
                        <w:left w:val="none" w:sz="0" w:space="0" w:color="auto"/>
                        <w:bottom w:val="none" w:sz="0" w:space="0" w:color="auto"/>
                        <w:right w:val="none" w:sz="0" w:space="0" w:color="auto"/>
                      </w:divBdr>
                    </w:div>
                    <w:div w:id="1392999868">
                      <w:marLeft w:val="0"/>
                      <w:marRight w:val="0"/>
                      <w:marTop w:val="0"/>
                      <w:marBottom w:val="0"/>
                      <w:divBdr>
                        <w:top w:val="none" w:sz="0" w:space="0" w:color="auto"/>
                        <w:left w:val="none" w:sz="0" w:space="0" w:color="auto"/>
                        <w:bottom w:val="none" w:sz="0" w:space="0" w:color="auto"/>
                        <w:right w:val="none" w:sz="0" w:space="0" w:color="auto"/>
                      </w:divBdr>
                    </w:div>
                    <w:div w:id="1421563506">
                      <w:marLeft w:val="0"/>
                      <w:marRight w:val="0"/>
                      <w:marTop w:val="0"/>
                      <w:marBottom w:val="0"/>
                      <w:divBdr>
                        <w:top w:val="none" w:sz="0" w:space="0" w:color="auto"/>
                        <w:left w:val="none" w:sz="0" w:space="0" w:color="auto"/>
                        <w:bottom w:val="none" w:sz="0" w:space="0" w:color="auto"/>
                        <w:right w:val="none" w:sz="0" w:space="0" w:color="auto"/>
                      </w:divBdr>
                    </w:div>
                    <w:div w:id="1993243583">
                      <w:marLeft w:val="0"/>
                      <w:marRight w:val="0"/>
                      <w:marTop w:val="0"/>
                      <w:marBottom w:val="0"/>
                      <w:divBdr>
                        <w:top w:val="none" w:sz="0" w:space="0" w:color="auto"/>
                        <w:left w:val="none" w:sz="0" w:space="0" w:color="auto"/>
                        <w:bottom w:val="none" w:sz="0" w:space="0" w:color="auto"/>
                        <w:right w:val="none" w:sz="0" w:space="0" w:color="auto"/>
                      </w:divBdr>
                    </w:div>
                  </w:divsChild>
                </w:div>
                <w:div w:id="2049059466">
                  <w:marLeft w:val="0"/>
                  <w:marRight w:val="0"/>
                  <w:marTop w:val="0"/>
                  <w:marBottom w:val="0"/>
                  <w:divBdr>
                    <w:top w:val="none" w:sz="0" w:space="0" w:color="auto"/>
                    <w:left w:val="none" w:sz="0" w:space="0" w:color="auto"/>
                    <w:bottom w:val="none" w:sz="0" w:space="0" w:color="auto"/>
                    <w:right w:val="none" w:sz="0" w:space="0" w:color="auto"/>
                  </w:divBdr>
                  <w:divsChild>
                    <w:div w:id="267858811">
                      <w:marLeft w:val="0"/>
                      <w:marRight w:val="0"/>
                      <w:marTop w:val="0"/>
                      <w:marBottom w:val="0"/>
                      <w:divBdr>
                        <w:top w:val="none" w:sz="0" w:space="0" w:color="auto"/>
                        <w:left w:val="none" w:sz="0" w:space="0" w:color="auto"/>
                        <w:bottom w:val="none" w:sz="0" w:space="0" w:color="auto"/>
                        <w:right w:val="none" w:sz="0" w:space="0" w:color="auto"/>
                      </w:divBdr>
                    </w:div>
                  </w:divsChild>
                </w:div>
                <w:div w:id="1299186888">
                  <w:marLeft w:val="0"/>
                  <w:marRight w:val="0"/>
                  <w:marTop w:val="0"/>
                  <w:marBottom w:val="0"/>
                  <w:divBdr>
                    <w:top w:val="none" w:sz="0" w:space="0" w:color="auto"/>
                    <w:left w:val="none" w:sz="0" w:space="0" w:color="auto"/>
                    <w:bottom w:val="none" w:sz="0" w:space="0" w:color="auto"/>
                    <w:right w:val="none" w:sz="0" w:space="0" w:color="auto"/>
                  </w:divBdr>
                  <w:divsChild>
                    <w:div w:id="2126535662">
                      <w:marLeft w:val="0"/>
                      <w:marRight w:val="0"/>
                      <w:marTop w:val="0"/>
                      <w:marBottom w:val="0"/>
                      <w:divBdr>
                        <w:top w:val="none" w:sz="0" w:space="0" w:color="auto"/>
                        <w:left w:val="none" w:sz="0" w:space="0" w:color="auto"/>
                        <w:bottom w:val="none" w:sz="0" w:space="0" w:color="auto"/>
                        <w:right w:val="none" w:sz="0" w:space="0" w:color="auto"/>
                      </w:divBdr>
                    </w:div>
                  </w:divsChild>
                </w:div>
                <w:div w:id="732897898">
                  <w:marLeft w:val="0"/>
                  <w:marRight w:val="0"/>
                  <w:marTop w:val="0"/>
                  <w:marBottom w:val="0"/>
                  <w:divBdr>
                    <w:top w:val="none" w:sz="0" w:space="0" w:color="auto"/>
                    <w:left w:val="none" w:sz="0" w:space="0" w:color="auto"/>
                    <w:bottom w:val="none" w:sz="0" w:space="0" w:color="auto"/>
                    <w:right w:val="none" w:sz="0" w:space="0" w:color="auto"/>
                  </w:divBdr>
                  <w:divsChild>
                    <w:div w:id="1690371739">
                      <w:marLeft w:val="0"/>
                      <w:marRight w:val="0"/>
                      <w:marTop w:val="0"/>
                      <w:marBottom w:val="0"/>
                      <w:divBdr>
                        <w:top w:val="none" w:sz="0" w:space="0" w:color="auto"/>
                        <w:left w:val="none" w:sz="0" w:space="0" w:color="auto"/>
                        <w:bottom w:val="none" w:sz="0" w:space="0" w:color="auto"/>
                        <w:right w:val="none" w:sz="0" w:space="0" w:color="auto"/>
                      </w:divBdr>
                    </w:div>
                    <w:div w:id="1633944387">
                      <w:marLeft w:val="0"/>
                      <w:marRight w:val="0"/>
                      <w:marTop w:val="0"/>
                      <w:marBottom w:val="0"/>
                      <w:divBdr>
                        <w:top w:val="none" w:sz="0" w:space="0" w:color="auto"/>
                        <w:left w:val="none" w:sz="0" w:space="0" w:color="auto"/>
                        <w:bottom w:val="none" w:sz="0" w:space="0" w:color="auto"/>
                        <w:right w:val="none" w:sz="0" w:space="0" w:color="auto"/>
                      </w:divBdr>
                    </w:div>
                    <w:div w:id="857936137">
                      <w:marLeft w:val="0"/>
                      <w:marRight w:val="0"/>
                      <w:marTop w:val="0"/>
                      <w:marBottom w:val="0"/>
                      <w:divBdr>
                        <w:top w:val="none" w:sz="0" w:space="0" w:color="auto"/>
                        <w:left w:val="none" w:sz="0" w:space="0" w:color="auto"/>
                        <w:bottom w:val="none" w:sz="0" w:space="0" w:color="auto"/>
                        <w:right w:val="none" w:sz="0" w:space="0" w:color="auto"/>
                      </w:divBdr>
                    </w:div>
                    <w:div w:id="606696351">
                      <w:marLeft w:val="0"/>
                      <w:marRight w:val="0"/>
                      <w:marTop w:val="0"/>
                      <w:marBottom w:val="0"/>
                      <w:divBdr>
                        <w:top w:val="none" w:sz="0" w:space="0" w:color="auto"/>
                        <w:left w:val="none" w:sz="0" w:space="0" w:color="auto"/>
                        <w:bottom w:val="none" w:sz="0" w:space="0" w:color="auto"/>
                        <w:right w:val="none" w:sz="0" w:space="0" w:color="auto"/>
                      </w:divBdr>
                    </w:div>
                    <w:div w:id="1233658675">
                      <w:marLeft w:val="0"/>
                      <w:marRight w:val="0"/>
                      <w:marTop w:val="0"/>
                      <w:marBottom w:val="0"/>
                      <w:divBdr>
                        <w:top w:val="none" w:sz="0" w:space="0" w:color="auto"/>
                        <w:left w:val="none" w:sz="0" w:space="0" w:color="auto"/>
                        <w:bottom w:val="none" w:sz="0" w:space="0" w:color="auto"/>
                        <w:right w:val="none" w:sz="0" w:space="0" w:color="auto"/>
                      </w:divBdr>
                    </w:div>
                    <w:div w:id="2082942414">
                      <w:marLeft w:val="0"/>
                      <w:marRight w:val="0"/>
                      <w:marTop w:val="0"/>
                      <w:marBottom w:val="0"/>
                      <w:divBdr>
                        <w:top w:val="none" w:sz="0" w:space="0" w:color="auto"/>
                        <w:left w:val="none" w:sz="0" w:space="0" w:color="auto"/>
                        <w:bottom w:val="none" w:sz="0" w:space="0" w:color="auto"/>
                        <w:right w:val="none" w:sz="0" w:space="0" w:color="auto"/>
                      </w:divBdr>
                    </w:div>
                    <w:div w:id="1484927084">
                      <w:marLeft w:val="0"/>
                      <w:marRight w:val="0"/>
                      <w:marTop w:val="0"/>
                      <w:marBottom w:val="0"/>
                      <w:divBdr>
                        <w:top w:val="none" w:sz="0" w:space="0" w:color="auto"/>
                        <w:left w:val="none" w:sz="0" w:space="0" w:color="auto"/>
                        <w:bottom w:val="none" w:sz="0" w:space="0" w:color="auto"/>
                        <w:right w:val="none" w:sz="0" w:space="0" w:color="auto"/>
                      </w:divBdr>
                    </w:div>
                  </w:divsChild>
                </w:div>
                <w:div w:id="1801991615">
                  <w:marLeft w:val="0"/>
                  <w:marRight w:val="0"/>
                  <w:marTop w:val="0"/>
                  <w:marBottom w:val="0"/>
                  <w:divBdr>
                    <w:top w:val="none" w:sz="0" w:space="0" w:color="auto"/>
                    <w:left w:val="none" w:sz="0" w:space="0" w:color="auto"/>
                    <w:bottom w:val="none" w:sz="0" w:space="0" w:color="auto"/>
                    <w:right w:val="none" w:sz="0" w:space="0" w:color="auto"/>
                  </w:divBdr>
                  <w:divsChild>
                    <w:div w:id="1004547852">
                      <w:marLeft w:val="0"/>
                      <w:marRight w:val="0"/>
                      <w:marTop w:val="0"/>
                      <w:marBottom w:val="0"/>
                      <w:divBdr>
                        <w:top w:val="none" w:sz="0" w:space="0" w:color="auto"/>
                        <w:left w:val="none" w:sz="0" w:space="0" w:color="auto"/>
                        <w:bottom w:val="none" w:sz="0" w:space="0" w:color="auto"/>
                        <w:right w:val="none" w:sz="0" w:space="0" w:color="auto"/>
                      </w:divBdr>
                    </w:div>
                  </w:divsChild>
                </w:div>
                <w:div w:id="2105762050">
                  <w:marLeft w:val="0"/>
                  <w:marRight w:val="0"/>
                  <w:marTop w:val="0"/>
                  <w:marBottom w:val="0"/>
                  <w:divBdr>
                    <w:top w:val="none" w:sz="0" w:space="0" w:color="auto"/>
                    <w:left w:val="none" w:sz="0" w:space="0" w:color="auto"/>
                    <w:bottom w:val="none" w:sz="0" w:space="0" w:color="auto"/>
                    <w:right w:val="none" w:sz="0" w:space="0" w:color="auto"/>
                  </w:divBdr>
                  <w:divsChild>
                    <w:div w:id="2041972800">
                      <w:marLeft w:val="0"/>
                      <w:marRight w:val="0"/>
                      <w:marTop w:val="0"/>
                      <w:marBottom w:val="0"/>
                      <w:divBdr>
                        <w:top w:val="none" w:sz="0" w:space="0" w:color="auto"/>
                        <w:left w:val="none" w:sz="0" w:space="0" w:color="auto"/>
                        <w:bottom w:val="none" w:sz="0" w:space="0" w:color="auto"/>
                        <w:right w:val="none" w:sz="0" w:space="0" w:color="auto"/>
                      </w:divBdr>
                    </w:div>
                  </w:divsChild>
                </w:div>
                <w:div w:id="1510875446">
                  <w:marLeft w:val="0"/>
                  <w:marRight w:val="0"/>
                  <w:marTop w:val="0"/>
                  <w:marBottom w:val="0"/>
                  <w:divBdr>
                    <w:top w:val="none" w:sz="0" w:space="0" w:color="auto"/>
                    <w:left w:val="none" w:sz="0" w:space="0" w:color="auto"/>
                    <w:bottom w:val="none" w:sz="0" w:space="0" w:color="auto"/>
                    <w:right w:val="none" w:sz="0" w:space="0" w:color="auto"/>
                  </w:divBdr>
                  <w:divsChild>
                    <w:div w:id="634605982">
                      <w:marLeft w:val="0"/>
                      <w:marRight w:val="0"/>
                      <w:marTop w:val="0"/>
                      <w:marBottom w:val="0"/>
                      <w:divBdr>
                        <w:top w:val="none" w:sz="0" w:space="0" w:color="auto"/>
                        <w:left w:val="none" w:sz="0" w:space="0" w:color="auto"/>
                        <w:bottom w:val="none" w:sz="0" w:space="0" w:color="auto"/>
                        <w:right w:val="none" w:sz="0" w:space="0" w:color="auto"/>
                      </w:divBdr>
                    </w:div>
                    <w:div w:id="1086733123">
                      <w:marLeft w:val="0"/>
                      <w:marRight w:val="0"/>
                      <w:marTop w:val="0"/>
                      <w:marBottom w:val="0"/>
                      <w:divBdr>
                        <w:top w:val="none" w:sz="0" w:space="0" w:color="auto"/>
                        <w:left w:val="none" w:sz="0" w:space="0" w:color="auto"/>
                        <w:bottom w:val="none" w:sz="0" w:space="0" w:color="auto"/>
                        <w:right w:val="none" w:sz="0" w:space="0" w:color="auto"/>
                      </w:divBdr>
                    </w:div>
                    <w:div w:id="567496730">
                      <w:marLeft w:val="0"/>
                      <w:marRight w:val="0"/>
                      <w:marTop w:val="0"/>
                      <w:marBottom w:val="0"/>
                      <w:divBdr>
                        <w:top w:val="none" w:sz="0" w:space="0" w:color="auto"/>
                        <w:left w:val="none" w:sz="0" w:space="0" w:color="auto"/>
                        <w:bottom w:val="none" w:sz="0" w:space="0" w:color="auto"/>
                        <w:right w:val="none" w:sz="0" w:space="0" w:color="auto"/>
                      </w:divBdr>
                    </w:div>
                    <w:div w:id="451945654">
                      <w:marLeft w:val="0"/>
                      <w:marRight w:val="0"/>
                      <w:marTop w:val="0"/>
                      <w:marBottom w:val="0"/>
                      <w:divBdr>
                        <w:top w:val="none" w:sz="0" w:space="0" w:color="auto"/>
                        <w:left w:val="none" w:sz="0" w:space="0" w:color="auto"/>
                        <w:bottom w:val="none" w:sz="0" w:space="0" w:color="auto"/>
                        <w:right w:val="none" w:sz="0" w:space="0" w:color="auto"/>
                      </w:divBdr>
                    </w:div>
                    <w:div w:id="1847555048">
                      <w:marLeft w:val="0"/>
                      <w:marRight w:val="0"/>
                      <w:marTop w:val="0"/>
                      <w:marBottom w:val="0"/>
                      <w:divBdr>
                        <w:top w:val="none" w:sz="0" w:space="0" w:color="auto"/>
                        <w:left w:val="none" w:sz="0" w:space="0" w:color="auto"/>
                        <w:bottom w:val="none" w:sz="0" w:space="0" w:color="auto"/>
                        <w:right w:val="none" w:sz="0" w:space="0" w:color="auto"/>
                      </w:divBdr>
                    </w:div>
                    <w:div w:id="988824470">
                      <w:marLeft w:val="0"/>
                      <w:marRight w:val="0"/>
                      <w:marTop w:val="0"/>
                      <w:marBottom w:val="0"/>
                      <w:divBdr>
                        <w:top w:val="none" w:sz="0" w:space="0" w:color="auto"/>
                        <w:left w:val="none" w:sz="0" w:space="0" w:color="auto"/>
                        <w:bottom w:val="none" w:sz="0" w:space="0" w:color="auto"/>
                        <w:right w:val="none" w:sz="0" w:space="0" w:color="auto"/>
                      </w:divBdr>
                    </w:div>
                    <w:div w:id="1870873618">
                      <w:marLeft w:val="0"/>
                      <w:marRight w:val="0"/>
                      <w:marTop w:val="0"/>
                      <w:marBottom w:val="0"/>
                      <w:divBdr>
                        <w:top w:val="none" w:sz="0" w:space="0" w:color="auto"/>
                        <w:left w:val="none" w:sz="0" w:space="0" w:color="auto"/>
                        <w:bottom w:val="none" w:sz="0" w:space="0" w:color="auto"/>
                        <w:right w:val="none" w:sz="0" w:space="0" w:color="auto"/>
                      </w:divBdr>
                    </w:div>
                    <w:div w:id="105513026">
                      <w:marLeft w:val="0"/>
                      <w:marRight w:val="0"/>
                      <w:marTop w:val="0"/>
                      <w:marBottom w:val="0"/>
                      <w:divBdr>
                        <w:top w:val="none" w:sz="0" w:space="0" w:color="auto"/>
                        <w:left w:val="none" w:sz="0" w:space="0" w:color="auto"/>
                        <w:bottom w:val="none" w:sz="0" w:space="0" w:color="auto"/>
                        <w:right w:val="none" w:sz="0" w:space="0" w:color="auto"/>
                      </w:divBdr>
                    </w:div>
                  </w:divsChild>
                </w:div>
                <w:div w:id="619264277">
                  <w:marLeft w:val="0"/>
                  <w:marRight w:val="0"/>
                  <w:marTop w:val="0"/>
                  <w:marBottom w:val="0"/>
                  <w:divBdr>
                    <w:top w:val="none" w:sz="0" w:space="0" w:color="auto"/>
                    <w:left w:val="none" w:sz="0" w:space="0" w:color="auto"/>
                    <w:bottom w:val="none" w:sz="0" w:space="0" w:color="auto"/>
                    <w:right w:val="none" w:sz="0" w:space="0" w:color="auto"/>
                  </w:divBdr>
                  <w:divsChild>
                    <w:div w:id="478425759">
                      <w:marLeft w:val="0"/>
                      <w:marRight w:val="0"/>
                      <w:marTop w:val="0"/>
                      <w:marBottom w:val="0"/>
                      <w:divBdr>
                        <w:top w:val="none" w:sz="0" w:space="0" w:color="auto"/>
                        <w:left w:val="none" w:sz="0" w:space="0" w:color="auto"/>
                        <w:bottom w:val="none" w:sz="0" w:space="0" w:color="auto"/>
                        <w:right w:val="none" w:sz="0" w:space="0" w:color="auto"/>
                      </w:divBdr>
                    </w:div>
                  </w:divsChild>
                </w:div>
                <w:div w:id="1662855895">
                  <w:marLeft w:val="0"/>
                  <w:marRight w:val="0"/>
                  <w:marTop w:val="0"/>
                  <w:marBottom w:val="0"/>
                  <w:divBdr>
                    <w:top w:val="none" w:sz="0" w:space="0" w:color="auto"/>
                    <w:left w:val="none" w:sz="0" w:space="0" w:color="auto"/>
                    <w:bottom w:val="none" w:sz="0" w:space="0" w:color="auto"/>
                    <w:right w:val="none" w:sz="0" w:space="0" w:color="auto"/>
                  </w:divBdr>
                  <w:divsChild>
                    <w:div w:id="15548446">
                      <w:marLeft w:val="0"/>
                      <w:marRight w:val="0"/>
                      <w:marTop w:val="0"/>
                      <w:marBottom w:val="0"/>
                      <w:divBdr>
                        <w:top w:val="none" w:sz="0" w:space="0" w:color="auto"/>
                        <w:left w:val="none" w:sz="0" w:space="0" w:color="auto"/>
                        <w:bottom w:val="none" w:sz="0" w:space="0" w:color="auto"/>
                        <w:right w:val="none" w:sz="0" w:space="0" w:color="auto"/>
                      </w:divBdr>
                    </w:div>
                  </w:divsChild>
                </w:div>
                <w:div w:id="1435974165">
                  <w:marLeft w:val="0"/>
                  <w:marRight w:val="0"/>
                  <w:marTop w:val="0"/>
                  <w:marBottom w:val="0"/>
                  <w:divBdr>
                    <w:top w:val="none" w:sz="0" w:space="0" w:color="auto"/>
                    <w:left w:val="none" w:sz="0" w:space="0" w:color="auto"/>
                    <w:bottom w:val="none" w:sz="0" w:space="0" w:color="auto"/>
                    <w:right w:val="none" w:sz="0" w:space="0" w:color="auto"/>
                  </w:divBdr>
                  <w:divsChild>
                    <w:div w:id="85813389">
                      <w:marLeft w:val="0"/>
                      <w:marRight w:val="0"/>
                      <w:marTop w:val="0"/>
                      <w:marBottom w:val="0"/>
                      <w:divBdr>
                        <w:top w:val="none" w:sz="0" w:space="0" w:color="auto"/>
                        <w:left w:val="none" w:sz="0" w:space="0" w:color="auto"/>
                        <w:bottom w:val="none" w:sz="0" w:space="0" w:color="auto"/>
                        <w:right w:val="none" w:sz="0" w:space="0" w:color="auto"/>
                      </w:divBdr>
                    </w:div>
                    <w:div w:id="575280750">
                      <w:marLeft w:val="0"/>
                      <w:marRight w:val="0"/>
                      <w:marTop w:val="0"/>
                      <w:marBottom w:val="0"/>
                      <w:divBdr>
                        <w:top w:val="none" w:sz="0" w:space="0" w:color="auto"/>
                        <w:left w:val="none" w:sz="0" w:space="0" w:color="auto"/>
                        <w:bottom w:val="none" w:sz="0" w:space="0" w:color="auto"/>
                        <w:right w:val="none" w:sz="0" w:space="0" w:color="auto"/>
                      </w:divBdr>
                    </w:div>
                    <w:div w:id="9918953">
                      <w:marLeft w:val="0"/>
                      <w:marRight w:val="0"/>
                      <w:marTop w:val="0"/>
                      <w:marBottom w:val="0"/>
                      <w:divBdr>
                        <w:top w:val="none" w:sz="0" w:space="0" w:color="auto"/>
                        <w:left w:val="none" w:sz="0" w:space="0" w:color="auto"/>
                        <w:bottom w:val="none" w:sz="0" w:space="0" w:color="auto"/>
                        <w:right w:val="none" w:sz="0" w:space="0" w:color="auto"/>
                      </w:divBdr>
                    </w:div>
                    <w:div w:id="1773474391">
                      <w:marLeft w:val="0"/>
                      <w:marRight w:val="0"/>
                      <w:marTop w:val="0"/>
                      <w:marBottom w:val="0"/>
                      <w:divBdr>
                        <w:top w:val="none" w:sz="0" w:space="0" w:color="auto"/>
                        <w:left w:val="none" w:sz="0" w:space="0" w:color="auto"/>
                        <w:bottom w:val="none" w:sz="0" w:space="0" w:color="auto"/>
                        <w:right w:val="none" w:sz="0" w:space="0" w:color="auto"/>
                      </w:divBdr>
                    </w:div>
                    <w:div w:id="627668561">
                      <w:marLeft w:val="0"/>
                      <w:marRight w:val="0"/>
                      <w:marTop w:val="0"/>
                      <w:marBottom w:val="0"/>
                      <w:divBdr>
                        <w:top w:val="none" w:sz="0" w:space="0" w:color="auto"/>
                        <w:left w:val="none" w:sz="0" w:space="0" w:color="auto"/>
                        <w:bottom w:val="none" w:sz="0" w:space="0" w:color="auto"/>
                        <w:right w:val="none" w:sz="0" w:space="0" w:color="auto"/>
                      </w:divBdr>
                    </w:div>
                    <w:div w:id="779378042">
                      <w:marLeft w:val="0"/>
                      <w:marRight w:val="0"/>
                      <w:marTop w:val="0"/>
                      <w:marBottom w:val="0"/>
                      <w:divBdr>
                        <w:top w:val="none" w:sz="0" w:space="0" w:color="auto"/>
                        <w:left w:val="none" w:sz="0" w:space="0" w:color="auto"/>
                        <w:bottom w:val="none" w:sz="0" w:space="0" w:color="auto"/>
                        <w:right w:val="none" w:sz="0" w:space="0" w:color="auto"/>
                      </w:divBdr>
                    </w:div>
                    <w:div w:id="699548445">
                      <w:marLeft w:val="0"/>
                      <w:marRight w:val="0"/>
                      <w:marTop w:val="0"/>
                      <w:marBottom w:val="0"/>
                      <w:divBdr>
                        <w:top w:val="none" w:sz="0" w:space="0" w:color="auto"/>
                        <w:left w:val="none" w:sz="0" w:space="0" w:color="auto"/>
                        <w:bottom w:val="none" w:sz="0" w:space="0" w:color="auto"/>
                        <w:right w:val="none" w:sz="0" w:space="0" w:color="auto"/>
                      </w:divBdr>
                    </w:div>
                  </w:divsChild>
                </w:div>
                <w:div w:id="1295020892">
                  <w:marLeft w:val="0"/>
                  <w:marRight w:val="0"/>
                  <w:marTop w:val="0"/>
                  <w:marBottom w:val="0"/>
                  <w:divBdr>
                    <w:top w:val="none" w:sz="0" w:space="0" w:color="auto"/>
                    <w:left w:val="none" w:sz="0" w:space="0" w:color="auto"/>
                    <w:bottom w:val="none" w:sz="0" w:space="0" w:color="auto"/>
                    <w:right w:val="none" w:sz="0" w:space="0" w:color="auto"/>
                  </w:divBdr>
                  <w:divsChild>
                    <w:div w:id="1577856932">
                      <w:marLeft w:val="0"/>
                      <w:marRight w:val="0"/>
                      <w:marTop w:val="0"/>
                      <w:marBottom w:val="0"/>
                      <w:divBdr>
                        <w:top w:val="none" w:sz="0" w:space="0" w:color="auto"/>
                        <w:left w:val="none" w:sz="0" w:space="0" w:color="auto"/>
                        <w:bottom w:val="none" w:sz="0" w:space="0" w:color="auto"/>
                        <w:right w:val="none" w:sz="0" w:space="0" w:color="auto"/>
                      </w:divBdr>
                    </w:div>
                  </w:divsChild>
                </w:div>
                <w:div w:id="2045326997">
                  <w:marLeft w:val="0"/>
                  <w:marRight w:val="0"/>
                  <w:marTop w:val="0"/>
                  <w:marBottom w:val="0"/>
                  <w:divBdr>
                    <w:top w:val="none" w:sz="0" w:space="0" w:color="auto"/>
                    <w:left w:val="none" w:sz="0" w:space="0" w:color="auto"/>
                    <w:bottom w:val="none" w:sz="0" w:space="0" w:color="auto"/>
                    <w:right w:val="none" w:sz="0" w:space="0" w:color="auto"/>
                  </w:divBdr>
                  <w:divsChild>
                    <w:div w:id="699671257">
                      <w:marLeft w:val="0"/>
                      <w:marRight w:val="0"/>
                      <w:marTop w:val="0"/>
                      <w:marBottom w:val="0"/>
                      <w:divBdr>
                        <w:top w:val="none" w:sz="0" w:space="0" w:color="auto"/>
                        <w:left w:val="none" w:sz="0" w:space="0" w:color="auto"/>
                        <w:bottom w:val="none" w:sz="0" w:space="0" w:color="auto"/>
                        <w:right w:val="none" w:sz="0" w:space="0" w:color="auto"/>
                      </w:divBdr>
                    </w:div>
                  </w:divsChild>
                </w:div>
                <w:div w:id="667907642">
                  <w:marLeft w:val="0"/>
                  <w:marRight w:val="0"/>
                  <w:marTop w:val="0"/>
                  <w:marBottom w:val="0"/>
                  <w:divBdr>
                    <w:top w:val="none" w:sz="0" w:space="0" w:color="auto"/>
                    <w:left w:val="none" w:sz="0" w:space="0" w:color="auto"/>
                    <w:bottom w:val="none" w:sz="0" w:space="0" w:color="auto"/>
                    <w:right w:val="none" w:sz="0" w:space="0" w:color="auto"/>
                  </w:divBdr>
                  <w:divsChild>
                    <w:div w:id="196357662">
                      <w:marLeft w:val="0"/>
                      <w:marRight w:val="0"/>
                      <w:marTop w:val="0"/>
                      <w:marBottom w:val="0"/>
                      <w:divBdr>
                        <w:top w:val="none" w:sz="0" w:space="0" w:color="auto"/>
                        <w:left w:val="none" w:sz="0" w:space="0" w:color="auto"/>
                        <w:bottom w:val="none" w:sz="0" w:space="0" w:color="auto"/>
                        <w:right w:val="none" w:sz="0" w:space="0" w:color="auto"/>
                      </w:divBdr>
                    </w:div>
                    <w:div w:id="1076781398">
                      <w:marLeft w:val="0"/>
                      <w:marRight w:val="0"/>
                      <w:marTop w:val="0"/>
                      <w:marBottom w:val="0"/>
                      <w:divBdr>
                        <w:top w:val="none" w:sz="0" w:space="0" w:color="auto"/>
                        <w:left w:val="none" w:sz="0" w:space="0" w:color="auto"/>
                        <w:bottom w:val="none" w:sz="0" w:space="0" w:color="auto"/>
                        <w:right w:val="none" w:sz="0" w:space="0" w:color="auto"/>
                      </w:divBdr>
                    </w:div>
                    <w:div w:id="1281376717">
                      <w:marLeft w:val="0"/>
                      <w:marRight w:val="0"/>
                      <w:marTop w:val="0"/>
                      <w:marBottom w:val="0"/>
                      <w:divBdr>
                        <w:top w:val="none" w:sz="0" w:space="0" w:color="auto"/>
                        <w:left w:val="none" w:sz="0" w:space="0" w:color="auto"/>
                        <w:bottom w:val="none" w:sz="0" w:space="0" w:color="auto"/>
                        <w:right w:val="none" w:sz="0" w:space="0" w:color="auto"/>
                      </w:divBdr>
                    </w:div>
                    <w:div w:id="2075270665">
                      <w:marLeft w:val="0"/>
                      <w:marRight w:val="0"/>
                      <w:marTop w:val="0"/>
                      <w:marBottom w:val="0"/>
                      <w:divBdr>
                        <w:top w:val="none" w:sz="0" w:space="0" w:color="auto"/>
                        <w:left w:val="none" w:sz="0" w:space="0" w:color="auto"/>
                        <w:bottom w:val="none" w:sz="0" w:space="0" w:color="auto"/>
                        <w:right w:val="none" w:sz="0" w:space="0" w:color="auto"/>
                      </w:divBdr>
                    </w:div>
                    <w:div w:id="1191725164">
                      <w:marLeft w:val="0"/>
                      <w:marRight w:val="0"/>
                      <w:marTop w:val="0"/>
                      <w:marBottom w:val="0"/>
                      <w:divBdr>
                        <w:top w:val="none" w:sz="0" w:space="0" w:color="auto"/>
                        <w:left w:val="none" w:sz="0" w:space="0" w:color="auto"/>
                        <w:bottom w:val="none" w:sz="0" w:space="0" w:color="auto"/>
                        <w:right w:val="none" w:sz="0" w:space="0" w:color="auto"/>
                      </w:divBdr>
                    </w:div>
                    <w:div w:id="1880164323">
                      <w:marLeft w:val="0"/>
                      <w:marRight w:val="0"/>
                      <w:marTop w:val="0"/>
                      <w:marBottom w:val="0"/>
                      <w:divBdr>
                        <w:top w:val="none" w:sz="0" w:space="0" w:color="auto"/>
                        <w:left w:val="none" w:sz="0" w:space="0" w:color="auto"/>
                        <w:bottom w:val="none" w:sz="0" w:space="0" w:color="auto"/>
                        <w:right w:val="none" w:sz="0" w:space="0" w:color="auto"/>
                      </w:divBdr>
                    </w:div>
                    <w:div w:id="738360964">
                      <w:marLeft w:val="0"/>
                      <w:marRight w:val="0"/>
                      <w:marTop w:val="0"/>
                      <w:marBottom w:val="0"/>
                      <w:divBdr>
                        <w:top w:val="none" w:sz="0" w:space="0" w:color="auto"/>
                        <w:left w:val="none" w:sz="0" w:space="0" w:color="auto"/>
                        <w:bottom w:val="none" w:sz="0" w:space="0" w:color="auto"/>
                        <w:right w:val="none" w:sz="0" w:space="0" w:color="auto"/>
                      </w:divBdr>
                    </w:div>
                    <w:div w:id="739209193">
                      <w:marLeft w:val="0"/>
                      <w:marRight w:val="0"/>
                      <w:marTop w:val="0"/>
                      <w:marBottom w:val="0"/>
                      <w:divBdr>
                        <w:top w:val="none" w:sz="0" w:space="0" w:color="auto"/>
                        <w:left w:val="none" w:sz="0" w:space="0" w:color="auto"/>
                        <w:bottom w:val="none" w:sz="0" w:space="0" w:color="auto"/>
                        <w:right w:val="none" w:sz="0" w:space="0" w:color="auto"/>
                      </w:divBdr>
                    </w:div>
                    <w:div w:id="1804348210">
                      <w:marLeft w:val="0"/>
                      <w:marRight w:val="0"/>
                      <w:marTop w:val="0"/>
                      <w:marBottom w:val="0"/>
                      <w:divBdr>
                        <w:top w:val="none" w:sz="0" w:space="0" w:color="auto"/>
                        <w:left w:val="none" w:sz="0" w:space="0" w:color="auto"/>
                        <w:bottom w:val="none" w:sz="0" w:space="0" w:color="auto"/>
                        <w:right w:val="none" w:sz="0" w:space="0" w:color="auto"/>
                      </w:divBdr>
                    </w:div>
                    <w:div w:id="551962109">
                      <w:marLeft w:val="0"/>
                      <w:marRight w:val="0"/>
                      <w:marTop w:val="0"/>
                      <w:marBottom w:val="0"/>
                      <w:divBdr>
                        <w:top w:val="none" w:sz="0" w:space="0" w:color="auto"/>
                        <w:left w:val="none" w:sz="0" w:space="0" w:color="auto"/>
                        <w:bottom w:val="none" w:sz="0" w:space="0" w:color="auto"/>
                        <w:right w:val="none" w:sz="0" w:space="0" w:color="auto"/>
                      </w:divBdr>
                    </w:div>
                    <w:div w:id="179784276">
                      <w:marLeft w:val="0"/>
                      <w:marRight w:val="0"/>
                      <w:marTop w:val="0"/>
                      <w:marBottom w:val="0"/>
                      <w:divBdr>
                        <w:top w:val="none" w:sz="0" w:space="0" w:color="auto"/>
                        <w:left w:val="none" w:sz="0" w:space="0" w:color="auto"/>
                        <w:bottom w:val="none" w:sz="0" w:space="0" w:color="auto"/>
                        <w:right w:val="none" w:sz="0" w:space="0" w:color="auto"/>
                      </w:divBdr>
                    </w:div>
                  </w:divsChild>
                </w:div>
                <w:div w:id="900942019">
                  <w:marLeft w:val="0"/>
                  <w:marRight w:val="0"/>
                  <w:marTop w:val="0"/>
                  <w:marBottom w:val="0"/>
                  <w:divBdr>
                    <w:top w:val="none" w:sz="0" w:space="0" w:color="auto"/>
                    <w:left w:val="none" w:sz="0" w:space="0" w:color="auto"/>
                    <w:bottom w:val="none" w:sz="0" w:space="0" w:color="auto"/>
                    <w:right w:val="none" w:sz="0" w:space="0" w:color="auto"/>
                  </w:divBdr>
                  <w:divsChild>
                    <w:div w:id="1074471346">
                      <w:marLeft w:val="0"/>
                      <w:marRight w:val="0"/>
                      <w:marTop w:val="0"/>
                      <w:marBottom w:val="0"/>
                      <w:divBdr>
                        <w:top w:val="none" w:sz="0" w:space="0" w:color="auto"/>
                        <w:left w:val="none" w:sz="0" w:space="0" w:color="auto"/>
                        <w:bottom w:val="none" w:sz="0" w:space="0" w:color="auto"/>
                        <w:right w:val="none" w:sz="0" w:space="0" w:color="auto"/>
                      </w:divBdr>
                    </w:div>
                  </w:divsChild>
                </w:div>
                <w:div w:id="377627431">
                  <w:marLeft w:val="0"/>
                  <w:marRight w:val="0"/>
                  <w:marTop w:val="0"/>
                  <w:marBottom w:val="0"/>
                  <w:divBdr>
                    <w:top w:val="none" w:sz="0" w:space="0" w:color="auto"/>
                    <w:left w:val="none" w:sz="0" w:space="0" w:color="auto"/>
                    <w:bottom w:val="none" w:sz="0" w:space="0" w:color="auto"/>
                    <w:right w:val="none" w:sz="0" w:space="0" w:color="auto"/>
                  </w:divBdr>
                  <w:divsChild>
                    <w:div w:id="2116048539">
                      <w:marLeft w:val="0"/>
                      <w:marRight w:val="0"/>
                      <w:marTop w:val="0"/>
                      <w:marBottom w:val="0"/>
                      <w:divBdr>
                        <w:top w:val="none" w:sz="0" w:space="0" w:color="auto"/>
                        <w:left w:val="none" w:sz="0" w:space="0" w:color="auto"/>
                        <w:bottom w:val="none" w:sz="0" w:space="0" w:color="auto"/>
                        <w:right w:val="none" w:sz="0" w:space="0" w:color="auto"/>
                      </w:divBdr>
                    </w:div>
                  </w:divsChild>
                </w:div>
                <w:div w:id="1948345017">
                  <w:marLeft w:val="0"/>
                  <w:marRight w:val="0"/>
                  <w:marTop w:val="0"/>
                  <w:marBottom w:val="0"/>
                  <w:divBdr>
                    <w:top w:val="none" w:sz="0" w:space="0" w:color="auto"/>
                    <w:left w:val="none" w:sz="0" w:space="0" w:color="auto"/>
                    <w:bottom w:val="none" w:sz="0" w:space="0" w:color="auto"/>
                    <w:right w:val="none" w:sz="0" w:space="0" w:color="auto"/>
                  </w:divBdr>
                  <w:divsChild>
                    <w:div w:id="734935189">
                      <w:marLeft w:val="0"/>
                      <w:marRight w:val="0"/>
                      <w:marTop w:val="0"/>
                      <w:marBottom w:val="0"/>
                      <w:divBdr>
                        <w:top w:val="none" w:sz="0" w:space="0" w:color="auto"/>
                        <w:left w:val="none" w:sz="0" w:space="0" w:color="auto"/>
                        <w:bottom w:val="none" w:sz="0" w:space="0" w:color="auto"/>
                        <w:right w:val="none" w:sz="0" w:space="0" w:color="auto"/>
                      </w:divBdr>
                    </w:div>
                    <w:div w:id="1472669105">
                      <w:marLeft w:val="0"/>
                      <w:marRight w:val="0"/>
                      <w:marTop w:val="0"/>
                      <w:marBottom w:val="0"/>
                      <w:divBdr>
                        <w:top w:val="none" w:sz="0" w:space="0" w:color="auto"/>
                        <w:left w:val="none" w:sz="0" w:space="0" w:color="auto"/>
                        <w:bottom w:val="none" w:sz="0" w:space="0" w:color="auto"/>
                        <w:right w:val="none" w:sz="0" w:space="0" w:color="auto"/>
                      </w:divBdr>
                    </w:div>
                    <w:div w:id="493423081">
                      <w:marLeft w:val="0"/>
                      <w:marRight w:val="0"/>
                      <w:marTop w:val="0"/>
                      <w:marBottom w:val="0"/>
                      <w:divBdr>
                        <w:top w:val="none" w:sz="0" w:space="0" w:color="auto"/>
                        <w:left w:val="none" w:sz="0" w:space="0" w:color="auto"/>
                        <w:bottom w:val="none" w:sz="0" w:space="0" w:color="auto"/>
                        <w:right w:val="none" w:sz="0" w:space="0" w:color="auto"/>
                      </w:divBdr>
                    </w:div>
                    <w:div w:id="1216697627">
                      <w:marLeft w:val="0"/>
                      <w:marRight w:val="0"/>
                      <w:marTop w:val="0"/>
                      <w:marBottom w:val="0"/>
                      <w:divBdr>
                        <w:top w:val="none" w:sz="0" w:space="0" w:color="auto"/>
                        <w:left w:val="none" w:sz="0" w:space="0" w:color="auto"/>
                        <w:bottom w:val="none" w:sz="0" w:space="0" w:color="auto"/>
                        <w:right w:val="none" w:sz="0" w:space="0" w:color="auto"/>
                      </w:divBdr>
                    </w:div>
                    <w:div w:id="540089575">
                      <w:marLeft w:val="0"/>
                      <w:marRight w:val="0"/>
                      <w:marTop w:val="0"/>
                      <w:marBottom w:val="0"/>
                      <w:divBdr>
                        <w:top w:val="none" w:sz="0" w:space="0" w:color="auto"/>
                        <w:left w:val="none" w:sz="0" w:space="0" w:color="auto"/>
                        <w:bottom w:val="none" w:sz="0" w:space="0" w:color="auto"/>
                        <w:right w:val="none" w:sz="0" w:space="0" w:color="auto"/>
                      </w:divBdr>
                    </w:div>
                    <w:div w:id="1652637232">
                      <w:marLeft w:val="0"/>
                      <w:marRight w:val="0"/>
                      <w:marTop w:val="0"/>
                      <w:marBottom w:val="0"/>
                      <w:divBdr>
                        <w:top w:val="none" w:sz="0" w:space="0" w:color="auto"/>
                        <w:left w:val="none" w:sz="0" w:space="0" w:color="auto"/>
                        <w:bottom w:val="none" w:sz="0" w:space="0" w:color="auto"/>
                        <w:right w:val="none" w:sz="0" w:space="0" w:color="auto"/>
                      </w:divBdr>
                    </w:div>
                    <w:div w:id="1457261402">
                      <w:marLeft w:val="0"/>
                      <w:marRight w:val="0"/>
                      <w:marTop w:val="0"/>
                      <w:marBottom w:val="0"/>
                      <w:divBdr>
                        <w:top w:val="none" w:sz="0" w:space="0" w:color="auto"/>
                        <w:left w:val="none" w:sz="0" w:space="0" w:color="auto"/>
                        <w:bottom w:val="none" w:sz="0" w:space="0" w:color="auto"/>
                        <w:right w:val="none" w:sz="0" w:space="0" w:color="auto"/>
                      </w:divBdr>
                    </w:div>
                  </w:divsChild>
                </w:div>
                <w:div w:id="498741115">
                  <w:marLeft w:val="0"/>
                  <w:marRight w:val="0"/>
                  <w:marTop w:val="0"/>
                  <w:marBottom w:val="0"/>
                  <w:divBdr>
                    <w:top w:val="none" w:sz="0" w:space="0" w:color="auto"/>
                    <w:left w:val="none" w:sz="0" w:space="0" w:color="auto"/>
                    <w:bottom w:val="none" w:sz="0" w:space="0" w:color="auto"/>
                    <w:right w:val="none" w:sz="0" w:space="0" w:color="auto"/>
                  </w:divBdr>
                  <w:divsChild>
                    <w:div w:id="2105883129">
                      <w:marLeft w:val="0"/>
                      <w:marRight w:val="0"/>
                      <w:marTop w:val="0"/>
                      <w:marBottom w:val="0"/>
                      <w:divBdr>
                        <w:top w:val="none" w:sz="0" w:space="0" w:color="auto"/>
                        <w:left w:val="none" w:sz="0" w:space="0" w:color="auto"/>
                        <w:bottom w:val="none" w:sz="0" w:space="0" w:color="auto"/>
                        <w:right w:val="none" w:sz="0" w:space="0" w:color="auto"/>
                      </w:divBdr>
                    </w:div>
                  </w:divsChild>
                </w:div>
                <w:div w:id="1210067500">
                  <w:marLeft w:val="0"/>
                  <w:marRight w:val="0"/>
                  <w:marTop w:val="0"/>
                  <w:marBottom w:val="0"/>
                  <w:divBdr>
                    <w:top w:val="none" w:sz="0" w:space="0" w:color="auto"/>
                    <w:left w:val="none" w:sz="0" w:space="0" w:color="auto"/>
                    <w:bottom w:val="none" w:sz="0" w:space="0" w:color="auto"/>
                    <w:right w:val="none" w:sz="0" w:space="0" w:color="auto"/>
                  </w:divBdr>
                  <w:divsChild>
                    <w:div w:id="513081963">
                      <w:marLeft w:val="0"/>
                      <w:marRight w:val="0"/>
                      <w:marTop w:val="0"/>
                      <w:marBottom w:val="0"/>
                      <w:divBdr>
                        <w:top w:val="none" w:sz="0" w:space="0" w:color="auto"/>
                        <w:left w:val="none" w:sz="0" w:space="0" w:color="auto"/>
                        <w:bottom w:val="none" w:sz="0" w:space="0" w:color="auto"/>
                        <w:right w:val="none" w:sz="0" w:space="0" w:color="auto"/>
                      </w:divBdr>
                    </w:div>
                  </w:divsChild>
                </w:div>
                <w:div w:id="494495472">
                  <w:marLeft w:val="0"/>
                  <w:marRight w:val="0"/>
                  <w:marTop w:val="0"/>
                  <w:marBottom w:val="0"/>
                  <w:divBdr>
                    <w:top w:val="none" w:sz="0" w:space="0" w:color="auto"/>
                    <w:left w:val="none" w:sz="0" w:space="0" w:color="auto"/>
                    <w:bottom w:val="none" w:sz="0" w:space="0" w:color="auto"/>
                    <w:right w:val="none" w:sz="0" w:space="0" w:color="auto"/>
                  </w:divBdr>
                  <w:divsChild>
                    <w:div w:id="1596474401">
                      <w:marLeft w:val="0"/>
                      <w:marRight w:val="0"/>
                      <w:marTop w:val="0"/>
                      <w:marBottom w:val="0"/>
                      <w:divBdr>
                        <w:top w:val="none" w:sz="0" w:space="0" w:color="auto"/>
                        <w:left w:val="none" w:sz="0" w:space="0" w:color="auto"/>
                        <w:bottom w:val="none" w:sz="0" w:space="0" w:color="auto"/>
                        <w:right w:val="none" w:sz="0" w:space="0" w:color="auto"/>
                      </w:divBdr>
                    </w:div>
                    <w:div w:id="1418286878">
                      <w:marLeft w:val="0"/>
                      <w:marRight w:val="0"/>
                      <w:marTop w:val="0"/>
                      <w:marBottom w:val="0"/>
                      <w:divBdr>
                        <w:top w:val="none" w:sz="0" w:space="0" w:color="auto"/>
                        <w:left w:val="none" w:sz="0" w:space="0" w:color="auto"/>
                        <w:bottom w:val="none" w:sz="0" w:space="0" w:color="auto"/>
                        <w:right w:val="none" w:sz="0" w:space="0" w:color="auto"/>
                      </w:divBdr>
                    </w:div>
                    <w:div w:id="127744518">
                      <w:marLeft w:val="0"/>
                      <w:marRight w:val="0"/>
                      <w:marTop w:val="0"/>
                      <w:marBottom w:val="0"/>
                      <w:divBdr>
                        <w:top w:val="none" w:sz="0" w:space="0" w:color="auto"/>
                        <w:left w:val="none" w:sz="0" w:space="0" w:color="auto"/>
                        <w:bottom w:val="none" w:sz="0" w:space="0" w:color="auto"/>
                        <w:right w:val="none" w:sz="0" w:space="0" w:color="auto"/>
                      </w:divBdr>
                    </w:div>
                    <w:div w:id="333993642">
                      <w:marLeft w:val="0"/>
                      <w:marRight w:val="0"/>
                      <w:marTop w:val="0"/>
                      <w:marBottom w:val="0"/>
                      <w:divBdr>
                        <w:top w:val="none" w:sz="0" w:space="0" w:color="auto"/>
                        <w:left w:val="none" w:sz="0" w:space="0" w:color="auto"/>
                        <w:bottom w:val="none" w:sz="0" w:space="0" w:color="auto"/>
                        <w:right w:val="none" w:sz="0" w:space="0" w:color="auto"/>
                      </w:divBdr>
                    </w:div>
                    <w:div w:id="1660422726">
                      <w:marLeft w:val="0"/>
                      <w:marRight w:val="0"/>
                      <w:marTop w:val="0"/>
                      <w:marBottom w:val="0"/>
                      <w:divBdr>
                        <w:top w:val="none" w:sz="0" w:space="0" w:color="auto"/>
                        <w:left w:val="none" w:sz="0" w:space="0" w:color="auto"/>
                        <w:bottom w:val="none" w:sz="0" w:space="0" w:color="auto"/>
                        <w:right w:val="none" w:sz="0" w:space="0" w:color="auto"/>
                      </w:divBdr>
                    </w:div>
                    <w:div w:id="968129442">
                      <w:marLeft w:val="0"/>
                      <w:marRight w:val="0"/>
                      <w:marTop w:val="0"/>
                      <w:marBottom w:val="0"/>
                      <w:divBdr>
                        <w:top w:val="none" w:sz="0" w:space="0" w:color="auto"/>
                        <w:left w:val="none" w:sz="0" w:space="0" w:color="auto"/>
                        <w:bottom w:val="none" w:sz="0" w:space="0" w:color="auto"/>
                        <w:right w:val="none" w:sz="0" w:space="0" w:color="auto"/>
                      </w:divBdr>
                    </w:div>
                  </w:divsChild>
                </w:div>
                <w:div w:id="527916336">
                  <w:marLeft w:val="0"/>
                  <w:marRight w:val="0"/>
                  <w:marTop w:val="0"/>
                  <w:marBottom w:val="0"/>
                  <w:divBdr>
                    <w:top w:val="none" w:sz="0" w:space="0" w:color="auto"/>
                    <w:left w:val="none" w:sz="0" w:space="0" w:color="auto"/>
                    <w:bottom w:val="none" w:sz="0" w:space="0" w:color="auto"/>
                    <w:right w:val="none" w:sz="0" w:space="0" w:color="auto"/>
                  </w:divBdr>
                  <w:divsChild>
                    <w:div w:id="623659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8128730">
          <w:marLeft w:val="0"/>
          <w:marRight w:val="0"/>
          <w:marTop w:val="0"/>
          <w:marBottom w:val="0"/>
          <w:divBdr>
            <w:top w:val="none" w:sz="0" w:space="0" w:color="auto"/>
            <w:left w:val="none" w:sz="0" w:space="0" w:color="auto"/>
            <w:bottom w:val="none" w:sz="0" w:space="0" w:color="auto"/>
            <w:right w:val="none" w:sz="0" w:space="0" w:color="auto"/>
          </w:divBdr>
        </w:div>
        <w:div w:id="378744441">
          <w:marLeft w:val="0"/>
          <w:marRight w:val="0"/>
          <w:marTop w:val="0"/>
          <w:marBottom w:val="0"/>
          <w:divBdr>
            <w:top w:val="none" w:sz="0" w:space="0" w:color="auto"/>
            <w:left w:val="none" w:sz="0" w:space="0" w:color="auto"/>
            <w:bottom w:val="none" w:sz="0" w:space="0" w:color="auto"/>
            <w:right w:val="none" w:sz="0" w:space="0" w:color="auto"/>
          </w:divBdr>
        </w:div>
        <w:div w:id="1827672794">
          <w:marLeft w:val="0"/>
          <w:marRight w:val="0"/>
          <w:marTop w:val="0"/>
          <w:marBottom w:val="0"/>
          <w:divBdr>
            <w:top w:val="none" w:sz="0" w:space="0" w:color="auto"/>
            <w:left w:val="none" w:sz="0" w:space="0" w:color="auto"/>
            <w:bottom w:val="none" w:sz="0" w:space="0" w:color="auto"/>
            <w:right w:val="none" w:sz="0" w:space="0" w:color="auto"/>
          </w:divBdr>
        </w:div>
        <w:div w:id="1248226604">
          <w:marLeft w:val="0"/>
          <w:marRight w:val="0"/>
          <w:marTop w:val="0"/>
          <w:marBottom w:val="0"/>
          <w:divBdr>
            <w:top w:val="none" w:sz="0" w:space="0" w:color="auto"/>
            <w:left w:val="none" w:sz="0" w:space="0" w:color="auto"/>
            <w:bottom w:val="none" w:sz="0" w:space="0" w:color="auto"/>
            <w:right w:val="none" w:sz="0" w:space="0" w:color="auto"/>
          </w:divBdr>
        </w:div>
        <w:div w:id="1546024346">
          <w:marLeft w:val="0"/>
          <w:marRight w:val="0"/>
          <w:marTop w:val="0"/>
          <w:marBottom w:val="0"/>
          <w:divBdr>
            <w:top w:val="none" w:sz="0" w:space="0" w:color="auto"/>
            <w:left w:val="none" w:sz="0" w:space="0" w:color="auto"/>
            <w:bottom w:val="none" w:sz="0" w:space="0" w:color="auto"/>
            <w:right w:val="none" w:sz="0" w:space="0" w:color="auto"/>
          </w:divBdr>
        </w:div>
        <w:div w:id="1223105538">
          <w:marLeft w:val="0"/>
          <w:marRight w:val="0"/>
          <w:marTop w:val="0"/>
          <w:marBottom w:val="0"/>
          <w:divBdr>
            <w:top w:val="none" w:sz="0" w:space="0" w:color="auto"/>
            <w:left w:val="none" w:sz="0" w:space="0" w:color="auto"/>
            <w:bottom w:val="none" w:sz="0" w:space="0" w:color="auto"/>
            <w:right w:val="none" w:sz="0" w:space="0" w:color="auto"/>
          </w:divBdr>
        </w:div>
        <w:div w:id="97674794">
          <w:marLeft w:val="0"/>
          <w:marRight w:val="0"/>
          <w:marTop w:val="0"/>
          <w:marBottom w:val="0"/>
          <w:divBdr>
            <w:top w:val="none" w:sz="0" w:space="0" w:color="auto"/>
            <w:left w:val="none" w:sz="0" w:space="0" w:color="auto"/>
            <w:bottom w:val="none" w:sz="0" w:space="0" w:color="auto"/>
            <w:right w:val="none" w:sz="0" w:space="0" w:color="auto"/>
          </w:divBdr>
        </w:div>
        <w:div w:id="213781463">
          <w:marLeft w:val="0"/>
          <w:marRight w:val="0"/>
          <w:marTop w:val="0"/>
          <w:marBottom w:val="0"/>
          <w:divBdr>
            <w:top w:val="none" w:sz="0" w:space="0" w:color="auto"/>
            <w:left w:val="none" w:sz="0" w:space="0" w:color="auto"/>
            <w:bottom w:val="none" w:sz="0" w:space="0" w:color="auto"/>
            <w:right w:val="none" w:sz="0" w:space="0" w:color="auto"/>
          </w:divBdr>
        </w:div>
        <w:div w:id="82362118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s://api.slack.com/methods/users.list" TargetMode="External"/><Relationship Id="rId26" Type="http://schemas.openxmlformats.org/officeDocument/2006/relationships/hyperlink" Target="https://www.php-fig.org/psr/psr-12/" TargetMode="External"/><Relationship Id="rId39" Type="http://schemas.openxmlformats.org/officeDocument/2006/relationships/image" Target="media/image14.png"/><Relationship Id="rId21" Type="http://schemas.openxmlformats.org/officeDocument/2006/relationships/image" Target="media/image8.jpeg"/><Relationship Id="rId34" Type="http://schemas.openxmlformats.org/officeDocument/2006/relationships/diagramQuickStyle" Target="diagrams/quickStyle1.xml"/><Relationship Id="rId42" Type="http://schemas.openxmlformats.org/officeDocument/2006/relationships/image" Target="media/image17.png"/><Relationship Id="rId47" Type="http://schemas.openxmlformats.org/officeDocument/2006/relationships/image" Target="media/image22.png"/><Relationship Id="rId50" Type="http://schemas.openxmlformats.org/officeDocument/2006/relationships/fontTable" Target="fontTable.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hyperlink" Target="https://dev.to/lathindu1/laravel-best-practice-coding-standards-part-02-a40" TargetMode="External"/><Relationship Id="rId11" Type="http://schemas.openxmlformats.org/officeDocument/2006/relationships/endnotes" Target="endnotes.xml"/><Relationship Id="rId24" Type="http://schemas.openxmlformats.org/officeDocument/2006/relationships/image" Target="media/image11.png"/><Relationship Id="rId32" Type="http://schemas.openxmlformats.org/officeDocument/2006/relationships/diagramData" Target="diagrams/data1.xml"/><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image" Target="media/image20.png"/><Relationship Id="rId53" Type="http://schemas.openxmlformats.org/officeDocument/2006/relationships/theme" Target="theme/theme1.xml"/><Relationship Id="rId5" Type="http://schemas.openxmlformats.org/officeDocument/2006/relationships/customXml" Target="../customXml/item5.xml"/><Relationship Id="rId10" Type="http://schemas.openxmlformats.org/officeDocument/2006/relationships/footnotes" Target="footnotes.xml"/><Relationship Id="rId19" Type="http://schemas.openxmlformats.org/officeDocument/2006/relationships/image" Target="media/image6.jpeg"/><Relationship Id="rId31" Type="http://schemas.openxmlformats.org/officeDocument/2006/relationships/hyperlink" Target="https://google.github.io/styleguide/jsguide.html" TargetMode="External"/><Relationship Id="rId44" Type="http://schemas.openxmlformats.org/officeDocument/2006/relationships/image" Target="media/image19.png"/><Relationship Id="rId52" Type="http://schemas.openxmlformats.org/officeDocument/2006/relationships/glossaryDocument" Target="glossary/document.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9.jpeg"/><Relationship Id="rId27" Type="http://schemas.openxmlformats.org/officeDocument/2006/relationships/hyperlink" Target="https://www.php-fig.org/psr/psr-4/" TargetMode="External"/><Relationship Id="rId30" Type="http://schemas.openxmlformats.org/officeDocument/2006/relationships/hyperlink" Target="https://google.github.io/styleguide/htmlcssguide.html" TargetMode="External"/><Relationship Id="rId35" Type="http://schemas.openxmlformats.org/officeDocument/2006/relationships/diagramColors" Target="diagrams/colors1.xml"/><Relationship Id="rId43" Type="http://schemas.openxmlformats.org/officeDocument/2006/relationships/image" Target="media/image18.png"/><Relationship Id="rId48" Type="http://schemas.openxmlformats.org/officeDocument/2006/relationships/header" Target="header1.xml"/><Relationship Id="rId8" Type="http://schemas.openxmlformats.org/officeDocument/2006/relationships/settings" Target="settings.xml"/><Relationship Id="rId51" Type="http://schemas.microsoft.com/office/2011/relationships/people" Target="people.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hyperlink" Target="https://au.rs-online.com/" TargetMode="External"/><Relationship Id="rId25" Type="http://schemas.openxmlformats.org/officeDocument/2006/relationships/hyperlink" Target="https://www.php-fig.org/psr/psr-1/" TargetMode="External"/><Relationship Id="rId33" Type="http://schemas.openxmlformats.org/officeDocument/2006/relationships/diagramLayout" Target="diagrams/layout1.xml"/><Relationship Id="rId38" Type="http://schemas.openxmlformats.org/officeDocument/2006/relationships/image" Target="media/image13.png"/><Relationship Id="rId46" Type="http://schemas.openxmlformats.org/officeDocument/2006/relationships/image" Target="media/image21.png"/><Relationship Id="rId20" Type="http://schemas.openxmlformats.org/officeDocument/2006/relationships/image" Target="media/image7.jpeg"/><Relationship Id="rId41"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0.jpeg"/><Relationship Id="rId28" Type="http://schemas.openxmlformats.org/officeDocument/2006/relationships/hyperlink" Target="https://dev.to/lathindu1/laravel-best-practice-coding-standards-part-01-304l" TargetMode="External"/><Relationship Id="rId36" Type="http://schemas.microsoft.com/office/2007/relationships/diagramDrawing" Target="diagrams/drawing1.xml"/><Relationship Id="rId49"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23.jpeg"/></Relationships>
</file>

<file path=word/diagrams/colors1.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535BD2E-F828-4796-93BB-571F9950E3DA}" type="doc">
      <dgm:prSet loTypeId="urn:microsoft.com/office/officeart/2005/8/layout/orgChart1" loCatId="hierarchy" qsTypeId="urn:microsoft.com/office/officeart/2005/8/quickstyle/simple1" qsCatId="simple" csTypeId="urn:microsoft.com/office/officeart/2005/8/colors/colorful3" csCatId="colorful" phldr="1"/>
      <dgm:spPr/>
      <dgm:t>
        <a:bodyPr/>
        <a:lstStyle/>
        <a:p>
          <a:endParaRPr lang="en-US"/>
        </a:p>
      </dgm:t>
    </dgm:pt>
    <dgm:pt modelId="{ABCDB27E-2872-416E-832F-AF97F36BA677}">
      <dgm:prSet phldrT="[Text]" custT="1"/>
      <dgm:spPr/>
      <dgm:t>
        <a:bodyPr/>
        <a:lstStyle/>
        <a:p>
          <a:r>
            <a:rPr lang="en-AU" sz="600"/>
            <a:t>Project-folder</a:t>
          </a:r>
          <a:endParaRPr lang="en-US" sz="600"/>
        </a:p>
      </dgm:t>
    </dgm:pt>
    <dgm:pt modelId="{D1B156A1-7FB5-40E6-84E4-5D32AB121100}" type="parTrans" cxnId="{E586ADF7-AAA3-4FA2-8ED1-270EB0D6CFB5}">
      <dgm:prSet/>
      <dgm:spPr/>
      <dgm:t>
        <a:bodyPr/>
        <a:lstStyle/>
        <a:p>
          <a:endParaRPr lang="en-US"/>
        </a:p>
      </dgm:t>
    </dgm:pt>
    <dgm:pt modelId="{CDCD3B13-B3EB-4A98-8ACB-B09D9DB29F9D}" type="sibTrans" cxnId="{E586ADF7-AAA3-4FA2-8ED1-270EB0D6CFB5}">
      <dgm:prSet/>
      <dgm:spPr/>
      <dgm:t>
        <a:bodyPr/>
        <a:lstStyle/>
        <a:p>
          <a:endParaRPr lang="en-US"/>
        </a:p>
      </dgm:t>
    </dgm:pt>
    <dgm:pt modelId="{40B2C243-40ED-4867-A80F-AC7470B17852}">
      <dgm:prSet custT="1"/>
      <dgm:spPr/>
      <dgm:t>
        <a:bodyPr/>
        <a:lstStyle/>
        <a:p>
          <a:r>
            <a:rPr lang="en-AU" sz="600" b="1"/>
            <a:t>Home</a:t>
          </a:r>
          <a:r>
            <a:rPr lang="en-AU" sz="600"/>
            <a:t> page</a:t>
          </a:r>
          <a:br>
            <a:rPr lang="en-AU" sz="600"/>
          </a:br>
          <a:r>
            <a:rPr lang="en-AU" sz="600"/>
            <a:t>(index.html)</a:t>
          </a:r>
        </a:p>
      </dgm:t>
    </dgm:pt>
    <dgm:pt modelId="{BABB1F9F-54DE-416F-86D2-901E02C668EC}" type="parTrans" cxnId="{86A3C0B9-C432-46D4-93E6-41D7785300C4}">
      <dgm:prSet/>
      <dgm:spPr/>
      <dgm:t>
        <a:bodyPr/>
        <a:lstStyle/>
        <a:p>
          <a:endParaRPr lang="en-US" sz="1600"/>
        </a:p>
      </dgm:t>
    </dgm:pt>
    <dgm:pt modelId="{BBBF5953-A69F-4C51-8DFC-9FD70DC39A49}" type="sibTrans" cxnId="{86A3C0B9-C432-46D4-93E6-41D7785300C4}">
      <dgm:prSet/>
      <dgm:spPr/>
      <dgm:t>
        <a:bodyPr/>
        <a:lstStyle/>
        <a:p>
          <a:endParaRPr lang="en-US"/>
        </a:p>
      </dgm:t>
    </dgm:pt>
    <dgm:pt modelId="{A3D9695C-55E0-4E83-867D-E40282957C42}">
      <dgm:prSet custT="1"/>
      <dgm:spPr/>
      <dgm:t>
        <a:bodyPr/>
        <a:lstStyle/>
        <a:p>
          <a:r>
            <a:rPr lang="en-AU" sz="600" b="1"/>
            <a:t>assets</a:t>
          </a:r>
          <a:br>
            <a:rPr lang="en-AU" sz="600" b="1"/>
          </a:br>
          <a:r>
            <a:rPr lang="en-AU" sz="600"/>
            <a:t> folder</a:t>
          </a:r>
        </a:p>
      </dgm:t>
    </dgm:pt>
    <dgm:pt modelId="{F72CBE4B-C962-40C0-8067-B06676EF2E57}" type="parTrans" cxnId="{29E8F424-53D0-4A5E-BE88-451C3E74B6E7}">
      <dgm:prSet/>
      <dgm:spPr/>
      <dgm:t>
        <a:bodyPr/>
        <a:lstStyle/>
        <a:p>
          <a:endParaRPr lang="en-US" sz="1600"/>
        </a:p>
      </dgm:t>
    </dgm:pt>
    <dgm:pt modelId="{24E256D9-F694-48E7-9D09-9E73F2D25E92}" type="sibTrans" cxnId="{29E8F424-53D0-4A5E-BE88-451C3E74B6E7}">
      <dgm:prSet/>
      <dgm:spPr/>
      <dgm:t>
        <a:bodyPr/>
        <a:lstStyle/>
        <a:p>
          <a:endParaRPr lang="en-US"/>
        </a:p>
      </dgm:t>
    </dgm:pt>
    <dgm:pt modelId="{857048B5-AEAC-4F46-BF34-8A7E9CA15EC2}">
      <dgm:prSet custT="1"/>
      <dgm:spPr/>
      <dgm:t>
        <a:bodyPr/>
        <a:lstStyle/>
        <a:p>
          <a:r>
            <a:rPr lang="en-AU" sz="600" b="1"/>
            <a:t>css</a:t>
          </a:r>
          <a:br>
            <a:rPr lang="en-AU" sz="600" b="1"/>
          </a:br>
          <a:r>
            <a:rPr lang="en-AU" sz="600"/>
            <a:t> folder</a:t>
          </a:r>
        </a:p>
      </dgm:t>
    </dgm:pt>
    <dgm:pt modelId="{53093590-2DA8-4BF9-995B-A9244DC1CCD0}" type="parTrans" cxnId="{0EB07D56-02ED-44FD-8308-7959787FF1FC}">
      <dgm:prSet/>
      <dgm:spPr/>
      <dgm:t>
        <a:bodyPr/>
        <a:lstStyle/>
        <a:p>
          <a:endParaRPr lang="en-US" sz="1600"/>
        </a:p>
      </dgm:t>
    </dgm:pt>
    <dgm:pt modelId="{13290672-AA3C-465F-8CB1-6BD86CC2BD12}" type="sibTrans" cxnId="{0EB07D56-02ED-44FD-8308-7959787FF1FC}">
      <dgm:prSet/>
      <dgm:spPr/>
      <dgm:t>
        <a:bodyPr/>
        <a:lstStyle/>
        <a:p>
          <a:endParaRPr lang="en-US"/>
        </a:p>
      </dgm:t>
    </dgm:pt>
    <dgm:pt modelId="{80189095-0063-4545-9C9D-63C4BAB43638}">
      <dgm:prSet custT="1"/>
      <dgm:spPr/>
      <dgm:t>
        <a:bodyPr/>
        <a:lstStyle/>
        <a:p>
          <a:r>
            <a:rPr lang="en-AU" sz="600" b="1"/>
            <a:t>main</a:t>
          </a:r>
          <a:br>
            <a:rPr lang="en-AU" sz="600"/>
          </a:br>
          <a:r>
            <a:rPr lang="en-AU" sz="600"/>
            <a:t>CSS file</a:t>
          </a:r>
        </a:p>
      </dgm:t>
    </dgm:pt>
    <dgm:pt modelId="{2E340E13-C543-4CD6-AEBB-A6C7D2F743B6}" type="parTrans" cxnId="{AB80E326-7B43-44E0-9F9D-CBF8B99531D7}">
      <dgm:prSet/>
      <dgm:spPr/>
      <dgm:t>
        <a:bodyPr/>
        <a:lstStyle/>
        <a:p>
          <a:endParaRPr lang="en-US" sz="1600"/>
        </a:p>
      </dgm:t>
    </dgm:pt>
    <dgm:pt modelId="{7E537931-4B6E-4FBD-8056-B49EEB7E9C92}" type="sibTrans" cxnId="{AB80E326-7B43-44E0-9F9D-CBF8B99531D7}">
      <dgm:prSet/>
      <dgm:spPr/>
      <dgm:t>
        <a:bodyPr/>
        <a:lstStyle/>
        <a:p>
          <a:endParaRPr lang="en-US"/>
        </a:p>
      </dgm:t>
    </dgm:pt>
    <dgm:pt modelId="{1480ED3D-F77A-4979-8AA0-C4F6AEC920FF}">
      <dgm:prSet custT="1"/>
      <dgm:spPr/>
      <dgm:t>
        <a:bodyPr/>
        <a:lstStyle/>
        <a:p>
          <a:r>
            <a:rPr lang="en-AU" sz="600" b="1"/>
            <a:t>js</a:t>
          </a:r>
          <a:br>
            <a:rPr lang="en-AU" sz="600" b="1"/>
          </a:br>
          <a:r>
            <a:rPr lang="en-AU" sz="600"/>
            <a:t> folder</a:t>
          </a:r>
        </a:p>
      </dgm:t>
    </dgm:pt>
    <dgm:pt modelId="{D75A0254-65BB-4DB0-A118-583A0F0602EA}" type="parTrans" cxnId="{D039B0CA-7490-4789-AF1D-292DB3BE0D2A}">
      <dgm:prSet/>
      <dgm:spPr/>
      <dgm:t>
        <a:bodyPr/>
        <a:lstStyle/>
        <a:p>
          <a:endParaRPr lang="en-US" sz="1600"/>
        </a:p>
      </dgm:t>
    </dgm:pt>
    <dgm:pt modelId="{6B51FE48-73F5-4DE4-B44D-D769DA5A2209}" type="sibTrans" cxnId="{D039B0CA-7490-4789-AF1D-292DB3BE0D2A}">
      <dgm:prSet/>
      <dgm:spPr/>
      <dgm:t>
        <a:bodyPr/>
        <a:lstStyle/>
        <a:p>
          <a:endParaRPr lang="en-US"/>
        </a:p>
      </dgm:t>
    </dgm:pt>
    <dgm:pt modelId="{DD48193E-E8D2-453D-8D7D-79A7BBA01F68}">
      <dgm:prSet custT="1"/>
      <dgm:spPr/>
      <dgm:t>
        <a:bodyPr/>
        <a:lstStyle/>
        <a:p>
          <a:r>
            <a:rPr lang="en-AU" sz="600"/>
            <a:t>main</a:t>
          </a:r>
          <a:br>
            <a:rPr lang="en-AU" sz="600"/>
          </a:br>
          <a:r>
            <a:rPr lang="en-AU" sz="600"/>
            <a:t>JS files</a:t>
          </a:r>
        </a:p>
      </dgm:t>
    </dgm:pt>
    <dgm:pt modelId="{18CCD0F0-4B0F-44F7-87FA-15ABAFD028F5}" type="parTrans" cxnId="{8B9E58CA-9E77-4C81-B95C-171AE7BBE1E4}">
      <dgm:prSet/>
      <dgm:spPr/>
      <dgm:t>
        <a:bodyPr/>
        <a:lstStyle/>
        <a:p>
          <a:endParaRPr lang="en-US" sz="1600"/>
        </a:p>
      </dgm:t>
    </dgm:pt>
    <dgm:pt modelId="{C4F4403C-DBBD-4AB0-9F8D-65B27821B318}" type="sibTrans" cxnId="{8B9E58CA-9E77-4C81-B95C-171AE7BBE1E4}">
      <dgm:prSet/>
      <dgm:spPr/>
      <dgm:t>
        <a:bodyPr/>
        <a:lstStyle/>
        <a:p>
          <a:endParaRPr lang="en-US"/>
        </a:p>
      </dgm:t>
    </dgm:pt>
    <dgm:pt modelId="{7A173744-1C34-499D-979A-E30A91E5BFE0}">
      <dgm:prSet custT="1"/>
      <dgm:spPr/>
      <dgm:t>
        <a:bodyPr/>
        <a:lstStyle/>
        <a:p>
          <a:r>
            <a:rPr lang="en-AU" sz="600" b="1"/>
            <a:t>img</a:t>
          </a:r>
          <a:r>
            <a:rPr lang="en-AU" sz="600"/>
            <a:t> </a:t>
          </a:r>
          <a:br>
            <a:rPr lang="en-AU" sz="600"/>
          </a:br>
          <a:r>
            <a:rPr lang="en-AU" sz="600"/>
            <a:t>folder</a:t>
          </a:r>
        </a:p>
      </dgm:t>
    </dgm:pt>
    <dgm:pt modelId="{C94DB9CE-B2FD-49D4-A5D7-6785D1566224}" type="parTrans" cxnId="{17174C08-9885-48A2-92D2-839A0C443CE3}">
      <dgm:prSet/>
      <dgm:spPr/>
      <dgm:t>
        <a:bodyPr/>
        <a:lstStyle/>
        <a:p>
          <a:endParaRPr lang="en-US" sz="1600"/>
        </a:p>
      </dgm:t>
    </dgm:pt>
    <dgm:pt modelId="{314CEF10-E505-435D-922E-2DCA30CF6D47}" type="sibTrans" cxnId="{17174C08-9885-48A2-92D2-839A0C443CE3}">
      <dgm:prSet/>
      <dgm:spPr/>
      <dgm:t>
        <a:bodyPr/>
        <a:lstStyle/>
        <a:p>
          <a:endParaRPr lang="en-US"/>
        </a:p>
      </dgm:t>
    </dgm:pt>
    <dgm:pt modelId="{8FBBE85B-01E7-4F47-90D1-9AD42A259C38}">
      <dgm:prSet custT="1"/>
      <dgm:spPr/>
      <dgm:t>
        <a:bodyPr/>
        <a:lstStyle/>
        <a:p>
          <a:r>
            <a:rPr lang="en-AU" sz="600"/>
            <a:t>Image files</a:t>
          </a:r>
        </a:p>
      </dgm:t>
    </dgm:pt>
    <dgm:pt modelId="{D676150A-4C1D-40A8-B797-6F8208DE3274}" type="parTrans" cxnId="{DA3366DA-551B-4CBD-B18F-0B90364F887A}">
      <dgm:prSet/>
      <dgm:spPr/>
      <dgm:t>
        <a:bodyPr/>
        <a:lstStyle/>
        <a:p>
          <a:endParaRPr lang="en-US" sz="1600"/>
        </a:p>
      </dgm:t>
    </dgm:pt>
    <dgm:pt modelId="{813C4B2A-45DF-4928-9CF0-5C9F11AB5CA5}" type="sibTrans" cxnId="{DA3366DA-551B-4CBD-B18F-0B90364F887A}">
      <dgm:prSet/>
      <dgm:spPr/>
      <dgm:t>
        <a:bodyPr/>
        <a:lstStyle/>
        <a:p>
          <a:endParaRPr lang="en-US"/>
        </a:p>
      </dgm:t>
    </dgm:pt>
    <dgm:pt modelId="{79F2705B-4BAB-432D-AABE-88896446DA01}">
      <dgm:prSet custT="1"/>
      <dgm:spPr/>
      <dgm:t>
        <a:bodyPr/>
        <a:lstStyle/>
        <a:p>
          <a:r>
            <a:rPr lang="en-AU" sz="600" b="1"/>
            <a:t>fonts</a:t>
          </a:r>
          <a:br>
            <a:rPr lang="en-AU" sz="600" b="1"/>
          </a:br>
          <a:r>
            <a:rPr lang="en-AU" sz="600"/>
            <a:t>folder</a:t>
          </a:r>
        </a:p>
      </dgm:t>
    </dgm:pt>
    <dgm:pt modelId="{1028FC0D-9C2B-4C3F-B415-165617F6BE7B}" type="parTrans" cxnId="{DBF7BF34-43A3-4F37-9824-AA1582C1A2C4}">
      <dgm:prSet/>
      <dgm:spPr/>
      <dgm:t>
        <a:bodyPr/>
        <a:lstStyle/>
        <a:p>
          <a:endParaRPr lang="en-US" sz="1600"/>
        </a:p>
      </dgm:t>
    </dgm:pt>
    <dgm:pt modelId="{77C224C4-A2E4-4467-BFB1-4175FFD828D9}" type="sibTrans" cxnId="{DBF7BF34-43A3-4F37-9824-AA1582C1A2C4}">
      <dgm:prSet/>
      <dgm:spPr/>
      <dgm:t>
        <a:bodyPr/>
        <a:lstStyle/>
        <a:p>
          <a:endParaRPr lang="en-US"/>
        </a:p>
      </dgm:t>
    </dgm:pt>
    <dgm:pt modelId="{7877B81D-B708-4535-848B-C320FE701222}">
      <dgm:prSet custT="1"/>
      <dgm:spPr/>
      <dgm:t>
        <a:bodyPr/>
        <a:lstStyle/>
        <a:p>
          <a:r>
            <a:rPr lang="en-AU" sz="600"/>
            <a:t>Font files</a:t>
          </a:r>
        </a:p>
      </dgm:t>
    </dgm:pt>
    <dgm:pt modelId="{C4BF3618-B613-4240-93A4-37B2F8E59A22}" type="parTrans" cxnId="{918774DA-BFD0-4BBE-BB07-2D11CC499256}">
      <dgm:prSet/>
      <dgm:spPr/>
      <dgm:t>
        <a:bodyPr/>
        <a:lstStyle/>
        <a:p>
          <a:endParaRPr lang="en-US" sz="1600"/>
        </a:p>
      </dgm:t>
    </dgm:pt>
    <dgm:pt modelId="{14D29BDF-27F8-4CAC-972D-91D62B7175BC}" type="sibTrans" cxnId="{918774DA-BFD0-4BBE-BB07-2D11CC499256}">
      <dgm:prSet/>
      <dgm:spPr/>
      <dgm:t>
        <a:bodyPr/>
        <a:lstStyle/>
        <a:p>
          <a:endParaRPr lang="en-US"/>
        </a:p>
      </dgm:t>
    </dgm:pt>
    <dgm:pt modelId="{112C908A-92D7-4BB8-9DD5-D08849F9CBAA}">
      <dgm:prSet custT="1"/>
      <dgm:spPr/>
      <dgm:t>
        <a:bodyPr/>
        <a:lstStyle/>
        <a:p>
          <a:r>
            <a:rPr lang="en-AU" sz="600" b="1"/>
            <a:t>media</a:t>
          </a:r>
          <a:br>
            <a:rPr lang="en-AU" sz="600" b="1"/>
          </a:br>
          <a:r>
            <a:rPr lang="en-AU" sz="600"/>
            <a:t>folder</a:t>
          </a:r>
        </a:p>
      </dgm:t>
    </dgm:pt>
    <dgm:pt modelId="{D538FB91-E6EE-4108-A5A9-70E231245B09}" type="parTrans" cxnId="{0D0ACD9B-69FE-42F7-B852-9B50DA488163}">
      <dgm:prSet/>
      <dgm:spPr/>
      <dgm:t>
        <a:bodyPr/>
        <a:lstStyle/>
        <a:p>
          <a:endParaRPr lang="en-US" sz="1600"/>
        </a:p>
      </dgm:t>
    </dgm:pt>
    <dgm:pt modelId="{DDB94A0B-40CD-43EB-9479-F30509608806}" type="sibTrans" cxnId="{0D0ACD9B-69FE-42F7-B852-9B50DA488163}">
      <dgm:prSet/>
      <dgm:spPr/>
      <dgm:t>
        <a:bodyPr/>
        <a:lstStyle/>
        <a:p>
          <a:endParaRPr lang="en-US"/>
        </a:p>
      </dgm:t>
    </dgm:pt>
    <dgm:pt modelId="{583BEBA1-37EE-4B16-95ED-53B3B0E4FB17}">
      <dgm:prSet custT="1"/>
      <dgm:spPr/>
      <dgm:t>
        <a:bodyPr/>
        <a:lstStyle/>
        <a:p>
          <a:r>
            <a:rPr lang="en-AU" sz="600"/>
            <a:t>Video / audio files</a:t>
          </a:r>
        </a:p>
      </dgm:t>
    </dgm:pt>
    <dgm:pt modelId="{B90F338E-3578-463F-841A-530164D9DC36}" type="parTrans" cxnId="{E259A5BD-22D4-4FA9-BA45-EEF08451E100}">
      <dgm:prSet/>
      <dgm:spPr/>
      <dgm:t>
        <a:bodyPr/>
        <a:lstStyle/>
        <a:p>
          <a:endParaRPr lang="en-US" sz="1600"/>
        </a:p>
      </dgm:t>
    </dgm:pt>
    <dgm:pt modelId="{746C83C0-CAA6-4CCD-BB7C-31FABA3AA57D}" type="sibTrans" cxnId="{E259A5BD-22D4-4FA9-BA45-EEF08451E100}">
      <dgm:prSet/>
      <dgm:spPr/>
      <dgm:t>
        <a:bodyPr/>
        <a:lstStyle/>
        <a:p>
          <a:endParaRPr lang="en-US"/>
        </a:p>
      </dgm:t>
    </dgm:pt>
    <dgm:pt modelId="{0C46BAF3-0422-406E-97DA-B199EF8901DA}">
      <dgm:prSet custT="1"/>
      <dgm:spPr/>
      <dgm:t>
        <a:bodyPr/>
        <a:lstStyle/>
        <a:p>
          <a:r>
            <a:rPr lang="en-AU" sz="600" b="1"/>
            <a:t>downloads</a:t>
          </a:r>
          <a:br>
            <a:rPr lang="en-AU" sz="600" b="1"/>
          </a:br>
          <a:r>
            <a:rPr lang="en-AU" sz="600"/>
            <a:t>folder</a:t>
          </a:r>
        </a:p>
      </dgm:t>
    </dgm:pt>
    <dgm:pt modelId="{5BDE2A8C-2054-4593-B214-F556914F79D8}" type="parTrans" cxnId="{B5833721-C275-458F-AFCB-8DF713A68F16}">
      <dgm:prSet/>
      <dgm:spPr/>
      <dgm:t>
        <a:bodyPr/>
        <a:lstStyle/>
        <a:p>
          <a:endParaRPr lang="en-US" sz="1600"/>
        </a:p>
      </dgm:t>
    </dgm:pt>
    <dgm:pt modelId="{875696D7-3207-4DD9-B733-2BFA93C9F024}" type="sibTrans" cxnId="{B5833721-C275-458F-AFCB-8DF713A68F16}">
      <dgm:prSet/>
      <dgm:spPr/>
      <dgm:t>
        <a:bodyPr/>
        <a:lstStyle/>
        <a:p>
          <a:endParaRPr lang="en-US"/>
        </a:p>
      </dgm:t>
    </dgm:pt>
    <dgm:pt modelId="{62589DBE-F7C2-4284-8711-70F60E623385}">
      <dgm:prSet custT="1"/>
      <dgm:spPr/>
      <dgm:t>
        <a:bodyPr/>
        <a:lstStyle/>
        <a:p>
          <a:r>
            <a:rPr lang="en-AU" sz="600" b="1"/>
            <a:t>phase-2</a:t>
          </a:r>
          <a:br>
            <a:rPr lang="en-AU" sz="600" b="1"/>
          </a:br>
          <a:r>
            <a:rPr lang="en-AU" sz="600"/>
            <a:t>folder</a:t>
          </a:r>
        </a:p>
      </dgm:t>
    </dgm:pt>
    <dgm:pt modelId="{56AFE577-0939-4793-A1D1-0072548EBCDD}" type="parTrans" cxnId="{814A3E3C-DE00-4EC6-A71A-298F2B9C704A}">
      <dgm:prSet/>
      <dgm:spPr/>
      <dgm:t>
        <a:bodyPr/>
        <a:lstStyle/>
        <a:p>
          <a:endParaRPr lang="en-US" sz="1600"/>
        </a:p>
      </dgm:t>
    </dgm:pt>
    <dgm:pt modelId="{C4E46A33-82EB-45B3-94B9-9C5CB4027C83}" type="sibTrans" cxnId="{814A3E3C-DE00-4EC6-A71A-298F2B9C704A}">
      <dgm:prSet/>
      <dgm:spPr/>
      <dgm:t>
        <a:bodyPr/>
        <a:lstStyle/>
        <a:p>
          <a:endParaRPr lang="en-US"/>
        </a:p>
      </dgm:t>
    </dgm:pt>
    <dgm:pt modelId="{7593C6CF-4102-4122-9216-0C07D7AD896E}">
      <dgm:prSet custT="1"/>
      <dgm:spPr/>
      <dgm:t>
        <a:bodyPr/>
        <a:lstStyle/>
        <a:p>
          <a:r>
            <a:rPr lang="en-AU" sz="600" b="1"/>
            <a:t>page</a:t>
          </a:r>
          <a:endParaRPr lang="en-AU" sz="600"/>
        </a:p>
      </dgm:t>
    </dgm:pt>
    <dgm:pt modelId="{3372AD9A-B215-4A95-9AB3-D8ED91DC0369}" type="parTrans" cxnId="{0C5643FB-7897-4539-AABC-4F33A1ACBB6D}">
      <dgm:prSet/>
      <dgm:spPr/>
      <dgm:t>
        <a:bodyPr/>
        <a:lstStyle/>
        <a:p>
          <a:endParaRPr lang="en-US" sz="1600"/>
        </a:p>
      </dgm:t>
    </dgm:pt>
    <dgm:pt modelId="{DE8F765C-43C8-4E16-8A98-2A9C80F4B323}" type="sibTrans" cxnId="{0C5643FB-7897-4539-AABC-4F33A1ACBB6D}">
      <dgm:prSet/>
      <dgm:spPr/>
      <dgm:t>
        <a:bodyPr/>
        <a:lstStyle/>
        <a:p>
          <a:endParaRPr lang="en-US"/>
        </a:p>
      </dgm:t>
    </dgm:pt>
    <dgm:pt modelId="{49554CCD-5B59-43BE-A629-35F767682076}">
      <dgm:prSet custT="1"/>
      <dgm:spPr/>
      <dgm:t>
        <a:bodyPr/>
        <a:lstStyle/>
        <a:p>
          <a:r>
            <a:rPr lang="en-AU" sz="600"/>
            <a:t>phase-3</a:t>
          </a:r>
          <a:br>
            <a:rPr lang="en-AU" sz="600"/>
          </a:br>
          <a:r>
            <a:rPr lang="en-AU" sz="600"/>
            <a:t>folder</a:t>
          </a:r>
        </a:p>
      </dgm:t>
    </dgm:pt>
    <dgm:pt modelId="{7FC87296-FCDB-4A72-BB93-89E7ECD35DF6}" type="parTrans" cxnId="{1970F108-F904-4C4D-A65D-E6411725ABC0}">
      <dgm:prSet/>
      <dgm:spPr/>
      <dgm:t>
        <a:bodyPr/>
        <a:lstStyle/>
        <a:p>
          <a:endParaRPr lang="en-GB" sz="1600"/>
        </a:p>
      </dgm:t>
    </dgm:pt>
    <dgm:pt modelId="{6D6228BF-9545-402A-8A01-CFF6124B931D}" type="sibTrans" cxnId="{1970F108-F904-4C4D-A65D-E6411725ABC0}">
      <dgm:prSet/>
      <dgm:spPr/>
      <dgm:t>
        <a:bodyPr/>
        <a:lstStyle/>
        <a:p>
          <a:endParaRPr lang="en-GB"/>
        </a:p>
      </dgm:t>
    </dgm:pt>
    <dgm:pt modelId="{8DCBFADA-5194-4ABE-ACDE-4E62E33AAE20}">
      <dgm:prSet custT="1"/>
      <dgm:spPr/>
      <dgm:t>
        <a:bodyPr/>
        <a:lstStyle/>
        <a:p>
          <a:r>
            <a:rPr lang="en-AU" sz="600"/>
            <a:t>TBA</a:t>
          </a:r>
        </a:p>
      </dgm:t>
    </dgm:pt>
    <dgm:pt modelId="{A7A32D61-6797-4374-A872-72C31999BC42}" type="parTrans" cxnId="{3845B915-9E22-40D6-BCDA-A47B8F2F6C32}">
      <dgm:prSet/>
      <dgm:spPr/>
      <dgm:t>
        <a:bodyPr/>
        <a:lstStyle/>
        <a:p>
          <a:endParaRPr lang="en-GB" sz="1600"/>
        </a:p>
      </dgm:t>
    </dgm:pt>
    <dgm:pt modelId="{218F813E-F428-4EB2-9CD6-ADD87158A4C8}" type="sibTrans" cxnId="{3845B915-9E22-40D6-BCDA-A47B8F2F6C32}">
      <dgm:prSet/>
      <dgm:spPr/>
      <dgm:t>
        <a:bodyPr/>
        <a:lstStyle/>
        <a:p>
          <a:endParaRPr lang="en-GB"/>
        </a:p>
      </dgm:t>
    </dgm:pt>
    <dgm:pt modelId="{C89F438E-0AD4-4F1B-BB15-EE497E0B3289}">
      <dgm:prSet custT="1"/>
      <dgm:spPr/>
      <dgm:t>
        <a:bodyPr/>
        <a:lstStyle/>
        <a:p>
          <a:r>
            <a:rPr lang="en-AU" sz="600"/>
            <a:t>additional </a:t>
          </a:r>
          <a:br>
            <a:rPr lang="en-AU" sz="600"/>
          </a:br>
          <a:r>
            <a:rPr lang="en-AU" sz="600"/>
            <a:t>JS files</a:t>
          </a:r>
        </a:p>
      </dgm:t>
    </dgm:pt>
    <dgm:pt modelId="{53B1458F-0227-4332-BFC5-8A7CA879FA4C}" type="parTrans" cxnId="{8A1866C7-CEB0-4FF6-AFEE-50384882C111}">
      <dgm:prSet/>
      <dgm:spPr/>
      <dgm:t>
        <a:bodyPr/>
        <a:lstStyle/>
        <a:p>
          <a:endParaRPr lang="en-GB" sz="1600"/>
        </a:p>
      </dgm:t>
    </dgm:pt>
    <dgm:pt modelId="{4F5C133E-9BEB-41B2-869E-960FEFFC12E7}" type="sibTrans" cxnId="{8A1866C7-CEB0-4FF6-AFEE-50384882C111}">
      <dgm:prSet/>
      <dgm:spPr/>
      <dgm:t>
        <a:bodyPr/>
        <a:lstStyle/>
        <a:p>
          <a:endParaRPr lang="en-GB"/>
        </a:p>
      </dgm:t>
    </dgm:pt>
    <dgm:pt modelId="{C502D593-B2A0-4E26-8705-B398BB7D49BD}">
      <dgm:prSet custT="1"/>
      <dgm:spPr/>
      <dgm:t>
        <a:bodyPr/>
        <a:lstStyle/>
        <a:p>
          <a:r>
            <a:rPr lang="en-AU" sz="600"/>
            <a:t>additional </a:t>
          </a:r>
          <a:br>
            <a:rPr lang="en-AU" sz="600"/>
          </a:br>
          <a:r>
            <a:rPr lang="en-AU" sz="600"/>
            <a:t>CSS files</a:t>
          </a:r>
        </a:p>
      </dgm:t>
    </dgm:pt>
    <dgm:pt modelId="{28F29091-F6EC-442F-8149-C1F0573BD3B6}" type="parTrans" cxnId="{49CB0877-CEA7-41E7-9FAC-FD9BD39BC4B3}">
      <dgm:prSet/>
      <dgm:spPr/>
      <dgm:t>
        <a:bodyPr/>
        <a:lstStyle/>
        <a:p>
          <a:endParaRPr lang="en-GB" sz="1600"/>
        </a:p>
      </dgm:t>
    </dgm:pt>
    <dgm:pt modelId="{1F028255-0146-464C-9064-3E4D644C2B76}" type="sibTrans" cxnId="{49CB0877-CEA7-41E7-9FAC-FD9BD39BC4B3}">
      <dgm:prSet/>
      <dgm:spPr/>
      <dgm:t>
        <a:bodyPr/>
        <a:lstStyle/>
        <a:p>
          <a:endParaRPr lang="en-GB"/>
        </a:p>
      </dgm:t>
    </dgm:pt>
    <dgm:pt modelId="{C49E07AA-CACB-B340-924F-3FAD16CEA35B}">
      <dgm:prSet custT="1"/>
      <dgm:spPr/>
      <dgm:t>
        <a:bodyPr/>
        <a:lstStyle/>
        <a:p>
          <a:r>
            <a:rPr lang="en-AU" sz="600" b="1"/>
            <a:t>evidence</a:t>
          </a:r>
          <a:r>
            <a:rPr lang="en-AU" sz="600"/>
            <a:t> </a:t>
          </a:r>
          <a:br>
            <a:rPr lang="en-AU" sz="600"/>
          </a:br>
          <a:r>
            <a:rPr lang="en-AU" sz="600"/>
            <a:t>folder</a:t>
          </a:r>
        </a:p>
      </dgm:t>
    </dgm:pt>
    <dgm:pt modelId="{35E81551-1CEB-0C49-A71D-91F8870CA4CC}" type="parTrans" cxnId="{B5448B1B-113D-0E41-9D5F-D1E2B432AAAF}">
      <dgm:prSet/>
      <dgm:spPr/>
      <dgm:t>
        <a:bodyPr/>
        <a:lstStyle/>
        <a:p>
          <a:endParaRPr lang="en-GB" sz="1600"/>
        </a:p>
      </dgm:t>
    </dgm:pt>
    <dgm:pt modelId="{BD017774-7F7F-3446-A8D7-807BE1C511DD}" type="sibTrans" cxnId="{B5448B1B-113D-0E41-9D5F-D1E2B432AAAF}">
      <dgm:prSet/>
      <dgm:spPr/>
      <dgm:t>
        <a:bodyPr/>
        <a:lstStyle/>
        <a:p>
          <a:endParaRPr lang="en-GB"/>
        </a:p>
      </dgm:t>
    </dgm:pt>
    <dgm:pt modelId="{6F3D7365-3B07-1645-A843-CDD04222D034}">
      <dgm:prSet custT="1"/>
      <dgm:spPr/>
      <dgm:t>
        <a:bodyPr/>
        <a:lstStyle/>
        <a:p>
          <a:r>
            <a:rPr lang="en-AU" sz="600" b="1"/>
            <a:t>evidence</a:t>
          </a:r>
          <a:r>
            <a:rPr lang="en-AU" sz="600"/>
            <a:t> </a:t>
          </a:r>
          <a:br>
            <a:rPr lang="en-AU" sz="600"/>
          </a:br>
          <a:r>
            <a:rPr lang="en-AU" sz="600"/>
            <a:t>folder</a:t>
          </a:r>
        </a:p>
      </dgm:t>
    </dgm:pt>
    <dgm:pt modelId="{B7BA86DE-A235-C64C-A408-26EE2CC0A5C9}" type="parTrans" cxnId="{02A5EBF1-6D97-6347-A8C8-C9A7212E99FE}">
      <dgm:prSet/>
      <dgm:spPr/>
      <dgm:t>
        <a:bodyPr/>
        <a:lstStyle/>
        <a:p>
          <a:endParaRPr lang="en-GB" sz="1600"/>
        </a:p>
      </dgm:t>
    </dgm:pt>
    <dgm:pt modelId="{A34D8DA6-CC31-BB40-8E58-C512EAC7088C}" type="sibTrans" cxnId="{02A5EBF1-6D97-6347-A8C8-C9A7212E99FE}">
      <dgm:prSet/>
      <dgm:spPr/>
      <dgm:t>
        <a:bodyPr/>
        <a:lstStyle/>
        <a:p>
          <a:endParaRPr lang="en-GB"/>
        </a:p>
      </dgm:t>
    </dgm:pt>
    <dgm:pt modelId="{457FC1AE-F795-2E4F-91A6-02F3788EF218}">
      <dgm:prSet custT="1"/>
      <dgm:spPr/>
      <dgm:t>
        <a:bodyPr/>
        <a:lstStyle/>
        <a:p>
          <a:r>
            <a:rPr lang="en-AU" sz="600" b="1"/>
            <a:t>phase-3</a:t>
          </a:r>
          <a:br>
            <a:rPr lang="en-AU" sz="600"/>
          </a:br>
          <a:r>
            <a:rPr lang="en-AU" sz="600"/>
            <a:t>folder</a:t>
          </a:r>
        </a:p>
      </dgm:t>
    </dgm:pt>
    <dgm:pt modelId="{620BB5DA-EAB1-6646-9928-CFCAE808B259}" type="parTrans" cxnId="{C1E1CC2B-CAC1-D442-8F9E-A89E24C2E4E1}">
      <dgm:prSet/>
      <dgm:spPr/>
      <dgm:t>
        <a:bodyPr/>
        <a:lstStyle/>
        <a:p>
          <a:endParaRPr lang="en-GB" sz="1600"/>
        </a:p>
      </dgm:t>
    </dgm:pt>
    <dgm:pt modelId="{7D4F6707-F770-284D-9019-3645133ABEDF}" type="sibTrans" cxnId="{C1E1CC2B-CAC1-D442-8F9E-A89E24C2E4E1}">
      <dgm:prSet/>
      <dgm:spPr/>
      <dgm:t>
        <a:bodyPr/>
        <a:lstStyle/>
        <a:p>
          <a:endParaRPr lang="en-GB"/>
        </a:p>
      </dgm:t>
    </dgm:pt>
    <dgm:pt modelId="{F43F3125-2FA9-CF4C-A5FF-8CC7485CADD7}">
      <dgm:prSet custT="1"/>
      <dgm:spPr/>
      <dgm:t>
        <a:bodyPr/>
        <a:lstStyle/>
        <a:p>
          <a:r>
            <a:rPr lang="en-AU" sz="600"/>
            <a:t>TBA</a:t>
          </a:r>
        </a:p>
      </dgm:t>
    </dgm:pt>
    <dgm:pt modelId="{0DDB378D-3E72-FF49-BEC1-33A97DCCAB3B}" type="parTrans" cxnId="{26EA951F-B767-6E44-9A2B-248D9BCC2BF1}">
      <dgm:prSet/>
      <dgm:spPr/>
      <dgm:t>
        <a:bodyPr/>
        <a:lstStyle/>
        <a:p>
          <a:endParaRPr lang="en-GB" sz="1600"/>
        </a:p>
      </dgm:t>
    </dgm:pt>
    <dgm:pt modelId="{F48D79EF-E52B-6346-8DBB-0DA31E79CE62}" type="sibTrans" cxnId="{26EA951F-B767-6E44-9A2B-248D9BCC2BF1}">
      <dgm:prSet/>
      <dgm:spPr/>
      <dgm:t>
        <a:bodyPr/>
        <a:lstStyle/>
        <a:p>
          <a:endParaRPr lang="en-GB"/>
        </a:p>
      </dgm:t>
    </dgm:pt>
    <dgm:pt modelId="{44E38CDE-20AF-6C48-8F48-6884EB350D6F}">
      <dgm:prSet custT="1"/>
      <dgm:spPr/>
      <dgm:t>
        <a:bodyPr/>
        <a:lstStyle/>
        <a:p>
          <a:r>
            <a:rPr lang="en-AU" sz="600" b="1"/>
            <a:t>evidence</a:t>
          </a:r>
          <a:r>
            <a:rPr lang="en-AU" sz="600"/>
            <a:t> </a:t>
          </a:r>
          <a:br>
            <a:rPr lang="en-AU" sz="600"/>
          </a:br>
          <a:r>
            <a:rPr lang="en-AU" sz="600"/>
            <a:t>folder</a:t>
          </a:r>
        </a:p>
      </dgm:t>
    </dgm:pt>
    <dgm:pt modelId="{E2DA5964-B0DC-1D47-91E4-8E0F85F7201F}" type="parTrans" cxnId="{2B716AD9-2667-714C-A1F4-7DE6FA0AAB67}">
      <dgm:prSet/>
      <dgm:spPr/>
      <dgm:t>
        <a:bodyPr/>
        <a:lstStyle/>
        <a:p>
          <a:endParaRPr lang="en-GB" sz="1600"/>
        </a:p>
      </dgm:t>
    </dgm:pt>
    <dgm:pt modelId="{DFE40D51-9642-7040-A817-70E409987D7D}" type="sibTrans" cxnId="{2B716AD9-2667-714C-A1F4-7DE6FA0AAB67}">
      <dgm:prSet/>
      <dgm:spPr/>
      <dgm:t>
        <a:bodyPr/>
        <a:lstStyle/>
        <a:p>
          <a:endParaRPr lang="en-GB"/>
        </a:p>
      </dgm:t>
    </dgm:pt>
    <dgm:pt modelId="{C175870F-EC1F-6240-9727-7790E17FAF47}">
      <dgm:prSet custT="1"/>
      <dgm:spPr/>
      <dgm:t>
        <a:bodyPr/>
        <a:lstStyle/>
        <a:p>
          <a:r>
            <a:rPr lang="en-AU" sz="600" b="1"/>
            <a:t>phase-4</a:t>
          </a:r>
          <a:br>
            <a:rPr lang="en-AU" sz="600"/>
          </a:br>
          <a:r>
            <a:rPr lang="en-AU" sz="600"/>
            <a:t>folder</a:t>
          </a:r>
        </a:p>
      </dgm:t>
    </dgm:pt>
    <dgm:pt modelId="{EAE9D740-6017-D548-A2D5-B4CF6631E085}" type="parTrans" cxnId="{5AA01EE9-4827-9B4D-9DC1-18BE05E120C2}">
      <dgm:prSet/>
      <dgm:spPr/>
      <dgm:t>
        <a:bodyPr/>
        <a:lstStyle/>
        <a:p>
          <a:endParaRPr lang="en-GB" sz="1600"/>
        </a:p>
      </dgm:t>
    </dgm:pt>
    <dgm:pt modelId="{E9C93EF9-883F-DB42-A203-0C49C15424C6}" type="sibTrans" cxnId="{5AA01EE9-4827-9B4D-9DC1-18BE05E120C2}">
      <dgm:prSet/>
      <dgm:spPr/>
      <dgm:t>
        <a:bodyPr/>
        <a:lstStyle/>
        <a:p>
          <a:endParaRPr lang="en-GB"/>
        </a:p>
      </dgm:t>
    </dgm:pt>
    <dgm:pt modelId="{BB054DB2-D9E5-A146-9C29-8BCBB2AE8FC4}">
      <dgm:prSet custT="1"/>
      <dgm:spPr/>
      <dgm:t>
        <a:bodyPr/>
        <a:lstStyle/>
        <a:p>
          <a:r>
            <a:rPr lang="en-AU" sz="600"/>
            <a:t>TBA</a:t>
          </a:r>
        </a:p>
      </dgm:t>
    </dgm:pt>
    <dgm:pt modelId="{9CC43683-B15C-7442-B0C4-B60AEFB80FCA}" type="parTrans" cxnId="{E404D635-451F-4245-AAAF-E32CD78CBD54}">
      <dgm:prSet/>
      <dgm:spPr/>
      <dgm:t>
        <a:bodyPr/>
        <a:lstStyle/>
        <a:p>
          <a:endParaRPr lang="en-GB" sz="1600"/>
        </a:p>
      </dgm:t>
    </dgm:pt>
    <dgm:pt modelId="{DE7B75DF-154C-CC4F-9989-B16A0974116D}" type="sibTrans" cxnId="{E404D635-451F-4245-AAAF-E32CD78CBD54}">
      <dgm:prSet/>
      <dgm:spPr/>
      <dgm:t>
        <a:bodyPr/>
        <a:lstStyle/>
        <a:p>
          <a:endParaRPr lang="en-GB"/>
        </a:p>
      </dgm:t>
    </dgm:pt>
    <dgm:pt modelId="{F89D0ED5-533E-3C4F-9D73-88E9520CE7C9}">
      <dgm:prSet custT="1"/>
      <dgm:spPr/>
      <dgm:t>
        <a:bodyPr/>
        <a:lstStyle/>
        <a:p>
          <a:r>
            <a:rPr lang="en-AU" sz="600" b="1"/>
            <a:t>evidence</a:t>
          </a:r>
          <a:r>
            <a:rPr lang="en-AU" sz="600"/>
            <a:t> </a:t>
          </a:r>
          <a:br>
            <a:rPr lang="en-AU" sz="600"/>
          </a:br>
          <a:r>
            <a:rPr lang="en-AU" sz="600"/>
            <a:t>folder</a:t>
          </a:r>
        </a:p>
      </dgm:t>
    </dgm:pt>
    <dgm:pt modelId="{74269534-5B1A-9344-BAA7-6463C4C27E8A}" type="parTrans" cxnId="{29C78BA1-854B-A24C-85CF-BD846A2F1883}">
      <dgm:prSet/>
      <dgm:spPr/>
      <dgm:t>
        <a:bodyPr/>
        <a:lstStyle/>
        <a:p>
          <a:endParaRPr lang="en-GB" sz="1600"/>
        </a:p>
      </dgm:t>
    </dgm:pt>
    <dgm:pt modelId="{FDBD7DC2-E886-3B4E-A880-1D268AEEC0E0}" type="sibTrans" cxnId="{29C78BA1-854B-A24C-85CF-BD846A2F1883}">
      <dgm:prSet/>
      <dgm:spPr/>
      <dgm:t>
        <a:bodyPr/>
        <a:lstStyle/>
        <a:p>
          <a:endParaRPr lang="en-GB"/>
        </a:p>
      </dgm:t>
    </dgm:pt>
    <dgm:pt modelId="{76EA21BC-C12B-4943-9C98-49A81412D3D1}" type="pres">
      <dgm:prSet presAssocID="{6535BD2E-F828-4796-93BB-571F9950E3DA}" presName="hierChild1" presStyleCnt="0">
        <dgm:presLayoutVars>
          <dgm:orgChart val="1"/>
          <dgm:chPref val="1"/>
          <dgm:dir/>
          <dgm:animOne val="branch"/>
          <dgm:animLvl val="lvl"/>
          <dgm:resizeHandles/>
        </dgm:presLayoutVars>
      </dgm:prSet>
      <dgm:spPr/>
    </dgm:pt>
    <dgm:pt modelId="{A00B97F5-428E-418B-B52E-18D9207ADF97}" type="pres">
      <dgm:prSet presAssocID="{ABCDB27E-2872-416E-832F-AF97F36BA677}" presName="hierRoot1" presStyleCnt="0">
        <dgm:presLayoutVars>
          <dgm:hierBranch val="init"/>
        </dgm:presLayoutVars>
      </dgm:prSet>
      <dgm:spPr/>
    </dgm:pt>
    <dgm:pt modelId="{BD07C9F9-B6D4-4520-AF4A-2DCC5D3B7AC8}" type="pres">
      <dgm:prSet presAssocID="{ABCDB27E-2872-416E-832F-AF97F36BA677}" presName="rootComposite1" presStyleCnt="0"/>
      <dgm:spPr/>
    </dgm:pt>
    <dgm:pt modelId="{40D02110-17BC-4768-9F43-4448865F00DA}" type="pres">
      <dgm:prSet presAssocID="{ABCDB27E-2872-416E-832F-AF97F36BA677}" presName="rootText1" presStyleLbl="node0" presStyleIdx="0" presStyleCnt="1">
        <dgm:presLayoutVars>
          <dgm:chPref val="3"/>
        </dgm:presLayoutVars>
      </dgm:prSet>
      <dgm:spPr/>
    </dgm:pt>
    <dgm:pt modelId="{6839BDA5-6067-4C58-909E-598315F398FB}" type="pres">
      <dgm:prSet presAssocID="{ABCDB27E-2872-416E-832F-AF97F36BA677}" presName="rootConnector1" presStyleLbl="node1" presStyleIdx="0" presStyleCnt="0"/>
      <dgm:spPr/>
    </dgm:pt>
    <dgm:pt modelId="{1857DA1B-A3C8-461D-BDCF-88D4D37DFBE4}" type="pres">
      <dgm:prSet presAssocID="{ABCDB27E-2872-416E-832F-AF97F36BA677}" presName="hierChild2" presStyleCnt="0"/>
      <dgm:spPr/>
    </dgm:pt>
    <dgm:pt modelId="{4A271AF7-13C9-4EE3-BF40-2F15216EE7C9}" type="pres">
      <dgm:prSet presAssocID="{BABB1F9F-54DE-416F-86D2-901E02C668EC}" presName="Name37" presStyleLbl="parChTrans1D2" presStyleIdx="0" presStyleCnt="6"/>
      <dgm:spPr/>
    </dgm:pt>
    <dgm:pt modelId="{72835E5F-2278-426A-87B9-958054AE2BF5}" type="pres">
      <dgm:prSet presAssocID="{40B2C243-40ED-4867-A80F-AC7470B17852}" presName="hierRoot2" presStyleCnt="0">
        <dgm:presLayoutVars>
          <dgm:hierBranch val="init"/>
        </dgm:presLayoutVars>
      </dgm:prSet>
      <dgm:spPr/>
    </dgm:pt>
    <dgm:pt modelId="{2D86205F-4A6D-42B8-A9CE-D61101EA47AF}" type="pres">
      <dgm:prSet presAssocID="{40B2C243-40ED-4867-A80F-AC7470B17852}" presName="rootComposite" presStyleCnt="0"/>
      <dgm:spPr/>
    </dgm:pt>
    <dgm:pt modelId="{4ECDA1D8-3034-401F-BB5A-2F0681FFE0A8}" type="pres">
      <dgm:prSet presAssocID="{40B2C243-40ED-4867-A80F-AC7470B17852}" presName="rootText" presStyleLbl="node2" presStyleIdx="0" presStyleCnt="6">
        <dgm:presLayoutVars>
          <dgm:chPref val="3"/>
        </dgm:presLayoutVars>
      </dgm:prSet>
      <dgm:spPr/>
    </dgm:pt>
    <dgm:pt modelId="{DE353CB8-A341-4798-9952-7FCF75B17E0F}" type="pres">
      <dgm:prSet presAssocID="{40B2C243-40ED-4867-A80F-AC7470B17852}" presName="rootConnector" presStyleLbl="node2" presStyleIdx="0" presStyleCnt="6"/>
      <dgm:spPr/>
    </dgm:pt>
    <dgm:pt modelId="{6B4D3F0B-C82F-4052-8BDD-F2AB28DA876B}" type="pres">
      <dgm:prSet presAssocID="{40B2C243-40ED-4867-A80F-AC7470B17852}" presName="hierChild4" presStyleCnt="0"/>
      <dgm:spPr/>
    </dgm:pt>
    <dgm:pt modelId="{23955E7A-2827-4ECA-8EB4-CD67496EE1D8}" type="pres">
      <dgm:prSet presAssocID="{40B2C243-40ED-4867-A80F-AC7470B17852}" presName="hierChild5" presStyleCnt="0"/>
      <dgm:spPr/>
    </dgm:pt>
    <dgm:pt modelId="{ACE68C97-AC77-402D-8474-6305780D5E97}" type="pres">
      <dgm:prSet presAssocID="{F72CBE4B-C962-40C0-8067-B06676EF2E57}" presName="Name37" presStyleLbl="parChTrans1D2" presStyleIdx="1" presStyleCnt="6"/>
      <dgm:spPr/>
    </dgm:pt>
    <dgm:pt modelId="{A6FA018C-098B-46F3-B7FA-3402B41E810E}" type="pres">
      <dgm:prSet presAssocID="{A3D9695C-55E0-4E83-867D-E40282957C42}" presName="hierRoot2" presStyleCnt="0">
        <dgm:presLayoutVars>
          <dgm:hierBranch val="init"/>
        </dgm:presLayoutVars>
      </dgm:prSet>
      <dgm:spPr/>
    </dgm:pt>
    <dgm:pt modelId="{22603BA2-A401-4FF5-BDDF-93379EB89BCD}" type="pres">
      <dgm:prSet presAssocID="{A3D9695C-55E0-4E83-867D-E40282957C42}" presName="rootComposite" presStyleCnt="0"/>
      <dgm:spPr/>
    </dgm:pt>
    <dgm:pt modelId="{FD0653C3-E834-4244-AB98-475CF861990F}" type="pres">
      <dgm:prSet presAssocID="{A3D9695C-55E0-4E83-867D-E40282957C42}" presName="rootText" presStyleLbl="node2" presStyleIdx="1" presStyleCnt="6">
        <dgm:presLayoutVars>
          <dgm:chPref val="3"/>
        </dgm:presLayoutVars>
      </dgm:prSet>
      <dgm:spPr/>
    </dgm:pt>
    <dgm:pt modelId="{2DEFEDC9-F3DF-4722-BCA7-07DA873838D9}" type="pres">
      <dgm:prSet presAssocID="{A3D9695C-55E0-4E83-867D-E40282957C42}" presName="rootConnector" presStyleLbl="node2" presStyleIdx="1" presStyleCnt="6"/>
      <dgm:spPr/>
    </dgm:pt>
    <dgm:pt modelId="{69320B44-0FB7-4219-AF8E-8A95384CC76F}" type="pres">
      <dgm:prSet presAssocID="{A3D9695C-55E0-4E83-867D-E40282957C42}" presName="hierChild4" presStyleCnt="0"/>
      <dgm:spPr/>
    </dgm:pt>
    <dgm:pt modelId="{FA141CB9-888D-4ED4-9D92-2B161C8CA9E5}" type="pres">
      <dgm:prSet presAssocID="{53093590-2DA8-4BF9-995B-A9244DC1CCD0}" presName="Name37" presStyleLbl="parChTrans1D3" presStyleIdx="0" presStyleCnt="14"/>
      <dgm:spPr/>
    </dgm:pt>
    <dgm:pt modelId="{EA39A0D0-D833-4BFD-BCAD-17807B5919A9}" type="pres">
      <dgm:prSet presAssocID="{857048B5-AEAC-4F46-BF34-8A7E9CA15EC2}" presName="hierRoot2" presStyleCnt="0">
        <dgm:presLayoutVars>
          <dgm:hierBranch val="init"/>
        </dgm:presLayoutVars>
      </dgm:prSet>
      <dgm:spPr/>
    </dgm:pt>
    <dgm:pt modelId="{57C63A30-2265-42B1-A84B-DC88E37E6C2B}" type="pres">
      <dgm:prSet presAssocID="{857048B5-AEAC-4F46-BF34-8A7E9CA15EC2}" presName="rootComposite" presStyleCnt="0"/>
      <dgm:spPr/>
    </dgm:pt>
    <dgm:pt modelId="{2AA7C665-EA02-41E1-AA21-FD9AC9EF4FD7}" type="pres">
      <dgm:prSet presAssocID="{857048B5-AEAC-4F46-BF34-8A7E9CA15EC2}" presName="rootText" presStyleLbl="node3" presStyleIdx="0" presStyleCnt="14">
        <dgm:presLayoutVars>
          <dgm:chPref val="3"/>
        </dgm:presLayoutVars>
      </dgm:prSet>
      <dgm:spPr/>
    </dgm:pt>
    <dgm:pt modelId="{6355E2D4-7B45-4359-9A25-1E04E2B48480}" type="pres">
      <dgm:prSet presAssocID="{857048B5-AEAC-4F46-BF34-8A7E9CA15EC2}" presName="rootConnector" presStyleLbl="node3" presStyleIdx="0" presStyleCnt="14"/>
      <dgm:spPr/>
    </dgm:pt>
    <dgm:pt modelId="{BF5B9367-C4F8-4EF1-A05A-A8203E2D0878}" type="pres">
      <dgm:prSet presAssocID="{857048B5-AEAC-4F46-BF34-8A7E9CA15EC2}" presName="hierChild4" presStyleCnt="0"/>
      <dgm:spPr/>
    </dgm:pt>
    <dgm:pt modelId="{FEA0988D-25C1-48D1-88E0-8E0E2A959B53}" type="pres">
      <dgm:prSet presAssocID="{2E340E13-C543-4CD6-AEBB-A6C7D2F743B6}" presName="Name37" presStyleLbl="parChTrans1D4" presStyleIdx="0" presStyleCnt="7"/>
      <dgm:spPr/>
    </dgm:pt>
    <dgm:pt modelId="{05D8160D-56CB-4044-8532-459720889385}" type="pres">
      <dgm:prSet presAssocID="{80189095-0063-4545-9C9D-63C4BAB43638}" presName="hierRoot2" presStyleCnt="0">
        <dgm:presLayoutVars>
          <dgm:hierBranch val="init"/>
        </dgm:presLayoutVars>
      </dgm:prSet>
      <dgm:spPr/>
    </dgm:pt>
    <dgm:pt modelId="{E23D8C4F-6883-4A3E-AA64-926E71371C75}" type="pres">
      <dgm:prSet presAssocID="{80189095-0063-4545-9C9D-63C4BAB43638}" presName="rootComposite" presStyleCnt="0"/>
      <dgm:spPr/>
    </dgm:pt>
    <dgm:pt modelId="{D6CC9B3C-D43B-4064-AE25-47C2BC01BAA0}" type="pres">
      <dgm:prSet presAssocID="{80189095-0063-4545-9C9D-63C4BAB43638}" presName="rootText" presStyleLbl="node4" presStyleIdx="0" presStyleCnt="7">
        <dgm:presLayoutVars>
          <dgm:chPref val="3"/>
        </dgm:presLayoutVars>
      </dgm:prSet>
      <dgm:spPr/>
    </dgm:pt>
    <dgm:pt modelId="{B532329F-50B3-4C46-9BAE-2B6AE73148C5}" type="pres">
      <dgm:prSet presAssocID="{80189095-0063-4545-9C9D-63C4BAB43638}" presName="rootConnector" presStyleLbl="node4" presStyleIdx="0" presStyleCnt="7"/>
      <dgm:spPr/>
    </dgm:pt>
    <dgm:pt modelId="{3E14CC43-F627-42B0-A07D-BA5F06804855}" type="pres">
      <dgm:prSet presAssocID="{80189095-0063-4545-9C9D-63C4BAB43638}" presName="hierChild4" presStyleCnt="0"/>
      <dgm:spPr/>
    </dgm:pt>
    <dgm:pt modelId="{D390FF88-68CC-45F7-B14E-C908A407E283}" type="pres">
      <dgm:prSet presAssocID="{80189095-0063-4545-9C9D-63C4BAB43638}" presName="hierChild5" presStyleCnt="0"/>
      <dgm:spPr/>
    </dgm:pt>
    <dgm:pt modelId="{BBC0FA11-28FF-4DF1-AF3C-F35252BD9361}" type="pres">
      <dgm:prSet presAssocID="{28F29091-F6EC-442F-8149-C1F0573BD3B6}" presName="Name37" presStyleLbl="parChTrans1D4" presStyleIdx="1" presStyleCnt="7"/>
      <dgm:spPr/>
    </dgm:pt>
    <dgm:pt modelId="{6326E0E6-FBA4-46E8-9E7B-DC4D5CED80BA}" type="pres">
      <dgm:prSet presAssocID="{C502D593-B2A0-4E26-8705-B398BB7D49BD}" presName="hierRoot2" presStyleCnt="0">
        <dgm:presLayoutVars>
          <dgm:hierBranch val="init"/>
        </dgm:presLayoutVars>
      </dgm:prSet>
      <dgm:spPr/>
    </dgm:pt>
    <dgm:pt modelId="{F1D5BC00-6252-4CB0-9FF2-6C81F6F342F6}" type="pres">
      <dgm:prSet presAssocID="{C502D593-B2A0-4E26-8705-B398BB7D49BD}" presName="rootComposite" presStyleCnt="0"/>
      <dgm:spPr/>
    </dgm:pt>
    <dgm:pt modelId="{73F3DDD5-C5C3-4718-AFC3-72399C66210F}" type="pres">
      <dgm:prSet presAssocID="{C502D593-B2A0-4E26-8705-B398BB7D49BD}" presName="rootText" presStyleLbl="node4" presStyleIdx="1" presStyleCnt="7">
        <dgm:presLayoutVars>
          <dgm:chPref val="3"/>
        </dgm:presLayoutVars>
      </dgm:prSet>
      <dgm:spPr/>
    </dgm:pt>
    <dgm:pt modelId="{3C765DD5-6BAE-4C5D-AAFC-BA85F324F56C}" type="pres">
      <dgm:prSet presAssocID="{C502D593-B2A0-4E26-8705-B398BB7D49BD}" presName="rootConnector" presStyleLbl="node4" presStyleIdx="1" presStyleCnt="7"/>
      <dgm:spPr/>
    </dgm:pt>
    <dgm:pt modelId="{5848AC9C-6E48-4566-B44A-2242A284D6E0}" type="pres">
      <dgm:prSet presAssocID="{C502D593-B2A0-4E26-8705-B398BB7D49BD}" presName="hierChild4" presStyleCnt="0"/>
      <dgm:spPr/>
    </dgm:pt>
    <dgm:pt modelId="{A3CCE0FC-A0BC-4B2D-9E09-D31AE12AA8D4}" type="pres">
      <dgm:prSet presAssocID="{C502D593-B2A0-4E26-8705-B398BB7D49BD}" presName="hierChild5" presStyleCnt="0"/>
      <dgm:spPr/>
    </dgm:pt>
    <dgm:pt modelId="{98ABC18B-3CB8-4E9D-B9C3-D4D6AEDDBA72}" type="pres">
      <dgm:prSet presAssocID="{857048B5-AEAC-4F46-BF34-8A7E9CA15EC2}" presName="hierChild5" presStyleCnt="0"/>
      <dgm:spPr/>
    </dgm:pt>
    <dgm:pt modelId="{8AC873C2-71E7-4F80-9AFE-068A37395C85}" type="pres">
      <dgm:prSet presAssocID="{D75A0254-65BB-4DB0-A118-583A0F0602EA}" presName="Name37" presStyleLbl="parChTrans1D3" presStyleIdx="1" presStyleCnt="14"/>
      <dgm:spPr/>
    </dgm:pt>
    <dgm:pt modelId="{EB8FE438-4180-4A79-BCC0-0FF3D990E47E}" type="pres">
      <dgm:prSet presAssocID="{1480ED3D-F77A-4979-8AA0-C4F6AEC920FF}" presName="hierRoot2" presStyleCnt="0">
        <dgm:presLayoutVars>
          <dgm:hierBranch val="init"/>
        </dgm:presLayoutVars>
      </dgm:prSet>
      <dgm:spPr/>
    </dgm:pt>
    <dgm:pt modelId="{FC361B8F-FABC-4FFE-8DEB-CC794E0FE742}" type="pres">
      <dgm:prSet presAssocID="{1480ED3D-F77A-4979-8AA0-C4F6AEC920FF}" presName="rootComposite" presStyleCnt="0"/>
      <dgm:spPr/>
    </dgm:pt>
    <dgm:pt modelId="{B213C290-1B8B-4D90-835C-35F0CB7942CC}" type="pres">
      <dgm:prSet presAssocID="{1480ED3D-F77A-4979-8AA0-C4F6AEC920FF}" presName="rootText" presStyleLbl="node3" presStyleIdx="1" presStyleCnt="14">
        <dgm:presLayoutVars>
          <dgm:chPref val="3"/>
        </dgm:presLayoutVars>
      </dgm:prSet>
      <dgm:spPr/>
    </dgm:pt>
    <dgm:pt modelId="{89CE79AB-3343-4B93-990E-B28F8753C712}" type="pres">
      <dgm:prSet presAssocID="{1480ED3D-F77A-4979-8AA0-C4F6AEC920FF}" presName="rootConnector" presStyleLbl="node3" presStyleIdx="1" presStyleCnt="14"/>
      <dgm:spPr/>
    </dgm:pt>
    <dgm:pt modelId="{51E8CAFE-DE08-40D0-A2C6-E0719250691E}" type="pres">
      <dgm:prSet presAssocID="{1480ED3D-F77A-4979-8AA0-C4F6AEC920FF}" presName="hierChild4" presStyleCnt="0"/>
      <dgm:spPr/>
    </dgm:pt>
    <dgm:pt modelId="{E1979E6A-ABD0-447F-B050-54EF14182DCE}" type="pres">
      <dgm:prSet presAssocID="{18CCD0F0-4B0F-44F7-87FA-15ABAFD028F5}" presName="Name37" presStyleLbl="parChTrans1D4" presStyleIdx="2" presStyleCnt="7"/>
      <dgm:spPr/>
    </dgm:pt>
    <dgm:pt modelId="{92751EF0-9352-4331-A29F-8397CA422744}" type="pres">
      <dgm:prSet presAssocID="{DD48193E-E8D2-453D-8D7D-79A7BBA01F68}" presName="hierRoot2" presStyleCnt="0">
        <dgm:presLayoutVars>
          <dgm:hierBranch val="init"/>
        </dgm:presLayoutVars>
      </dgm:prSet>
      <dgm:spPr/>
    </dgm:pt>
    <dgm:pt modelId="{721A78E0-5504-47F7-AEA1-AD4D1F2F4C77}" type="pres">
      <dgm:prSet presAssocID="{DD48193E-E8D2-453D-8D7D-79A7BBA01F68}" presName="rootComposite" presStyleCnt="0"/>
      <dgm:spPr/>
    </dgm:pt>
    <dgm:pt modelId="{619F572E-8BFE-48E4-A027-6CCBF276E54D}" type="pres">
      <dgm:prSet presAssocID="{DD48193E-E8D2-453D-8D7D-79A7BBA01F68}" presName="rootText" presStyleLbl="node4" presStyleIdx="2" presStyleCnt="7">
        <dgm:presLayoutVars>
          <dgm:chPref val="3"/>
        </dgm:presLayoutVars>
      </dgm:prSet>
      <dgm:spPr/>
    </dgm:pt>
    <dgm:pt modelId="{9A27C644-28BB-4B96-9323-B7CCC1850531}" type="pres">
      <dgm:prSet presAssocID="{DD48193E-E8D2-453D-8D7D-79A7BBA01F68}" presName="rootConnector" presStyleLbl="node4" presStyleIdx="2" presStyleCnt="7"/>
      <dgm:spPr/>
    </dgm:pt>
    <dgm:pt modelId="{5616F701-8618-4E91-8D88-BDBBCD65EC21}" type="pres">
      <dgm:prSet presAssocID="{DD48193E-E8D2-453D-8D7D-79A7BBA01F68}" presName="hierChild4" presStyleCnt="0"/>
      <dgm:spPr/>
    </dgm:pt>
    <dgm:pt modelId="{3088D16B-0932-4247-8798-277791D85DC8}" type="pres">
      <dgm:prSet presAssocID="{DD48193E-E8D2-453D-8D7D-79A7BBA01F68}" presName="hierChild5" presStyleCnt="0"/>
      <dgm:spPr/>
    </dgm:pt>
    <dgm:pt modelId="{DB33F48A-B2E1-4157-81CA-813E9264C889}" type="pres">
      <dgm:prSet presAssocID="{53B1458F-0227-4332-BFC5-8A7CA879FA4C}" presName="Name37" presStyleLbl="parChTrans1D4" presStyleIdx="3" presStyleCnt="7"/>
      <dgm:spPr/>
    </dgm:pt>
    <dgm:pt modelId="{C9717A3A-8401-457D-B183-340BA3096067}" type="pres">
      <dgm:prSet presAssocID="{C89F438E-0AD4-4F1B-BB15-EE497E0B3289}" presName="hierRoot2" presStyleCnt="0">
        <dgm:presLayoutVars>
          <dgm:hierBranch val="init"/>
        </dgm:presLayoutVars>
      </dgm:prSet>
      <dgm:spPr/>
    </dgm:pt>
    <dgm:pt modelId="{536419D8-0CF1-4186-BBD6-3964A0353B9C}" type="pres">
      <dgm:prSet presAssocID="{C89F438E-0AD4-4F1B-BB15-EE497E0B3289}" presName="rootComposite" presStyleCnt="0"/>
      <dgm:spPr/>
    </dgm:pt>
    <dgm:pt modelId="{9BF5E5CD-2F65-4750-8BF0-AB2358F8D1FE}" type="pres">
      <dgm:prSet presAssocID="{C89F438E-0AD4-4F1B-BB15-EE497E0B3289}" presName="rootText" presStyleLbl="node4" presStyleIdx="3" presStyleCnt="7">
        <dgm:presLayoutVars>
          <dgm:chPref val="3"/>
        </dgm:presLayoutVars>
      </dgm:prSet>
      <dgm:spPr/>
    </dgm:pt>
    <dgm:pt modelId="{15FB0E2B-9978-4ECD-BE5B-72955BA51421}" type="pres">
      <dgm:prSet presAssocID="{C89F438E-0AD4-4F1B-BB15-EE497E0B3289}" presName="rootConnector" presStyleLbl="node4" presStyleIdx="3" presStyleCnt="7"/>
      <dgm:spPr/>
    </dgm:pt>
    <dgm:pt modelId="{F5049E32-3C82-4080-A578-444ED6C56A67}" type="pres">
      <dgm:prSet presAssocID="{C89F438E-0AD4-4F1B-BB15-EE497E0B3289}" presName="hierChild4" presStyleCnt="0"/>
      <dgm:spPr/>
    </dgm:pt>
    <dgm:pt modelId="{F9FB7C23-367E-4B20-8612-14FBB8EF6317}" type="pres">
      <dgm:prSet presAssocID="{C89F438E-0AD4-4F1B-BB15-EE497E0B3289}" presName="hierChild5" presStyleCnt="0"/>
      <dgm:spPr/>
    </dgm:pt>
    <dgm:pt modelId="{A88C059D-9D44-435D-BB7B-12CF49C32B51}" type="pres">
      <dgm:prSet presAssocID="{1480ED3D-F77A-4979-8AA0-C4F6AEC920FF}" presName="hierChild5" presStyleCnt="0"/>
      <dgm:spPr/>
    </dgm:pt>
    <dgm:pt modelId="{B42C7CAE-BFFA-43FB-BE21-91906E25DA7A}" type="pres">
      <dgm:prSet presAssocID="{C94DB9CE-B2FD-49D4-A5D7-6785D1566224}" presName="Name37" presStyleLbl="parChTrans1D3" presStyleIdx="2" presStyleCnt="14"/>
      <dgm:spPr/>
    </dgm:pt>
    <dgm:pt modelId="{E0B71C0C-1189-4AB3-9D9F-C6B4CB1483B9}" type="pres">
      <dgm:prSet presAssocID="{7A173744-1C34-499D-979A-E30A91E5BFE0}" presName="hierRoot2" presStyleCnt="0">
        <dgm:presLayoutVars>
          <dgm:hierBranch val="init"/>
        </dgm:presLayoutVars>
      </dgm:prSet>
      <dgm:spPr/>
    </dgm:pt>
    <dgm:pt modelId="{851CFF96-C304-4953-8BE4-E8153B822AEC}" type="pres">
      <dgm:prSet presAssocID="{7A173744-1C34-499D-979A-E30A91E5BFE0}" presName="rootComposite" presStyleCnt="0"/>
      <dgm:spPr/>
    </dgm:pt>
    <dgm:pt modelId="{360625AC-DE13-4CDF-96FB-28480655D907}" type="pres">
      <dgm:prSet presAssocID="{7A173744-1C34-499D-979A-E30A91E5BFE0}" presName="rootText" presStyleLbl="node3" presStyleIdx="2" presStyleCnt="14">
        <dgm:presLayoutVars>
          <dgm:chPref val="3"/>
        </dgm:presLayoutVars>
      </dgm:prSet>
      <dgm:spPr/>
    </dgm:pt>
    <dgm:pt modelId="{3975572E-53AF-4A58-9CFC-929D72EC0B5B}" type="pres">
      <dgm:prSet presAssocID="{7A173744-1C34-499D-979A-E30A91E5BFE0}" presName="rootConnector" presStyleLbl="node3" presStyleIdx="2" presStyleCnt="14"/>
      <dgm:spPr/>
    </dgm:pt>
    <dgm:pt modelId="{DFF55CA6-8403-4123-96D4-D70B07B1A90D}" type="pres">
      <dgm:prSet presAssocID="{7A173744-1C34-499D-979A-E30A91E5BFE0}" presName="hierChild4" presStyleCnt="0"/>
      <dgm:spPr/>
    </dgm:pt>
    <dgm:pt modelId="{467262AB-A8F9-4A4B-A5B9-2B237D7D5780}" type="pres">
      <dgm:prSet presAssocID="{D676150A-4C1D-40A8-B797-6F8208DE3274}" presName="Name37" presStyleLbl="parChTrans1D4" presStyleIdx="4" presStyleCnt="7"/>
      <dgm:spPr/>
    </dgm:pt>
    <dgm:pt modelId="{6090C561-05C6-4165-913F-CE90CD1DC0D9}" type="pres">
      <dgm:prSet presAssocID="{8FBBE85B-01E7-4F47-90D1-9AD42A259C38}" presName="hierRoot2" presStyleCnt="0">
        <dgm:presLayoutVars>
          <dgm:hierBranch val="init"/>
        </dgm:presLayoutVars>
      </dgm:prSet>
      <dgm:spPr/>
    </dgm:pt>
    <dgm:pt modelId="{D6DD7504-C22C-4C03-A0A6-994D6D3BE882}" type="pres">
      <dgm:prSet presAssocID="{8FBBE85B-01E7-4F47-90D1-9AD42A259C38}" presName="rootComposite" presStyleCnt="0"/>
      <dgm:spPr/>
    </dgm:pt>
    <dgm:pt modelId="{CFCE10D4-DAF9-44F6-B8D5-AAE2BAC14044}" type="pres">
      <dgm:prSet presAssocID="{8FBBE85B-01E7-4F47-90D1-9AD42A259C38}" presName="rootText" presStyleLbl="node4" presStyleIdx="4" presStyleCnt="7">
        <dgm:presLayoutVars>
          <dgm:chPref val="3"/>
        </dgm:presLayoutVars>
      </dgm:prSet>
      <dgm:spPr/>
    </dgm:pt>
    <dgm:pt modelId="{BA618676-E187-4BED-A6BA-E3DC1628D043}" type="pres">
      <dgm:prSet presAssocID="{8FBBE85B-01E7-4F47-90D1-9AD42A259C38}" presName="rootConnector" presStyleLbl="node4" presStyleIdx="4" presStyleCnt="7"/>
      <dgm:spPr/>
    </dgm:pt>
    <dgm:pt modelId="{53F70D5B-5B86-430A-805E-EA1ED578F617}" type="pres">
      <dgm:prSet presAssocID="{8FBBE85B-01E7-4F47-90D1-9AD42A259C38}" presName="hierChild4" presStyleCnt="0"/>
      <dgm:spPr/>
    </dgm:pt>
    <dgm:pt modelId="{C6030650-AF2A-4776-95CC-47CF7C42A46B}" type="pres">
      <dgm:prSet presAssocID="{8FBBE85B-01E7-4F47-90D1-9AD42A259C38}" presName="hierChild5" presStyleCnt="0"/>
      <dgm:spPr/>
    </dgm:pt>
    <dgm:pt modelId="{04D5DCE9-68CB-49F6-985C-388A3396A371}" type="pres">
      <dgm:prSet presAssocID="{7A173744-1C34-499D-979A-E30A91E5BFE0}" presName="hierChild5" presStyleCnt="0"/>
      <dgm:spPr/>
    </dgm:pt>
    <dgm:pt modelId="{1288E2DE-7300-4424-AA79-A8E42ECD5489}" type="pres">
      <dgm:prSet presAssocID="{1028FC0D-9C2B-4C3F-B415-165617F6BE7B}" presName="Name37" presStyleLbl="parChTrans1D3" presStyleIdx="3" presStyleCnt="14"/>
      <dgm:spPr/>
    </dgm:pt>
    <dgm:pt modelId="{5C4CE792-318C-4925-B7E3-A4D27BB63EC4}" type="pres">
      <dgm:prSet presAssocID="{79F2705B-4BAB-432D-AABE-88896446DA01}" presName="hierRoot2" presStyleCnt="0">
        <dgm:presLayoutVars>
          <dgm:hierBranch val="init"/>
        </dgm:presLayoutVars>
      </dgm:prSet>
      <dgm:spPr/>
    </dgm:pt>
    <dgm:pt modelId="{3973790E-8D62-466D-826D-3F69900B67F4}" type="pres">
      <dgm:prSet presAssocID="{79F2705B-4BAB-432D-AABE-88896446DA01}" presName="rootComposite" presStyleCnt="0"/>
      <dgm:spPr/>
    </dgm:pt>
    <dgm:pt modelId="{612CC57C-EA82-4546-AB2D-C83BD75EB31A}" type="pres">
      <dgm:prSet presAssocID="{79F2705B-4BAB-432D-AABE-88896446DA01}" presName="rootText" presStyleLbl="node3" presStyleIdx="3" presStyleCnt="14">
        <dgm:presLayoutVars>
          <dgm:chPref val="3"/>
        </dgm:presLayoutVars>
      </dgm:prSet>
      <dgm:spPr/>
    </dgm:pt>
    <dgm:pt modelId="{1F8F839C-12D5-4482-BD88-6C94EA2FA246}" type="pres">
      <dgm:prSet presAssocID="{79F2705B-4BAB-432D-AABE-88896446DA01}" presName="rootConnector" presStyleLbl="node3" presStyleIdx="3" presStyleCnt="14"/>
      <dgm:spPr/>
    </dgm:pt>
    <dgm:pt modelId="{BA27DEB5-5F29-41D9-B795-85AC22CC2016}" type="pres">
      <dgm:prSet presAssocID="{79F2705B-4BAB-432D-AABE-88896446DA01}" presName="hierChild4" presStyleCnt="0"/>
      <dgm:spPr/>
    </dgm:pt>
    <dgm:pt modelId="{FBB96C00-6459-42F3-9729-A33FA43846FB}" type="pres">
      <dgm:prSet presAssocID="{C4BF3618-B613-4240-93A4-37B2F8E59A22}" presName="Name37" presStyleLbl="parChTrans1D4" presStyleIdx="5" presStyleCnt="7"/>
      <dgm:spPr/>
    </dgm:pt>
    <dgm:pt modelId="{F4F6D2CE-8E89-4D52-8E01-8AAF1EA44BC1}" type="pres">
      <dgm:prSet presAssocID="{7877B81D-B708-4535-848B-C320FE701222}" presName="hierRoot2" presStyleCnt="0">
        <dgm:presLayoutVars>
          <dgm:hierBranch val="init"/>
        </dgm:presLayoutVars>
      </dgm:prSet>
      <dgm:spPr/>
    </dgm:pt>
    <dgm:pt modelId="{0331D9B1-5A40-4814-ACA0-B71655A4676D}" type="pres">
      <dgm:prSet presAssocID="{7877B81D-B708-4535-848B-C320FE701222}" presName="rootComposite" presStyleCnt="0"/>
      <dgm:spPr/>
    </dgm:pt>
    <dgm:pt modelId="{5EFB678F-CEE3-4553-B6BC-0A5A575D0FE0}" type="pres">
      <dgm:prSet presAssocID="{7877B81D-B708-4535-848B-C320FE701222}" presName="rootText" presStyleLbl="node4" presStyleIdx="5" presStyleCnt="7">
        <dgm:presLayoutVars>
          <dgm:chPref val="3"/>
        </dgm:presLayoutVars>
      </dgm:prSet>
      <dgm:spPr/>
    </dgm:pt>
    <dgm:pt modelId="{EF66566E-1E1C-4390-AC19-3FC586CEA41E}" type="pres">
      <dgm:prSet presAssocID="{7877B81D-B708-4535-848B-C320FE701222}" presName="rootConnector" presStyleLbl="node4" presStyleIdx="5" presStyleCnt="7"/>
      <dgm:spPr/>
    </dgm:pt>
    <dgm:pt modelId="{A0458C33-485A-4212-AB43-6D50C4E732EA}" type="pres">
      <dgm:prSet presAssocID="{7877B81D-B708-4535-848B-C320FE701222}" presName="hierChild4" presStyleCnt="0"/>
      <dgm:spPr/>
    </dgm:pt>
    <dgm:pt modelId="{01AD014B-496F-4269-A608-42F78F3C897D}" type="pres">
      <dgm:prSet presAssocID="{7877B81D-B708-4535-848B-C320FE701222}" presName="hierChild5" presStyleCnt="0"/>
      <dgm:spPr/>
    </dgm:pt>
    <dgm:pt modelId="{6A7DAEEB-C086-410D-8E28-AE751145851F}" type="pres">
      <dgm:prSet presAssocID="{79F2705B-4BAB-432D-AABE-88896446DA01}" presName="hierChild5" presStyleCnt="0"/>
      <dgm:spPr/>
    </dgm:pt>
    <dgm:pt modelId="{5C93931F-961A-40F7-8DEA-2459D0822382}" type="pres">
      <dgm:prSet presAssocID="{D538FB91-E6EE-4108-A5A9-70E231245B09}" presName="Name37" presStyleLbl="parChTrans1D3" presStyleIdx="4" presStyleCnt="14"/>
      <dgm:spPr/>
    </dgm:pt>
    <dgm:pt modelId="{BE7F5A8C-227B-44E6-B5C3-F54BB06FC00C}" type="pres">
      <dgm:prSet presAssocID="{112C908A-92D7-4BB8-9DD5-D08849F9CBAA}" presName="hierRoot2" presStyleCnt="0">
        <dgm:presLayoutVars>
          <dgm:hierBranch val="init"/>
        </dgm:presLayoutVars>
      </dgm:prSet>
      <dgm:spPr/>
    </dgm:pt>
    <dgm:pt modelId="{A27A1069-44A1-4215-863F-A8237F66550D}" type="pres">
      <dgm:prSet presAssocID="{112C908A-92D7-4BB8-9DD5-D08849F9CBAA}" presName="rootComposite" presStyleCnt="0"/>
      <dgm:spPr/>
    </dgm:pt>
    <dgm:pt modelId="{1A291F15-0955-4D5E-92AE-3A032A1C6E9A}" type="pres">
      <dgm:prSet presAssocID="{112C908A-92D7-4BB8-9DD5-D08849F9CBAA}" presName="rootText" presStyleLbl="node3" presStyleIdx="4" presStyleCnt="14">
        <dgm:presLayoutVars>
          <dgm:chPref val="3"/>
        </dgm:presLayoutVars>
      </dgm:prSet>
      <dgm:spPr/>
    </dgm:pt>
    <dgm:pt modelId="{3707A8CB-B820-49FE-B716-09940131800B}" type="pres">
      <dgm:prSet presAssocID="{112C908A-92D7-4BB8-9DD5-D08849F9CBAA}" presName="rootConnector" presStyleLbl="node3" presStyleIdx="4" presStyleCnt="14"/>
      <dgm:spPr/>
    </dgm:pt>
    <dgm:pt modelId="{566241FD-D17A-4603-9A1F-49CAEF6AA21C}" type="pres">
      <dgm:prSet presAssocID="{112C908A-92D7-4BB8-9DD5-D08849F9CBAA}" presName="hierChild4" presStyleCnt="0"/>
      <dgm:spPr/>
    </dgm:pt>
    <dgm:pt modelId="{37627EA0-126C-4F48-AF20-C8EA5E5A4ED1}" type="pres">
      <dgm:prSet presAssocID="{B90F338E-3578-463F-841A-530164D9DC36}" presName="Name37" presStyleLbl="parChTrans1D4" presStyleIdx="6" presStyleCnt="7"/>
      <dgm:spPr/>
    </dgm:pt>
    <dgm:pt modelId="{6C4E6B19-100B-41CD-83B2-243CD3D5F8EA}" type="pres">
      <dgm:prSet presAssocID="{583BEBA1-37EE-4B16-95ED-53B3B0E4FB17}" presName="hierRoot2" presStyleCnt="0">
        <dgm:presLayoutVars>
          <dgm:hierBranch val="init"/>
        </dgm:presLayoutVars>
      </dgm:prSet>
      <dgm:spPr/>
    </dgm:pt>
    <dgm:pt modelId="{27965E9B-3C55-4A0B-8D35-5ADDC49B0161}" type="pres">
      <dgm:prSet presAssocID="{583BEBA1-37EE-4B16-95ED-53B3B0E4FB17}" presName="rootComposite" presStyleCnt="0"/>
      <dgm:spPr/>
    </dgm:pt>
    <dgm:pt modelId="{ED555ED8-88F5-4F53-96B8-A54DC528051D}" type="pres">
      <dgm:prSet presAssocID="{583BEBA1-37EE-4B16-95ED-53B3B0E4FB17}" presName="rootText" presStyleLbl="node4" presStyleIdx="6" presStyleCnt="7">
        <dgm:presLayoutVars>
          <dgm:chPref val="3"/>
        </dgm:presLayoutVars>
      </dgm:prSet>
      <dgm:spPr/>
    </dgm:pt>
    <dgm:pt modelId="{9A1D9B0C-9007-40CE-95B3-C572A5D31690}" type="pres">
      <dgm:prSet presAssocID="{583BEBA1-37EE-4B16-95ED-53B3B0E4FB17}" presName="rootConnector" presStyleLbl="node4" presStyleIdx="6" presStyleCnt="7"/>
      <dgm:spPr/>
    </dgm:pt>
    <dgm:pt modelId="{C4205D18-E119-483E-9FD2-C9A0E31451C6}" type="pres">
      <dgm:prSet presAssocID="{583BEBA1-37EE-4B16-95ED-53B3B0E4FB17}" presName="hierChild4" presStyleCnt="0"/>
      <dgm:spPr/>
    </dgm:pt>
    <dgm:pt modelId="{97AD84EB-85D4-4918-89F6-20AF5317DB13}" type="pres">
      <dgm:prSet presAssocID="{583BEBA1-37EE-4B16-95ED-53B3B0E4FB17}" presName="hierChild5" presStyleCnt="0"/>
      <dgm:spPr/>
    </dgm:pt>
    <dgm:pt modelId="{E0BC60AB-B71F-4F4A-B5E2-C5717E8FF0B9}" type="pres">
      <dgm:prSet presAssocID="{112C908A-92D7-4BB8-9DD5-D08849F9CBAA}" presName="hierChild5" presStyleCnt="0"/>
      <dgm:spPr/>
    </dgm:pt>
    <dgm:pt modelId="{D064E501-0B53-499E-8CB2-63E791AB487C}" type="pres">
      <dgm:prSet presAssocID="{5BDE2A8C-2054-4593-B214-F556914F79D8}" presName="Name37" presStyleLbl="parChTrans1D3" presStyleIdx="5" presStyleCnt="14"/>
      <dgm:spPr/>
    </dgm:pt>
    <dgm:pt modelId="{39BBC5FB-C327-4D61-9A72-51A600A9E163}" type="pres">
      <dgm:prSet presAssocID="{0C46BAF3-0422-406E-97DA-B199EF8901DA}" presName="hierRoot2" presStyleCnt="0">
        <dgm:presLayoutVars>
          <dgm:hierBranch val="init"/>
        </dgm:presLayoutVars>
      </dgm:prSet>
      <dgm:spPr/>
    </dgm:pt>
    <dgm:pt modelId="{97A10303-FA45-43BC-AD69-93330E45DDCB}" type="pres">
      <dgm:prSet presAssocID="{0C46BAF3-0422-406E-97DA-B199EF8901DA}" presName="rootComposite" presStyleCnt="0"/>
      <dgm:spPr/>
    </dgm:pt>
    <dgm:pt modelId="{D900D4D9-1070-4F29-B7AF-E837D3682E05}" type="pres">
      <dgm:prSet presAssocID="{0C46BAF3-0422-406E-97DA-B199EF8901DA}" presName="rootText" presStyleLbl="node3" presStyleIdx="5" presStyleCnt="14">
        <dgm:presLayoutVars>
          <dgm:chPref val="3"/>
        </dgm:presLayoutVars>
      </dgm:prSet>
      <dgm:spPr/>
    </dgm:pt>
    <dgm:pt modelId="{B1E34C62-F652-4194-A315-9C42239939D4}" type="pres">
      <dgm:prSet presAssocID="{0C46BAF3-0422-406E-97DA-B199EF8901DA}" presName="rootConnector" presStyleLbl="node3" presStyleIdx="5" presStyleCnt="14"/>
      <dgm:spPr/>
    </dgm:pt>
    <dgm:pt modelId="{06002178-C26C-4796-8D51-E78702B2DB76}" type="pres">
      <dgm:prSet presAssocID="{0C46BAF3-0422-406E-97DA-B199EF8901DA}" presName="hierChild4" presStyleCnt="0"/>
      <dgm:spPr/>
    </dgm:pt>
    <dgm:pt modelId="{B526AE7A-B84B-4B2F-9B95-25D0ED80D83A}" type="pres">
      <dgm:prSet presAssocID="{0C46BAF3-0422-406E-97DA-B199EF8901DA}" presName="hierChild5" presStyleCnt="0"/>
      <dgm:spPr/>
    </dgm:pt>
    <dgm:pt modelId="{6AF6D345-EC6A-4DEC-B405-1301582ED549}" type="pres">
      <dgm:prSet presAssocID="{A3D9695C-55E0-4E83-867D-E40282957C42}" presName="hierChild5" presStyleCnt="0"/>
      <dgm:spPr/>
    </dgm:pt>
    <dgm:pt modelId="{B5FFFBE6-72C4-4B76-B042-8D1813D0A1E7}" type="pres">
      <dgm:prSet presAssocID="{56AFE577-0939-4793-A1D1-0072548EBCDD}" presName="Name37" presStyleLbl="parChTrans1D2" presStyleIdx="2" presStyleCnt="6"/>
      <dgm:spPr/>
    </dgm:pt>
    <dgm:pt modelId="{CB157FD1-169B-4AD2-A888-6A9E0FA66D2D}" type="pres">
      <dgm:prSet presAssocID="{62589DBE-F7C2-4284-8711-70F60E623385}" presName="hierRoot2" presStyleCnt="0">
        <dgm:presLayoutVars>
          <dgm:hierBranch val="init"/>
        </dgm:presLayoutVars>
      </dgm:prSet>
      <dgm:spPr/>
    </dgm:pt>
    <dgm:pt modelId="{6B66BEBB-D6E3-4544-998E-481ADB01B68E}" type="pres">
      <dgm:prSet presAssocID="{62589DBE-F7C2-4284-8711-70F60E623385}" presName="rootComposite" presStyleCnt="0"/>
      <dgm:spPr/>
    </dgm:pt>
    <dgm:pt modelId="{0500B93E-9E71-44A9-9907-3E4248DBF889}" type="pres">
      <dgm:prSet presAssocID="{62589DBE-F7C2-4284-8711-70F60E623385}" presName="rootText" presStyleLbl="node2" presStyleIdx="2" presStyleCnt="6">
        <dgm:presLayoutVars>
          <dgm:chPref val="3"/>
        </dgm:presLayoutVars>
      </dgm:prSet>
      <dgm:spPr/>
    </dgm:pt>
    <dgm:pt modelId="{5524E473-257C-4411-B15D-7C8A6D1DD2D8}" type="pres">
      <dgm:prSet presAssocID="{62589DBE-F7C2-4284-8711-70F60E623385}" presName="rootConnector" presStyleLbl="node2" presStyleIdx="2" presStyleCnt="6"/>
      <dgm:spPr/>
    </dgm:pt>
    <dgm:pt modelId="{B90A19FE-CEDA-409F-9CD2-ADF316262011}" type="pres">
      <dgm:prSet presAssocID="{62589DBE-F7C2-4284-8711-70F60E623385}" presName="hierChild4" presStyleCnt="0"/>
      <dgm:spPr/>
    </dgm:pt>
    <dgm:pt modelId="{A3287A42-DE9B-43D0-88C4-E25B43E9EA85}" type="pres">
      <dgm:prSet presAssocID="{3372AD9A-B215-4A95-9AB3-D8ED91DC0369}" presName="Name37" presStyleLbl="parChTrans1D3" presStyleIdx="6" presStyleCnt="14"/>
      <dgm:spPr/>
    </dgm:pt>
    <dgm:pt modelId="{CA12E1EE-1F16-40A2-89B2-B4EF29DD57E0}" type="pres">
      <dgm:prSet presAssocID="{7593C6CF-4102-4122-9216-0C07D7AD896E}" presName="hierRoot2" presStyleCnt="0">
        <dgm:presLayoutVars>
          <dgm:hierBranch val="init"/>
        </dgm:presLayoutVars>
      </dgm:prSet>
      <dgm:spPr/>
    </dgm:pt>
    <dgm:pt modelId="{91C63480-F853-4A63-A190-F1218B39B031}" type="pres">
      <dgm:prSet presAssocID="{7593C6CF-4102-4122-9216-0C07D7AD896E}" presName="rootComposite" presStyleCnt="0"/>
      <dgm:spPr/>
    </dgm:pt>
    <dgm:pt modelId="{BED6EA84-EBA6-43B6-9944-4F0A0790044B}" type="pres">
      <dgm:prSet presAssocID="{7593C6CF-4102-4122-9216-0C07D7AD896E}" presName="rootText" presStyleLbl="node3" presStyleIdx="6" presStyleCnt="14">
        <dgm:presLayoutVars>
          <dgm:chPref val="3"/>
        </dgm:presLayoutVars>
      </dgm:prSet>
      <dgm:spPr/>
    </dgm:pt>
    <dgm:pt modelId="{0256E628-BDAE-49B1-8816-30E8D5F4FFEC}" type="pres">
      <dgm:prSet presAssocID="{7593C6CF-4102-4122-9216-0C07D7AD896E}" presName="rootConnector" presStyleLbl="node3" presStyleIdx="6" presStyleCnt="14"/>
      <dgm:spPr/>
    </dgm:pt>
    <dgm:pt modelId="{C0C7C3DA-0FF5-4A89-A490-308EE1A39788}" type="pres">
      <dgm:prSet presAssocID="{7593C6CF-4102-4122-9216-0C07D7AD896E}" presName="hierChild4" presStyleCnt="0"/>
      <dgm:spPr/>
    </dgm:pt>
    <dgm:pt modelId="{EAD1CB10-34DB-43F7-978E-2E4A23856E55}" type="pres">
      <dgm:prSet presAssocID="{7593C6CF-4102-4122-9216-0C07D7AD896E}" presName="hierChild5" presStyleCnt="0"/>
      <dgm:spPr/>
    </dgm:pt>
    <dgm:pt modelId="{DF3D0ED1-CB91-8444-91FA-F00317AFABEC}" type="pres">
      <dgm:prSet presAssocID="{35E81551-1CEB-0C49-A71D-91F8870CA4CC}" presName="Name37" presStyleLbl="parChTrans1D3" presStyleIdx="7" presStyleCnt="14"/>
      <dgm:spPr/>
    </dgm:pt>
    <dgm:pt modelId="{51737D1E-862F-BF4A-A795-017E13D30527}" type="pres">
      <dgm:prSet presAssocID="{C49E07AA-CACB-B340-924F-3FAD16CEA35B}" presName="hierRoot2" presStyleCnt="0">
        <dgm:presLayoutVars>
          <dgm:hierBranch val="init"/>
        </dgm:presLayoutVars>
      </dgm:prSet>
      <dgm:spPr/>
    </dgm:pt>
    <dgm:pt modelId="{C6F19A9F-3EC5-4647-BB41-3BF312EA2752}" type="pres">
      <dgm:prSet presAssocID="{C49E07AA-CACB-B340-924F-3FAD16CEA35B}" presName="rootComposite" presStyleCnt="0"/>
      <dgm:spPr/>
    </dgm:pt>
    <dgm:pt modelId="{2CB9FA05-8A62-CE42-A94A-F6CA8392DA2F}" type="pres">
      <dgm:prSet presAssocID="{C49E07AA-CACB-B340-924F-3FAD16CEA35B}" presName="rootText" presStyleLbl="node3" presStyleIdx="7" presStyleCnt="14">
        <dgm:presLayoutVars>
          <dgm:chPref val="3"/>
        </dgm:presLayoutVars>
      </dgm:prSet>
      <dgm:spPr/>
    </dgm:pt>
    <dgm:pt modelId="{DC5526C7-2DA9-3F40-BAEC-4678E87C88F1}" type="pres">
      <dgm:prSet presAssocID="{C49E07AA-CACB-B340-924F-3FAD16CEA35B}" presName="rootConnector" presStyleLbl="node3" presStyleIdx="7" presStyleCnt="14"/>
      <dgm:spPr/>
    </dgm:pt>
    <dgm:pt modelId="{1F592763-9A1F-4743-BC46-4954D42611F7}" type="pres">
      <dgm:prSet presAssocID="{C49E07AA-CACB-B340-924F-3FAD16CEA35B}" presName="hierChild4" presStyleCnt="0"/>
      <dgm:spPr/>
    </dgm:pt>
    <dgm:pt modelId="{BBA77760-C697-C942-AE90-8D5289D1A510}" type="pres">
      <dgm:prSet presAssocID="{C49E07AA-CACB-B340-924F-3FAD16CEA35B}" presName="hierChild5" presStyleCnt="0"/>
      <dgm:spPr/>
    </dgm:pt>
    <dgm:pt modelId="{3B346F43-E30F-49E1-9251-2B9EA4B6746A}" type="pres">
      <dgm:prSet presAssocID="{62589DBE-F7C2-4284-8711-70F60E623385}" presName="hierChild5" presStyleCnt="0"/>
      <dgm:spPr/>
    </dgm:pt>
    <dgm:pt modelId="{D9448803-FA5A-45B5-B139-6D7D20DEBF86}" type="pres">
      <dgm:prSet presAssocID="{7FC87296-FCDB-4A72-BB93-89E7ECD35DF6}" presName="Name37" presStyleLbl="parChTrans1D2" presStyleIdx="3" presStyleCnt="6"/>
      <dgm:spPr/>
    </dgm:pt>
    <dgm:pt modelId="{AC7B1C1A-600F-41AE-8E59-27F5658D568D}" type="pres">
      <dgm:prSet presAssocID="{49554CCD-5B59-43BE-A629-35F767682076}" presName="hierRoot2" presStyleCnt="0">
        <dgm:presLayoutVars>
          <dgm:hierBranch val="init"/>
        </dgm:presLayoutVars>
      </dgm:prSet>
      <dgm:spPr/>
    </dgm:pt>
    <dgm:pt modelId="{CFDB667F-92D9-467F-BB98-1335D431C070}" type="pres">
      <dgm:prSet presAssocID="{49554CCD-5B59-43BE-A629-35F767682076}" presName="rootComposite" presStyleCnt="0"/>
      <dgm:spPr/>
    </dgm:pt>
    <dgm:pt modelId="{1067B19D-1C21-480F-A94F-B2F5BEF6F745}" type="pres">
      <dgm:prSet presAssocID="{49554CCD-5B59-43BE-A629-35F767682076}" presName="rootText" presStyleLbl="node2" presStyleIdx="3" presStyleCnt="6">
        <dgm:presLayoutVars>
          <dgm:chPref val="3"/>
        </dgm:presLayoutVars>
      </dgm:prSet>
      <dgm:spPr/>
    </dgm:pt>
    <dgm:pt modelId="{C509314D-7FE1-49D5-8F2D-7E10A8AAB984}" type="pres">
      <dgm:prSet presAssocID="{49554CCD-5B59-43BE-A629-35F767682076}" presName="rootConnector" presStyleLbl="node2" presStyleIdx="3" presStyleCnt="6"/>
      <dgm:spPr/>
    </dgm:pt>
    <dgm:pt modelId="{51EA90A8-85D6-429B-9B8F-C738753FD6F9}" type="pres">
      <dgm:prSet presAssocID="{49554CCD-5B59-43BE-A629-35F767682076}" presName="hierChild4" presStyleCnt="0"/>
      <dgm:spPr/>
    </dgm:pt>
    <dgm:pt modelId="{EDCEA1F1-CB28-4993-A821-49A50BF77D19}" type="pres">
      <dgm:prSet presAssocID="{A7A32D61-6797-4374-A872-72C31999BC42}" presName="Name37" presStyleLbl="parChTrans1D3" presStyleIdx="8" presStyleCnt="14"/>
      <dgm:spPr/>
    </dgm:pt>
    <dgm:pt modelId="{DA829DEE-913F-4928-9DFF-25E030ACEEB1}" type="pres">
      <dgm:prSet presAssocID="{8DCBFADA-5194-4ABE-ACDE-4E62E33AAE20}" presName="hierRoot2" presStyleCnt="0">
        <dgm:presLayoutVars>
          <dgm:hierBranch val="init"/>
        </dgm:presLayoutVars>
      </dgm:prSet>
      <dgm:spPr/>
    </dgm:pt>
    <dgm:pt modelId="{FA2281B4-3B42-4635-A499-4970F912A024}" type="pres">
      <dgm:prSet presAssocID="{8DCBFADA-5194-4ABE-ACDE-4E62E33AAE20}" presName="rootComposite" presStyleCnt="0"/>
      <dgm:spPr/>
    </dgm:pt>
    <dgm:pt modelId="{42FCF6E7-26E5-4ABB-94B8-A47381BEDDD1}" type="pres">
      <dgm:prSet presAssocID="{8DCBFADA-5194-4ABE-ACDE-4E62E33AAE20}" presName="rootText" presStyleLbl="node3" presStyleIdx="8" presStyleCnt="14">
        <dgm:presLayoutVars>
          <dgm:chPref val="3"/>
        </dgm:presLayoutVars>
      </dgm:prSet>
      <dgm:spPr/>
    </dgm:pt>
    <dgm:pt modelId="{B6B1228B-C05A-4511-AA79-7D366BC57AAE}" type="pres">
      <dgm:prSet presAssocID="{8DCBFADA-5194-4ABE-ACDE-4E62E33AAE20}" presName="rootConnector" presStyleLbl="node3" presStyleIdx="8" presStyleCnt="14"/>
      <dgm:spPr/>
    </dgm:pt>
    <dgm:pt modelId="{E8DAD82B-9328-4E2B-9E38-32A8F8DF86FA}" type="pres">
      <dgm:prSet presAssocID="{8DCBFADA-5194-4ABE-ACDE-4E62E33AAE20}" presName="hierChild4" presStyleCnt="0"/>
      <dgm:spPr/>
    </dgm:pt>
    <dgm:pt modelId="{99F3CE33-A8D7-4985-9F96-F41B44BD985B}" type="pres">
      <dgm:prSet presAssocID="{8DCBFADA-5194-4ABE-ACDE-4E62E33AAE20}" presName="hierChild5" presStyleCnt="0"/>
      <dgm:spPr/>
    </dgm:pt>
    <dgm:pt modelId="{EEBA6AA7-9999-8648-B22C-AACA6E7B6E76}" type="pres">
      <dgm:prSet presAssocID="{B7BA86DE-A235-C64C-A408-26EE2CC0A5C9}" presName="Name37" presStyleLbl="parChTrans1D3" presStyleIdx="9" presStyleCnt="14"/>
      <dgm:spPr/>
    </dgm:pt>
    <dgm:pt modelId="{D2B70F05-9D39-8D48-9ABA-D9DCC612D855}" type="pres">
      <dgm:prSet presAssocID="{6F3D7365-3B07-1645-A843-CDD04222D034}" presName="hierRoot2" presStyleCnt="0">
        <dgm:presLayoutVars>
          <dgm:hierBranch val="init"/>
        </dgm:presLayoutVars>
      </dgm:prSet>
      <dgm:spPr/>
    </dgm:pt>
    <dgm:pt modelId="{9646BAD1-E00B-394F-B60C-3179D34C60A3}" type="pres">
      <dgm:prSet presAssocID="{6F3D7365-3B07-1645-A843-CDD04222D034}" presName="rootComposite" presStyleCnt="0"/>
      <dgm:spPr/>
    </dgm:pt>
    <dgm:pt modelId="{EDD8B114-2FCD-A145-BF2E-CFA9783C64A2}" type="pres">
      <dgm:prSet presAssocID="{6F3D7365-3B07-1645-A843-CDD04222D034}" presName="rootText" presStyleLbl="node3" presStyleIdx="9" presStyleCnt="14">
        <dgm:presLayoutVars>
          <dgm:chPref val="3"/>
        </dgm:presLayoutVars>
      </dgm:prSet>
      <dgm:spPr/>
    </dgm:pt>
    <dgm:pt modelId="{4A8707EB-8685-AD4D-B0D6-E40641656079}" type="pres">
      <dgm:prSet presAssocID="{6F3D7365-3B07-1645-A843-CDD04222D034}" presName="rootConnector" presStyleLbl="node3" presStyleIdx="9" presStyleCnt="14"/>
      <dgm:spPr/>
    </dgm:pt>
    <dgm:pt modelId="{D9F41820-EB0B-CF40-B5D8-35829FFF3054}" type="pres">
      <dgm:prSet presAssocID="{6F3D7365-3B07-1645-A843-CDD04222D034}" presName="hierChild4" presStyleCnt="0"/>
      <dgm:spPr/>
    </dgm:pt>
    <dgm:pt modelId="{8BEC38A8-7AC8-8F48-845F-E71952FCA728}" type="pres">
      <dgm:prSet presAssocID="{6F3D7365-3B07-1645-A843-CDD04222D034}" presName="hierChild5" presStyleCnt="0"/>
      <dgm:spPr/>
    </dgm:pt>
    <dgm:pt modelId="{E653D0C8-92C8-4B62-81BB-705015903AF4}" type="pres">
      <dgm:prSet presAssocID="{49554CCD-5B59-43BE-A629-35F767682076}" presName="hierChild5" presStyleCnt="0"/>
      <dgm:spPr/>
    </dgm:pt>
    <dgm:pt modelId="{8067A8D9-CFDE-1242-88B0-CAA79702BCAB}" type="pres">
      <dgm:prSet presAssocID="{620BB5DA-EAB1-6646-9928-CFCAE808B259}" presName="Name37" presStyleLbl="parChTrans1D2" presStyleIdx="4" presStyleCnt="6"/>
      <dgm:spPr/>
    </dgm:pt>
    <dgm:pt modelId="{FAFFAAE1-39B1-874E-B20A-5172B17667A0}" type="pres">
      <dgm:prSet presAssocID="{457FC1AE-F795-2E4F-91A6-02F3788EF218}" presName="hierRoot2" presStyleCnt="0">
        <dgm:presLayoutVars>
          <dgm:hierBranch val="init"/>
        </dgm:presLayoutVars>
      </dgm:prSet>
      <dgm:spPr/>
    </dgm:pt>
    <dgm:pt modelId="{D8E8F533-79B6-DD45-B75C-D591B5D2F7D5}" type="pres">
      <dgm:prSet presAssocID="{457FC1AE-F795-2E4F-91A6-02F3788EF218}" presName="rootComposite" presStyleCnt="0"/>
      <dgm:spPr/>
    </dgm:pt>
    <dgm:pt modelId="{3402AFD0-E41F-6345-BB3C-390957DFEE7F}" type="pres">
      <dgm:prSet presAssocID="{457FC1AE-F795-2E4F-91A6-02F3788EF218}" presName="rootText" presStyleLbl="node2" presStyleIdx="4" presStyleCnt="6">
        <dgm:presLayoutVars>
          <dgm:chPref val="3"/>
        </dgm:presLayoutVars>
      </dgm:prSet>
      <dgm:spPr/>
    </dgm:pt>
    <dgm:pt modelId="{CBA2FB32-3100-4D40-8EB8-2139159F2CFE}" type="pres">
      <dgm:prSet presAssocID="{457FC1AE-F795-2E4F-91A6-02F3788EF218}" presName="rootConnector" presStyleLbl="node2" presStyleIdx="4" presStyleCnt="6"/>
      <dgm:spPr/>
    </dgm:pt>
    <dgm:pt modelId="{F544EAA5-1010-7745-8E2E-AA693C43018C}" type="pres">
      <dgm:prSet presAssocID="{457FC1AE-F795-2E4F-91A6-02F3788EF218}" presName="hierChild4" presStyleCnt="0"/>
      <dgm:spPr/>
    </dgm:pt>
    <dgm:pt modelId="{6C187D37-A544-4B46-AA0A-904EAE8EF7DD}" type="pres">
      <dgm:prSet presAssocID="{0DDB378D-3E72-FF49-BEC1-33A97DCCAB3B}" presName="Name37" presStyleLbl="parChTrans1D3" presStyleIdx="10" presStyleCnt="14"/>
      <dgm:spPr/>
    </dgm:pt>
    <dgm:pt modelId="{21DC9E2F-2DB8-4743-9841-E665C4A14434}" type="pres">
      <dgm:prSet presAssocID="{F43F3125-2FA9-CF4C-A5FF-8CC7485CADD7}" presName="hierRoot2" presStyleCnt="0">
        <dgm:presLayoutVars>
          <dgm:hierBranch val="init"/>
        </dgm:presLayoutVars>
      </dgm:prSet>
      <dgm:spPr/>
    </dgm:pt>
    <dgm:pt modelId="{32C9C257-3F82-5A46-A7E3-03BA999F6F12}" type="pres">
      <dgm:prSet presAssocID="{F43F3125-2FA9-CF4C-A5FF-8CC7485CADD7}" presName="rootComposite" presStyleCnt="0"/>
      <dgm:spPr/>
    </dgm:pt>
    <dgm:pt modelId="{F7DF1523-7C14-7647-A7EB-82E160263675}" type="pres">
      <dgm:prSet presAssocID="{F43F3125-2FA9-CF4C-A5FF-8CC7485CADD7}" presName="rootText" presStyleLbl="node3" presStyleIdx="10" presStyleCnt="14">
        <dgm:presLayoutVars>
          <dgm:chPref val="3"/>
        </dgm:presLayoutVars>
      </dgm:prSet>
      <dgm:spPr/>
    </dgm:pt>
    <dgm:pt modelId="{69721839-C65F-4B42-9870-A51A10AFECD6}" type="pres">
      <dgm:prSet presAssocID="{F43F3125-2FA9-CF4C-A5FF-8CC7485CADD7}" presName="rootConnector" presStyleLbl="node3" presStyleIdx="10" presStyleCnt="14"/>
      <dgm:spPr/>
    </dgm:pt>
    <dgm:pt modelId="{8E99C563-3F2D-BB46-A1C0-0F387D6AE990}" type="pres">
      <dgm:prSet presAssocID="{F43F3125-2FA9-CF4C-A5FF-8CC7485CADD7}" presName="hierChild4" presStyleCnt="0"/>
      <dgm:spPr/>
    </dgm:pt>
    <dgm:pt modelId="{59828C9D-8FB4-B844-BD83-3EBB5B18934A}" type="pres">
      <dgm:prSet presAssocID="{F43F3125-2FA9-CF4C-A5FF-8CC7485CADD7}" presName="hierChild5" presStyleCnt="0"/>
      <dgm:spPr/>
    </dgm:pt>
    <dgm:pt modelId="{71BC5C7D-1AEA-C14F-97DD-465679ABBC7F}" type="pres">
      <dgm:prSet presAssocID="{E2DA5964-B0DC-1D47-91E4-8E0F85F7201F}" presName="Name37" presStyleLbl="parChTrans1D3" presStyleIdx="11" presStyleCnt="14"/>
      <dgm:spPr/>
    </dgm:pt>
    <dgm:pt modelId="{920E742B-5D57-C04E-9AE6-D65B3D844887}" type="pres">
      <dgm:prSet presAssocID="{44E38CDE-20AF-6C48-8F48-6884EB350D6F}" presName="hierRoot2" presStyleCnt="0">
        <dgm:presLayoutVars>
          <dgm:hierBranch val="init"/>
        </dgm:presLayoutVars>
      </dgm:prSet>
      <dgm:spPr/>
    </dgm:pt>
    <dgm:pt modelId="{35A63954-30FD-E049-B3CE-C99B3BEE5AFE}" type="pres">
      <dgm:prSet presAssocID="{44E38CDE-20AF-6C48-8F48-6884EB350D6F}" presName="rootComposite" presStyleCnt="0"/>
      <dgm:spPr/>
    </dgm:pt>
    <dgm:pt modelId="{4C2F954D-4F48-C54D-A17B-644556922FEC}" type="pres">
      <dgm:prSet presAssocID="{44E38CDE-20AF-6C48-8F48-6884EB350D6F}" presName="rootText" presStyleLbl="node3" presStyleIdx="11" presStyleCnt="14">
        <dgm:presLayoutVars>
          <dgm:chPref val="3"/>
        </dgm:presLayoutVars>
      </dgm:prSet>
      <dgm:spPr/>
    </dgm:pt>
    <dgm:pt modelId="{91B58E43-3436-F847-B693-A7C8F76CBBAD}" type="pres">
      <dgm:prSet presAssocID="{44E38CDE-20AF-6C48-8F48-6884EB350D6F}" presName="rootConnector" presStyleLbl="node3" presStyleIdx="11" presStyleCnt="14"/>
      <dgm:spPr/>
    </dgm:pt>
    <dgm:pt modelId="{21BE1896-F8B5-174E-A392-AC8D27020DA1}" type="pres">
      <dgm:prSet presAssocID="{44E38CDE-20AF-6C48-8F48-6884EB350D6F}" presName="hierChild4" presStyleCnt="0"/>
      <dgm:spPr/>
    </dgm:pt>
    <dgm:pt modelId="{B7AA65F6-6298-B142-BA77-105785656D23}" type="pres">
      <dgm:prSet presAssocID="{44E38CDE-20AF-6C48-8F48-6884EB350D6F}" presName="hierChild5" presStyleCnt="0"/>
      <dgm:spPr/>
    </dgm:pt>
    <dgm:pt modelId="{CE8B4DB1-281D-A148-8861-B9F0E342055B}" type="pres">
      <dgm:prSet presAssocID="{457FC1AE-F795-2E4F-91A6-02F3788EF218}" presName="hierChild5" presStyleCnt="0"/>
      <dgm:spPr/>
    </dgm:pt>
    <dgm:pt modelId="{F46EDAA1-B1F9-E940-AAA8-2357800B4CEF}" type="pres">
      <dgm:prSet presAssocID="{EAE9D740-6017-D548-A2D5-B4CF6631E085}" presName="Name37" presStyleLbl="parChTrans1D2" presStyleIdx="5" presStyleCnt="6"/>
      <dgm:spPr/>
    </dgm:pt>
    <dgm:pt modelId="{4E550180-D79D-224F-AD0A-5F2C9B609058}" type="pres">
      <dgm:prSet presAssocID="{C175870F-EC1F-6240-9727-7790E17FAF47}" presName="hierRoot2" presStyleCnt="0">
        <dgm:presLayoutVars>
          <dgm:hierBranch val="init"/>
        </dgm:presLayoutVars>
      </dgm:prSet>
      <dgm:spPr/>
    </dgm:pt>
    <dgm:pt modelId="{CB1A3FAB-4E90-EE4D-87E3-335C255EC208}" type="pres">
      <dgm:prSet presAssocID="{C175870F-EC1F-6240-9727-7790E17FAF47}" presName="rootComposite" presStyleCnt="0"/>
      <dgm:spPr/>
    </dgm:pt>
    <dgm:pt modelId="{B582C9D2-9676-B747-BCD7-5C8C3887E0DD}" type="pres">
      <dgm:prSet presAssocID="{C175870F-EC1F-6240-9727-7790E17FAF47}" presName="rootText" presStyleLbl="node2" presStyleIdx="5" presStyleCnt="6">
        <dgm:presLayoutVars>
          <dgm:chPref val="3"/>
        </dgm:presLayoutVars>
      </dgm:prSet>
      <dgm:spPr/>
    </dgm:pt>
    <dgm:pt modelId="{E6A6F233-EEC5-C144-AC58-66EE023321BC}" type="pres">
      <dgm:prSet presAssocID="{C175870F-EC1F-6240-9727-7790E17FAF47}" presName="rootConnector" presStyleLbl="node2" presStyleIdx="5" presStyleCnt="6"/>
      <dgm:spPr/>
    </dgm:pt>
    <dgm:pt modelId="{BAF0366E-549B-CC43-997D-2CF6F5AB3E13}" type="pres">
      <dgm:prSet presAssocID="{C175870F-EC1F-6240-9727-7790E17FAF47}" presName="hierChild4" presStyleCnt="0"/>
      <dgm:spPr/>
    </dgm:pt>
    <dgm:pt modelId="{7E9096F8-5E22-E443-A128-FD572BB81476}" type="pres">
      <dgm:prSet presAssocID="{9CC43683-B15C-7442-B0C4-B60AEFB80FCA}" presName="Name37" presStyleLbl="parChTrans1D3" presStyleIdx="12" presStyleCnt="14"/>
      <dgm:spPr/>
    </dgm:pt>
    <dgm:pt modelId="{4815F5E5-2486-D143-BF2D-540C9840F9C0}" type="pres">
      <dgm:prSet presAssocID="{BB054DB2-D9E5-A146-9C29-8BCBB2AE8FC4}" presName="hierRoot2" presStyleCnt="0">
        <dgm:presLayoutVars>
          <dgm:hierBranch val="init"/>
        </dgm:presLayoutVars>
      </dgm:prSet>
      <dgm:spPr/>
    </dgm:pt>
    <dgm:pt modelId="{C8565D66-19B0-3E45-B1DA-A7233933C484}" type="pres">
      <dgm:prSet presAssocID="{BB054DB2-D9E5-A146-9C29-8BCBB2AE8FC4}" presName="rootComposite" presStyleCnt="0"/>
      <dgm:spPr/>
    </dgm:pt>
    <dgm:pt modelId="{B90B58B0-0971-B940-9227-0B35803E89D2}" type="pres">
      <dgm:prSet presAssocID="{BB054DB2-D9E5-A146-9C29-8BCBB2AE8FC4}" presName="rootText" presStyleLbl="node3" presStyleIdx="12" presStyleCnt="14">
        <dgm:presLayoutVars>
          <dgm:chPref val="3"/>
        </dgm:presLayoutVars>
      </dgm:prSet>
      <dgm:spPr/>
    </dgm:pt>
    <dgm:pt modelId="{F7AF9616-4A21-584E-98C6-16475850DCAF}" type="pres">
      <dgm:prSet presAssocID="{BB054DB2-D9E5-A146-9C29-8BCBB2AE8FC4}" presName="rootConnector" presStyleLbl="node3" presStyleIdx="12" presStyleCnt="14"/>
      <dgm:spPr/>
    </dgm:pt>
    <dgm:pt modelId="{29645EF1-B3CC-D046-81C6-F21957960DEA}" type="pres">
      <dgm:prSet presAssocID="{BB054DB2-D9E5-A146-9C29-8BCBB2AE8FC4}" presName="hierChild4" presStyleCnt="0"/>
      <dgm:spPr/>
    </dgm:pt>
    <dgm:pt modelId="{DC3ABD79-5958-0449-A4A0-7760B6BAFEA1}" type="pres">
      <dgm:prSet presAssocID="{BB054DB2-D9E5-A146-9C29-8BCBB2AE8FC4}" presName="hierChild5" presStyleCnt="0"/>
      <dgm:spPr/>
    </dgm:pt>
    <dgm:pt modelId="{74504436-5FD6-3A42-84FA-74A95E372F4E}" type="pres">
      <dgm:prSet presAssocID="{74269534-5B1A-9344-BAA7-6463C4C27E8A}" presName="Name37" presStyleLbl="parChTrans1D3" presStyleIdx="13" presStyleCnt="14"/>
      <dgm:spPr/>
    </dgm:pt>
    <dgm:pt modelId="{F9D36D32-AAD5-0349-B681-21A00F1C1BA8}" type="pres">
      <dgm:prSet presAssocID="{F89D0ED5-533E-3C4F-9D73-88E9520CE7C9}" presName="hierRoot2" presStyleCnt="0">
        <dgm:presLayoutVars>
          <dgm:hierBranch val="init"/>
        </dgm:presLayoutVars>
      </dgm:prSet>
      <dgm:spPr/>
    </dgm:pt>
    <dgm:pt modelId="{94DC248C-E13E-0140-A8BA-E6B62C5653BE}" type="pres">
      <dgm:prSet presAssocID="{F89D0ED5-533E-3C4F-9D73-88E9520CE7C9}" presName="rootComposite" presStyleCnt="0"/>
      <dgm:spPr/>
    </dgm:pt>
    <dgm:pt modelId="{49951519-AD12-6C44-976E-34040C6A8D18}" type="pres">
      <dgm:prSet presAssocID="{F89D0ED5-533E-3C4F-9D73-88E9520CE7C9}" presName="rootText" presStyleLbl="node3" presStyleIdx="13" presStyleCnt="14">
        <dgm:presLayoutVars>
          <dgm:chPref val="3"/>
        </dgm:presLayoutVars>
      </dgm:prSet>
      <dgm:spPr/>
    </dgm:pt>
    <dgm:pt modelId="{C415A323-DF1A-8046-9D9F-080AF5B0F4A0}" type="pres">
      <dgm:prSet presAssocID="{F89D0ED5-533E-3C4F-9D73-88E9520CE7C9}" presName="rootConnector" presStyleLbl="node3" presStyleIdx="13" presStyleCnt="14"/>
      <dgm:spPr/>
    </dgm:pt>
    <dgm:pt modelId="{5A44B644-A9AE-1F41-8F67-AC8D75BEB606}" type="pres">
      <dgm:prSet presAssocID="{F89D0ED5-533E-3C4F-9D73-88E9520CE7C9}" presName="hierChild4" presStyleCnt="0"/>
      <dgm:spPr/>
    </dgm:pt>
    <dgm:pt modelId="{E8A5BAC7-AA21-AE44-8AF3-30F945B0AB61}" type="pres">
      <dgm:prSet presAssocID="{F89D0ED5-533E-3C4F-9D73-88E9520CE7C9}" presName="hierChild5" presStyleCnt="0"/>
      <dgm:spPr/>
    </dgm:pt>
    <dgm:pt modelId="{436CA63D-CB93-8145-8CEC-BC50E36DD4C4}" type="pres">
      <dgm:prSet presAssocID="{C175870F-EC1F-6240-9727-7790E17FAF47}" presName="hierChild5" presStyleCnt="0"/>
      <dgm:spPr/>
    </dgm:pt>
    <dgm:pt modelId="{2F3F84D7-36D7-437C-B388-BEBCE629889C}" type="pres">
      <dgm:prSet presAssocID="{ABCDB27E-2872-416E-832F-AF97F36BA677}" presName="hierChild3" presStyleCnt="0"/>
      <dgm:spPr/>
    </dgm:pt>
  </dgm:ptLst>
  <dgm:cxnLst>
    <dgm:cxn modelId="{17174C08-9885-48A2-92D2-839A0C443CE3}" srcId="{A3D9695C-55E0-4E83-867D-E40282957C42}" destId="{7A173744-1C34-499D-979A-E30A91E5BFE0}" srcOrd="2" destOrd="0" parTransId="{C94DB9CE-B2FD-49D4-A5D7-6785D1566224}" sibTransId="{314CEF10-E505-435D-922E-2DCA30CF6D47}"/>
    <dgm:cxn modelId="{1970F108-F904-4C4D-A65D-E6411725ABC0}" srcId="{ABCDB27E-2872-416E-832F-AF97F36BA677}" destId="{49554CCD-5B59-43BE-A629-35F767682076}" srcOrd="3" destOrd="0" parTransId="{7FC87296-FCDB-4A72-BB93-89E7ECD35DF6}" sibTransId="{6D6228BF-9545-402A-8A01-CFF6124B931D}"/>
    <dgm:cxn modelId="{55569109-49E2-4F6D-9B00-6C86D6D2E360}" type="presOf" srcId="{7A173744-1C34-499D-979A-E30A91E5BFE0}" destId="{360625AC-DE13-4CDF-96FB-28480655D907}" srcOrd="0" destOrd="0" presId="urn:microsoft.com/office/officeart/2005/8/layout/orgChart1"/>
    <dgm:cxn modelId="{D088E10C-5315-4329-AA77-75D003D5DBD1}" type="presOf" srcId="{6535BD2E-F828-4796-93BB-571F9950E3DA}" destId="{76EA21BC-C12B-4943-9C98-49A81412D3D1}" srcOrd="0" destOrd="0" presId="urn:microsoft.com/office/officeart/2005/8/layout/orgChart1"/>
    <dgm:cxn modelId="{9851970D-71E2-4512-B79B-25E68547AAC3}" type="presOf" srcId="{7593C6CF-4102-4122-9216-0C07D7AD896E}" destId="{BED6EA84-EBA6-43B6-9944-4F0A0790044B}" srcOrd="0" destOrd="0" presId="urn:microsoft.com/office/officeart/2005/8/layout/orgChart1"/>
    <dgm:cxn modelId="{A35AA10D-24AD-4B1D-9F95-195B93F84D79}" type="presOf" srcId="{7593C6CF-4102-4122-9216-0C07D7AD896E}" destId="{0256E628-BDAE-49B1-8816-30E8D5F4FFEC}" srcOrd="1" destOrd="0" presId="urn:microsoft.com/office/officeart/2005/8/layout/orgChart1"/>
    <dgm:cxn modelId="{2367B70D-93CC-1D43-A95C-7AD2000F4ED0}" type="presOf" srcId="{44E38CDE-20AF-6C48-8F48-6884EB350D6F}" destId="{91B58E43-3436-F847-B693-A7C8F76CBBAD}" srcOrd="1" destOrd="0" presId="urn:microsoft.com/office/officeart/2005/8/layout/orgChart1"/>
    <dgm:cxn modelId="{3C5B260E-63C3-4DFB-8E51-6D336FAA6338}" type="presOf" srcId="{B90F338E-3578-463F-841A-530164D9DC36}" destId="{37627EA0-126C-4F48-AF20-C8EA5E5A4ED1}" srcOrd="0" destOrd="0" presId="urn:microsoft.com/office/officeart/2005/8/layout/orgChart1"/>
    <dgm:cxn modelId="{F0724315-D39A-4A43-9E14-5E5F5EF14502}" type="presOf" srcId="{457FC1AE-F795-2E4F-91A6-02F3788EF218}" destId="{CBA2FB32-3100-4D40-8EB8-2139159F2CFE}" srcOrd="1" destOrd="0" presId="urn:microsoft.com/office/officeart/2005/8/layout/orgChart1"/>
    <dgm:cxn modelId="{3845B915-9E22-40D6-BCDA-A47B8F2F6C32}" srcId="{49554CCD-5B59-43BE-A629-35F767682076}" destId="{8DCBFADA-5194-4ABE-ACDE-4E62E33AAE20}" srcOrd="0" destOrd="0" parTransId="{A7A32D61-6797-4374-A872-72C31999BC42}" sibTransId="{218F813E-F428-4EB2-9CD6-ADD87158A4C8}"/>
    <dgm:cxn modelId="{B5448B1B-113D-0E41-9D5F-D1E2B432AAAF}" srcId="{62589DBE-F7C2-4284-8711-70F60E623385}" destId="{C49E07AA-CACB-B340-924F-3FAD16CEA35B}" srcOrd="1" destOrd="0" parTransId="{35E81551-1CEB-0C49-A71D-91F8870CA4CC}" sibTransId="{BD017774-7F7F-3446-A8D7-807BE1C511DD}"/>
    <dgm:cxn modelId="{26EA951F-B767-6E44-9A2B-248D9BCC2BF1}" srcId="{457FC1AE-F795-2E4F-91A6-02F3788EF218}" destId="{F43F3125-2FA9-CF4C-A5FF-8CC7485CADD7}" srcOrd="0" destOrd="0" parTransId="{0DDB378D-3E72-FF49-BEC1-33A97DCCAB3B}" sibTransId="{F48D79EF-E52B-6346-8DBB-0DA31E79CE62}"/>
    <dgm:cxn modelId="{365B0D20-A844-42B8-B876-306E19B53C0D}" type="presOf" srcId="{49554CCD-5B59-43BE-A629-35F767682076}" destId="{C509314D-7FE1-49D5-8F2D-7E10A8AAB984}" srcOrd="1" destOrd="0" presId="urn:microsoft.com/office/officeart/2005/8/layout/orgChart1"/>
    <dgm:cxn modelId="{B5833721-C275-458F-AFCB-8DF713A68F16}" srcId="{A3D9695C-55E0-4E83-867D-E40282957C42}" destId="{0C46BAF3-0422-406E-97DA-B199EF8901DA}" srcOrd="5" destOrd="0" parTransId="{5BDE2A8C-2054-4593-B214-F556914F79D8}" sibTransId="{875696D7-3207-4DD9-B733-2BFA93C9F024}"/>
    <dgm:cxn modelId="{5A820623-76FE-0F44-970B-38D0C2F3E11A}" type="presOf" srcId="{C49E07AA-CACB-B340-924F-3FAD16CEA35B}" destId="{DC5526C7-2DA9-3F40-BAEC-4678E87C88F1}" srcOrd="1" destOrd="0" presId="urn:microsoft.com/office/officeart/2005/8/layout/orgChart1"/>
    <dgm:cxn modelId="{D2CF9524-7746-41F9-83C7-42EC97598CBD}" type="presOf" srcId="{C94DB9CE-B2FD-49D4-A5D7-6785D1566224}" destId="{B42C7CAE-BFFA-43FB-BE21-91906E25DA7A}" srcOrd="0" destOrd="0" presId="urn:microsoft.com/office/officeart/2005/8/layout/orgChart1"/>
    <dgm:cxn modelId="{AD74D724-45B5-4F26-8365-D62190A6FB7C}" type="presOf" srcId="{C89F438E-0AD4-4F1B-BB15-EE497E0B3289}" destId="{9BF5E5CD-2F65-4750-8BF0-AB2358F8D1FE}" srcOrd="0" destOrd="0" presId="urn:microsoft.com/office/officeart/2005/8/layout/orgChart1"/>
    <dgm:cxn modelId="{29E8F424-53D0-4A5E-BE88-451C3E74B6E7}" srcId="{ABCDB27E-2872-416E-832F-AF97F36BA677}" destId="{A3D9695C-55E0-4E83-867D-E40282957C42}" srcOrd="1" destOrd="0" parTransId="{F72CBE4B-C962-40C0-8067-B06676EF2E57}" sibTransId="{24E256D9-F694-48E7-9D09-9E73F2D25E92}"/>
    <dgm:cxn modelId="{48AEF824-429F-492C-AB61-66B9BB023093}" type="presOf" srcId="{2E340E13-C543-4CD6-AEBB-A6C7D2F743B6}" destId="{FEA0988D-25C1-48D1-88E0-8E0E2A959B53}" srcOrd="0" destOrd="0" presId="urn:microsoft.com/office/officeart/2005/8/layout/orgChart1"/>
    <dgm:cxn modelId="{25BAA026-D969-4628-93F5-AA4DBE0C38B9}" type="presOf" srcId="{DD48193E-E8D2-453D-8D7D-79A7BBA01F68}" destId="{9A27C644-28BB-4B96-9323-B7CCC1850531}" srcOrd="1" destOrd="0" presId="urn:microsoft.com/office/officeart/2005/8/layout/orgChart1"/>
    <dgm:cxn modelId="{AB80E326-7B43-44E0-9F9D-CBF8B99531D7}" srcId="{857048B5-AEAC-4F46-BF34-8A7E9CA15EC2}" destId="{80189095-0063-4545-9C9D-63C4BAB43638}" srcOrd="0" destOrd="0" parTransId="{2E340E13-C543-4CD6-AEBB-A6C7D2F743B6}" sibTransId="{7E537931-4B6E-4FBD-8056-B49EEB7E9C92}"/>
    <dgm:cxn modelId="{45F8CD27-23C2-42D5-8DB2-B9BFC97BDE32}" type="presOf" srcId="{D75A0254-65BB-4DB0-A118-583A0F0602EA}" destId="{8AC873C2-71E7-4F80-9AFE-068A37395C85}" srcOrd="0" destOrd="0" presId="urn:microsoft.com/office/officeart/2005/8/layout/orgChart1"/>
    <dgm:cxn modelId="{C1E1CC2B-CAC1-D442-8F9E-A89E24C2E4E1}" srcId="{ABCDB27E-2872-416E-832F-AF97F36BA677}" destId="{457FC1AE-F795-2E4F-91A6-02F3788EF218}" srcOrd="4" destOrd="0" parTransId="{620BB5DA-EAB1-6646-9928-CFCAE808B259}" sibTransId="{7D4F6707-F770-284D-9019-3645133ABEDF}"/>
    <dgm:cxn modelId="{B4D86B33-10A0-AD4D-9979-13C97F073AE1}" type="presOf" srcId="{EAE9D740-6017-D548-A2D5-B4CF6631E085}" destId="{F46EDAA1-B1F9-E940-AAA8-2357800B4CEF}" srcOrd="0" destOrd="0" presId="urn:microsoft.com/office/officeart/2005/8/layout/orgChart1"/>
    <dgm:cxn modelId="{DBF7BF34-43A3-4F37-9824-AA1582C1A2C4}" srcId="{A3D9695C-55E0-4E83-867D-E40282957C42}" destId="{79F2705B-4BAB-432D-AABE-88896446DA01}" srcOrd="3" destOrd="0" parTransId="{1028FC0D-9C2B-4C3F-B415-165617F6BE7B}" sibTransId="{77C224C4-A2E4-4467-BFB1-4175FFD828D9}"/>
    <dgm:cxn modelId="{E404D635-451F-4245-AAAF-E32CD78CBD54}" srcId="{C175870F-EC1F-6240-9727-7790E17FAF47}" destId="{BB054DB2-D9E5-A146-9C29-8BCBB2AE8FC4}" srcOrd="0" destOrd="0" parTransId="{9CC43683-B15C-7442-B0C4-B60AEFB80FCA}" sibTransId="{DE7B75DF-154C-CC4F-9989-B16A0974116D}"/>
    <dgm:cxn modelId="{814A3E3C-DE00-4EC6-A71A-298F2B9C704A}" srcId="{ABCDB27E-2872-416E-832F-AF97F36BA677}" destId="{62589DBE-F7C2-4284-8711-70F60E623385}" srcOrd="2" destOrd="0" parTransId="{56AFE577-0939-4793-A1D1-0072548EBCDD}" sibTransId="{C4E46A33-82EB-45B3-94B9-9C5CB4027C83}"/>
    <dgm:cxn modelId="{C5A64D5E-C22E-514F-BC34-CADE30A9F721}" type="presOf" srcId="{BB054DB2-D9E5-A146-9C29-8BCBB2AE8FC4}" destId="{B90B58B0-0971-B940-9227-0B35803E89D2}" srcOrd="0" destOrd="0" presId="urn:microsoft.com/office/officeart/2005/8/layout/orgChart1"/>
    <dgm:cxn modelId="{06D2655F-1DB0-4F3E-A5C1-42EE88E240FE}" type="presOf" srcId="{5BDE2A8C-2054-4593-B214-F556914F79D8}" destId="{D064E501-0B53-499E-8CB2-63E791AB487C}" srcOrd="0" destOrd="0" presId="urn:microsoft.com/office/officeart/2005/8/layout/orgChart1"/>
    <dgm:cxn modelId="{C5130F62-B6BB-0C42-A1E6-C24C31BBB58A}" type="presOf" srcId="{44E38CDE-20AF-6C48-8F48-6884EB350D6F}" destId="{4C2F954D-4F48-C54D-A17B-644556922FEC}" srcOrd="0" destOrd="0" presId="urn:microsoft.com/office/officeart/2005/8/layout/orgChart1"/>
    <dgm:cxn modelId="{97E09342-C2A0-4615-AA99-45F04689BBA9}" type="presOf" srcId="{7A173744-1C34-499D-979A-E30A91E5BFE0}" destId="{3975572E-53AF-4A58-9CFC-929D72EC0B5B}" srcOrd="1" destOrd="0" presId="urn:microsoft.com/office/officeart/2005/8/layout/orgChart1"/>
    <dgm:cxn modelId="{E3F12B44-6451-4B3C-A006-D485E4CA3975}" type="presOf" srcId="{C4BF3618-B613-4240-93A4-37B2F8E59A22}" destId="{FBB96C00-6459-42F3-9729-A33FA43846FB}" srcOrd="0" destOrd="0" presId="urn:microsoft.com/office/officeart/2005/8/layout/orgChart1"/>
    <dgm:cxn modelId="{9A19EC65-D34D-49D5-A716-E5B95F72F11D}" type="presOf" srcId="{53093590-2DA8-4BF9-995B-A9244DC1CCD0}" destId="{FA141CB9-888D-4ED4-9D92-2B161C8CA9E5}" srcOrd="0" destOrd="0" presId="urn:microsoft.com/office/officeart/2005/8/layout/orgChart1"/>
    <dgm:cxn modelId="{7DF7E568-26C3-474F-8C0B-274D4314C159}" type="presOf" srcId="{9CC43683-B15C-7442-B0C4-B60AEFB80FCA}" destId="{7E9096F8-5E22-E443-A128-FD572BB81476}" srcOrd="0" destOrd="0" presId="urn:microsoft.com/office/officeart/2005/8/layout/orgChart1"/>
    <dgm:cxn modelId="{EC8BE968-799D-C042-A063-293CA4BC29CD}" type="presOf" srcId="{74269534-5B1A-9344-BAA7-6463C4C27E8A}" destId="{74504436-5FD6-3A42-84FA-74A95E372F4E}" srcOrd="0" destOrd="0" presId="urn:microsoft.com/office/officeart/2005/8/layout/orgChart1"/>
    <dgm:cxn modelId="{1366F669-D1E5-BF44-9B4F-B10AEAA3E490}" type="presOf" srcId="{C175870F-EC1F-6240-9727-7790E17FAF47}" destId="{E6A6F233-EEC5-C144-AC58-66EE023321BC}" srcOrd="1" destOrd="0" presId="urn:microsoft.com/office/officeart/2005/8/layout/orgChart1"/>
    <dgm:cxn modelId="{2028614A-F9DA-42D4-A906-CCBE031B4186}" type="presOf" srcId="{F72CBE4B-C962-40C0-8067-B06676EF2E57}" destId="{ACE68C97-AC77-402D-8474-6305780D5E97}" srcOrd="0" destOrd="0" presId="urn:microsoft.com/office/officeart/2005/8/layout/orgChart1"/>
    <dgm:cxn modelId="{81097E6B-56A3-4416-83F5-6FA8076D047D}" type="presOf" srcId="{7FC87296-FCDB-4A72-BB93-89E7ECD35DF6}" destId="{D9448803-FA5A-45B5-B139-6D7D20DEBF86}" srcOrd="0" destOrd="0" presId="urn:microsoft.com/office/officeart/2005/8/layout/orgChart1"/>
    <dgm:cxn modelId="{951FBB4C-018F-1D4E-9B6F-2EC8A31987D9}" type="presOf" srcId="{F89D0ED5-533E-3C4F-9D73-88E9520CE7C9}" destId="{49951519-AD12-6C44-976E-34040C6A8D18}" srcOrd="0" destOrd="0" presId="urn:microsoft.com/office/officeart/2005/8/layout/orgChart1"/>
    <dgm:cxn modelId="{4287C44C-0533-1748-B630-9B880B4373AA}" type="presOf" srcId="{C175870F-EC1F-6240-9727-7790E17FAF47}" destId="{B582C9D2-9676-B747-BCD7-5C8C3887E0DD}" srcOrd="0" destOrd="0" presId="urn:microsoft.com/office/officeart/2005/8/layout/orgChart1"/>
    <dgm:cxn modelId="{1E57D76E-3884-48A3-9D27-DC9C2109599B}" type="presOf" srcId="{80189095-0063-4545-9C9D-63C4BAB43638}" destId="{B532329F-50B3-4C46-9BAE-2B6AE73148C5}" srcOrd="1" destOrd="0" presId="urn:microsoft.com/office/officeart/2005/8/layout/orgChart1"/>
    <dgm:cxn modelId="{5A4D4B75-7A8D-4F9F-AA31-3EBF3AD79D74}" type="presOf" srcId="{7877B81D-B708-4535-848B-C320FE701222}" destId="{5EFB678F-CEE3-4553-B6BC-0A5A575D0FE0}" srcOrd="0" destOrd="0" presId="urn:microsoft.com/office/officeart/2005/8/layout/orgChart1"/>
    <dgm:cxn modelId="{52B78975-BB4E-3041-9DF6-1E88707C1477}" type="presOf" srcId="{457FC1AE-F795-2E4F-91A6-02F3788EF218}" destId="{3402AFD0-E41F-6345-BB3C-390957DFEE7F}" srcOrd="0" destOrd="0" presId="urn:microsoft.com/office/officeart/2005/8/layout/orgChart1"/>
    <dgm:cxn modelId="{C22D5856-16B7-43AD-944E-29CE8ACDB549}" type="presOf" srcId="{A3D9695C-55E0-4E83-867D-E40282957C42}" destId="{2DEFEDC9-F3DF-4722-BCA7-07DA873838D9}" srcOrd="1" destOrd="0" presId="urn:microsoft.com/office/officeart/2005/8/layout/orgChart1"/>
    <dgm:cxn modelId="{0EB07D56-02ED-44FD-8308-7959787FF1FC}" srcId="{A3D9695C-55E0-4E83-867D-E40282957C42}" destId="{857048B5-AEAC-4F46-BF34-8A7E9CA15EC2}" srcOrd="0" destOrd="0" parTransId="{53093590-2DA8-4BF9-995B-A9244DC1CCD0}" sibTransId="{13290672-AA3C-465F-8CB1-6BD86CC2BD12}"/>
    <dgm:cxn modelId="{49CB0877-CEA7-41E7-9FAC-FD9BD39BC4B3}" srcId="{857048B5-AEAC-4F46-BF34-8A7E9CA15EC2}" destId="{C502D593-B2A0-4E26-8705-B398BB7D49BD}" srcOrd="1" destOrd="0" parTransId="{28F29091-F6EC-442F-8149-C1F0573BD3B6}" sibTransId="{1F028255-0146-464C-9064-3E4D644C2B76}"/>
    <dgm:cxn modelId="{61455157-B1D6-4B44-AB2C-652CA67E2669}" type="presOf" srcId="{0DDB378D-3E72-FF49-BEC1-33A97DCCAB3B}" destId="{6C187D37-A544-4B46-AA0A-904EAE8EF7DD}" srcOrd="0" destOrd="0" presId="urn:microsoft.com/office/officeart/2005/8/layout/orgChart1"/>
    <dgm:cxn modelId="{010DEB77-F32C-4AD4-A831-FA5A94029ED4}" type="presOf" srcId="{D538FB91-E6EE-4108-A5A9-70E231245B09}" destId="{5C93931F-961A-40F7-8DEA-2459D0822382}" srcOrd="0" destOrd="0" presId="urn:microsoft.com/office/officeart/2005/8/layout/orgChart1"/>
    <dgm:cxn modelId="{A0FDF678-657C-4B03-BD3A-D9181ED0D3F4}" type="presOf" srcId="{18CCD0F0-4B0F-44F7-87FA-15ABAFD028F5}" destId="{E1979E6A-ABD0-447F-B050-54EF14182DCE}" srcOrd="0" destOrd="0" presId="urn:microsoft.com/office/officeart/2005/8/layout/orgChart1"/>
    <dgm:cxn modelId="{A106B959-F744-4C4E-8D56-2CCADC854A30}" type="presOf" srcId="{112C908A-92D7-4BB8-9DD5-D08849F9CBAA}" destId="{3707A8CB-B820-49FE-B716-09940131800B}" srcOrd="1" destOrd="0" presId="urn:microsoft.com/office/officeart/2005/8/layout/orgChart1"/>
    <dgm:cxn modelId="{8FB5387A-7BF0-4E89-B73D-709F398C5A43}" type="presOf" srcId="{49554CCD-5B59-43BE-A629-35F767682076}" destId="{1067B19D-1C21-480F-A94F-B2F5BEF6F745}" srcOrd="0" destOrd="0" presId="urn:microsoft.com/office/officeart/2005/8/layout/orgChart1"/>
    <dgm:cxn modelId="{EF9DBD5A-618F-461C-9ABB-8491426B2EED}" type="presOf" srcId="{1480ED3D-F77A-4979-8AA0-C4F6AEC920FF}" destId="{B213C290-1B8B-4D90-835C-35F0CB7942CC}" srcOrd="0" destOrd="0" presId="urn:microsoft.com/office/officeart/2005/8/layout/orgChart1"/>
    <dgm:cxn modelId="{F54B3F7C-43C7-2E49-A22E-F28A78D56BD8}" type="presOf" srcId="{6F3D7365-3B07-1645-A843-CDD04222D034}" destId="{4A8707EB-8685-AD4D-B0D6-E40641656079}" srcOrd="1" destOrd="0" presId="urn:microsoft.com/office/officeart/2005/8/layout/orgChart1"/>
    <dgm:cxn modelId="{260E5381-1816-4CF8-AB83-BCEB355FEB84}" type="presOf" srcId="{80189095-0063-4545-9C9D-63C4BAB43638}" destId="{D6CC9B3C-D43B-4064-AE25-47C2BC01BAA0}" srcOrd="0" destOrd="0" presId="urn:microsoft.com/office/officeart/2005/8/layout/orgChart1"/>
    <dgm:cxn modelId="{26436585-AC44-824F-9987-9397B79ECBF5}" type="presOf" srcId="{E2DA5964-B0DC-1D47-91E4-8E0F85F7201F}" destId="{71BC5C7D-1AEA-C14F-97DD-465679ABBC7F}" srcOrd="0" destOrd="0" presId="urn:microsoft.com/office/officeart/2005/8/layout/orgChart1"/>
    <dgm:cxn modelId="{50755187-AEFF-4341-A757-36AFBC9EC6F1}" type="presOf" srcId="{112C908A-92D7-4BB8-9DD5-D08849F9CBAA}" destId="{1A291F15-0955-4D5E-92AE-3A032A1C6E9A}" srcOrd="0" destOrd="0" presId="urn:microsoft.com/office/officeart/2005/8/layout/orgChart1"/>
    <dgm:cxn modelId="{29FB7291-F5B0-44A7-8835-14652AB8EFD1}" type="presOf" srcId="{0C46BAF3-0422-406E-97DA-B199EF8901DA}" destId="{B1E34C62-F652-4194-A315-9C42239939D4}" srcOrd="1" destOrd="0" presId="urn:microsoft.com/office/officeart/2005/8/layout/orgChart1"/>
    <dgm:cxn modelId="{C66C849B-91E3-314C-8FA8-226F7829CD08}" type="presOf" srcId="{F43F3125-2FA9-CF4C-A5FF-8CC7485CADD7}" destId="{F7DF1523-7C14-7647-A7EB-82E160263675}" srcOrd="0" destOrd="0" presId="urn:microsoft.com/office/officeart/2005/8/layout/orgChart1"/>
    <dgm:cxn modelId="{0D0ACD9B-69FE-42F7-B852-9B50DA488163}" srcId="{A3D9695C-55E0-4E83-867D-E40282957C42}" destId="{112C908A-92D7-4BB8-9DD5-D08849F9CBAA}" srcOrd="4" destOrd="0" parTransId="{D538FB91-E6EE-4108-A5A9-70E231245B09}" sibTransId="{DDB94A0B-40CD-43EB-9479-F30509608806}"/>
    <dgm:cxn modelId="{B817E39E-6C79-4C2C-B711-DAD2A4A52A7E}" type="presOf" srcId="{857048B5-AEAC-4F46-BF34-8A7E9CA15EC2}" destId="{2AA7C665-EA02-41E1-AA21-FD9AC9EF4FD7}" srcOrd="0" destOrd="0" presId="urn:microsoft.com/office/officeart/2005/8/layout/orgChart1"/>
    <dgm:cxn modelId="{29C78BA1-854B-A24C-85CF-BD846A2F1883}" srcId="{C175870F-EC1F-6240-9727-7790E17FAF47}" destId="{F89D0ED5-533E-3C4F-9D73-88E9520CE7C9}" srcOrd="1" destOrd="0" parTransId="{74269534-5B1A-9344-BAA7-6463C4C27E8A}" sibTransId="{FDBD7DC2-E886-3B4E-A880-1D268AEEC0E0}"/>
    <dgm:cxn modelId="{B8FFF7A1-3F70-4F5C-BE9A-907D5588E6F9}" type="presOf" srcId="{53B1458F-0227-4332-BFC5-8A7CA879FA4C}" destId="{DB33F48A-B2E1-4157-81CA-813E9264C889}" srcOrd="0" destOrd="0" presId="urn:microsoft.com/office/officeart/2005/8/layout/orgChart1"/>
    <dgm:cxn modelId="{879C32A4-F660-429A-B39E-F1E0A3BC15B2}" type="presOf" srcId="{56AFE577-0939-4793-A1D1-0072548EBCDD}" destId="{B5FFFBE6-72C4-4B76-B042-8D1813D0A1E7}" srcOrd="0" destOrd="0" presId="urn:microsoft.com/office/officeart/2005/8/layout/orgChart1"/>
    <dgm:cxn modelId="{F74BB0A7-CBD1-4F7D-A706-3BDA953D9252}" type="presOf" srcId="{A3D9695C-55E0-4E83-867D-E40282957C42}" destId="{FD0653C3-E834-4244-AB98-475CF861990F}" srcOrd="0" destOrd="0" presId="urn:microsoft.com/office/officeart/2005/8/layout/orgChart1"/>
    <dgm:cxn modelId="{766EEDAC-A414-4FCF-B422-8D65E9CBAF4C}" type="presOf" srcId="{3372AD9A-B215-4A95-9AB3-D8ED91DC0369}" destId="{A3287A42-DE9B-43D0-88C4-E25B43E9EA85}" srcOrd="0" destOrd="0" presId="urn:microsoft.com/office/officeart/2005/8/layout/orgChart1"/>
    <dgm:cxn modelId="{5778A1AE-FC68-9A48-81E5-F31A94C2043D}" type="presOf" srcId="{6F3D7365-3B07-1645-A843-CDD04222D034}" destId="{EDD8B114-2FCD-A145-BF2E-CFA9783C64A2}" srcOrd="0" destOrd="0" presId="urn:microsoft.com/office/officeart/2005/8/layout/orgChart1"/>
    <dgm:cxn modelId="{888485B3-335D-49D8-9AF6-7F7BF1422CB7}" type="presOf" srcId="{8DCBFADA-5194-4ABE-ACDE-4E62E33AAE20}" destId="{B6B1228B-C05A-4511-AA79-7D366BC57AAE}" srcOrd="1" destOrd="0" presId="urn:microsoft.com/office/officeart/2005/8/layout/orgChart1"/>
    <dgm:cxn modelId="{B91D1FB4-5E77-874C-A9B1-AC7A77B407DE}" type="presOf" srcId="{BB054DB2-D9E5-A146-9C29-8BCBB2AE8FC4}" destId="{F7AF9616-4A21-584E-98C6-16475850DCAF}" srcOrd="1" destOrd="0" presId="urn:microsoft.com/office/officeart/2005/8/layout/orgChart1"/>
    <dgm:cxn modelId="{1A2A1EB6-70CE-4666-95B9-8CA52EC2FF4D}" type="presOf" srcId="{8FBBE85B-01E7-4F47-90D1-9AD42A259C38}" destId="{CFCE10D4-DAF9-44F6-B8D5-AAE2BAC14044}" srcOrd="0" destOrd="0" presId="urn:microsoft.com/office/officeart/2005/8/layout/orgChart1"/>
    <dgm:cxn modelId="{CED791B7-C3A7-4F57-B345-8DE9BF9F833A}" type="presOf" srcId="{857048B5-AEAC-4F46-BF34-8A7E9CA15EC2}" destId="{6355E2D4-7B45-4359-9A25-1E04E2B48480}" srcOrd="1" destOrd="0" presId="urn:microsoft.com/office/officeart/2005/8/layout/orgChart1"/>
    <dgm:cxn modelId="{86A3C0B9-C432-46D4-93E6-41D7785300C4}" srcId="{ABCDB27E-2872-416E-832F-AF97F36BA677}" destId="{40B2C243-40ED-4867-A80F-AC7470B17852}" srcOrd="0" destOrd="0" parTransId="{BABB1F9F-54DE-416F-86D2-901E02C668EC}" sibTransId="{BBBF5953-A69F-4C51-8DFC-9FD70DC39A49}"/>
    <dgm:cxn modelId="{721042BA-3275-4720-82D2-2A25C6B5C3B7}" type="presOf" srcId="{8DCBFADA-5194-4ABE-ACDE-4E62E33AAE20}" destId="{42FCF6E7-26E5-4ABB-94B8-A47381BEDDD1}" srcOrd="0" destOrd="0" presId="urn:microsoft.com/office/officeart/2005/8/layout/orgChart1"/>
    <dgm:cxn modelId="{496A0BBB-EC61-4884-B66E-A080259647BE}" type="presOf" srcId="{D676150A-4C1D-40A8-B797-6F8208DE3274}" destId="{467262AB-A8F9-4A4B-A5B9-2B237D7D5780}" srcOrd="0" destOrd="0" presId="urn:microsoft.com/office/officeart/2005/8/layout/orgChart1"/>
    <dgm:cxn modelId="{E259A5BD-22D4-4FA9-BA45-EEF08451E100}" srcId="{112C908A-92D7-4BB8-9DD5-D08849F9CBAA}" destId="{583BEBA1-37EE-4B16-95ED-53B3B0E4FB17}" srcOrd="0" destOrd="0" parTransId="{B90F338E-3578-463F-841A-530164D9DC36}" sibTransId="{746C83C0-CAA6-4CCD-BB7C-31FABA3AA57D}"/>
    <dgm:cxn modelId="{B198B7BF-A476-409C-B4B3-3614946F29DB}" type="presOf" srcId="{1028FC0D-9C2B-4C3F-B415-165617F6BE7B}" destId="{1288E2DE-7300-4424-AA79-A8E42ECD5489}" srcOrd="0" destOrd="0" presId="urn:microsoft.com/office/officeart/2005/8/layout/orgChart1"/>
    <dgm:cxn modelId="{205E49C4-CE3D-4445-97FF-333C11F50447}" type="presOf" srcId="{620BB5DA-EAB1-6646-9928-CFCAE808B259}" destId="{8067A8D9-CFDE-1242-88B0-CAA79702BCAB}" srcOrd="0" destOrd="0" presId="urn:microsoft.com/office/officeart/2005/8/layout/orgChart1"/>
    <dgm:cxn modelId="{EB5A91C5-BF8C-4576-96AF-EFE1AFB0AF7A}" type="presOf" srcId="{40B2C243-40ED-4867-A80F-AC7470B17852}" destId="{DE353CB8-A341-4798-9952-7FCF75B17E0F}" srcOrd="1" destOrd="0" presId="urn:microsoft.com/office/officeart/2005/8/layout/orgChart1"/>
    <dgm:cxn modelId="{E99C95C6-ED46-436B-9077-E158B0843365}" type="presOf" srcId="{ABCDB27E-2872-416E-832F-AF97F36BA677}" destId="{40D02110-17BC-4768-9F43-4448865F00DA}" srcOrd="0" destOrd="0" presId="urn:microsoft.com/office/officeart/2005/8/layout/orgChart1"/>
    <dgm:cxn modelId="{8A1866C7-CEB0-4FF6-AFEE-50384882C111}" srcId="{1480ED3D-F77A-4979-8AA0-C4F6AEC920FF}" destId="{C89F438E-0AD4-4F1B-BB15-EE497E0B3289}" srcOrd="1" destOrd="0" parTransId="{53B1458F-0227-4332-BFC5-8A7CA879FA4C}" sibTransId="{4F5C133E-9BEB-41B2-869E-960FEFFC12E7}"/>
    <dgm:cxn modelId="{97A0F9C9-0EDA-C041-AF05-56D90E98B8B1}" type="presOf" srcId="{C49E07AA-CACB-B340-924F-3FAD16CEA35B}" destId="{2CB9FA05-8A62-CE42-A94A-F6CA8392DA2F}" srcOrd="0" destOrd="0" presId="urn:microsoft.com/office/officeart/2005/8/layout/orgChart1"/>
    <dgm:cxn modelId="{931D33CA-CFAB-4B71-BC7A-A6BF30BF86B3}" type="presOf" srcId="{C89F438E-0AD4-4F1B-BB15-EE497E0B3289}" destId="{15FB0E2B-9978-4ECD-BE5B-72955BA51421}" srcOrd="1" destOrd="0" presId="urn:microsoft.com/office/officeart/2005/8/layout/orgChart1"/>
    <dgm:cxn modelId="{8B9E58CA-9E77-4C81-B95C-171AE7BBE1E4}" srcId="{1480ED3D-F77A-4979-8AA0-C4F6AEC920FF}" destId="{DD48193E-E8D2-453D-8D7D-79A7BBA01F68}" srcOrd="0" destOrd="0" parTransId="{18CCD0F0-4B0F-44F7-87FA-15ABAFD028F5}" sibTransId="{C4F4403C-DBBD-4AB0-9F8D-65B27821B318}"/>
    <dgm:cxn modelId="{D039B0CA-7490-4789-AF1D-292DB3BE0D2A}" srcId="{A3D9695C-55E0-4E83-867D-E40282957C42}" destId="{1480ED3D-F77A-4979-8AA0-C4F6AEC920FF}" srcOrd="1" destOrd="0" parTransId="{D75A0254-65BB-4DB0-A118-583A0F0602EA}" sibTransId="{6B51FE48-73F5-4DE4-B44D-D769DA5A2209}"/>
    <dgm:cxn modelId="{E05F6ACD-D605-4480-81E9-0BDA0A9D7D1C}" type="presOf" srcId="{DD48193E-E8D2-453D-8D7D-79A7BBA01F68}" destId="{619F572E-8BFE-48E4-A027-6CCBF276E54D}" srcOrd="0" destOrd="0" presId="urn:microsoft.com/office/officeart/2005/8/layout/orgChart1"/>
    <dgm:cxn modelId="{5675A6CE-3695-46BB-A019-D1B8B71F1804}" type="presOf" srcId="{8FBBE85B-01E7-4F47-90D1-9AD42A259C38}" destId="{BA618676-E187-4BED-A6BA-E3DC1628D043}" srcOrd="1" destOrd="0" presId="urn:microsoft.com/office/officeart/2005/8/layout/orgChart1"/>
    <dgm:cxn modelId="{8F50FBCF-9689-4744-996A-F059BD164FE8}" type="presOf" srcId="{79F2705B-4BAB-432D-AABE-88896446DA01}" destId="{1F8F839C-12D5-4482-BD88-6C94EA2FA246}" srcOrd="1" destOrd="0" presId="urn:microsoft.com/office/officeart/2005/8/layout/orgChart1"/>
    <dgm:cxn modelId="{7DA32AD7-4750-4075-B511-3C57C445AEBB}" type="presOf" srcId="{A7A32D61-6797-4374-A872-72C31999BC42}" destId="{EDCEA1F1-CB28-4993-A821-49A50BF77D19}" srcOrd="0" destOrd="0" presId="urn:microsoft.com/office/officeart/2005/8/layout/orgChart1"/>
    <dgm:cxn modelId="{3B6A9CD7-611D-47D5-85BD-5E9BE335C5B5}" type="presOf" srcId="{C502D593-B2A0-4E26-8705-B398BB7D49BD}" destId="{73F3DDD5-C5C3-4718-AFC3-72399C66210F}" srcOrd="0" destOrd="0" presId="urn:microsoft.com/office/officeart/2005/8/layout/orgChart1"/>
    <dgm:cxn modelId="{D8C268D8-1EAC-4B68-976A-37055DB79ED9}" type="presOf" srcId="{79F2705B-4BAB-432D-AABE-88896446DA01}" destId="{612CC57C-EA82-4546-AB2D-C83BD75EB31A}" srcOrd="0" destOrd="0" presId="urn:microsoft.com/office/officeart/2005/8/layout/orgChart1"/>
    <dgm:cxn modelId="{106189D8-8C8C-4D07-B533-32F600F741B7}" type="presOf" srcId="{62589DBE-F7C2-4284-8711-70F60E623385}" destId="{5524E473-257C-4411-B15D-7C8A6D1DD2D8}" srcOrd="1" destOrd="0" presId="urn:microsoft.com/office/officeart/2005/8/layout/orgChart1"/>
    <dgm:cxn modelId="{E42A8ED8-097D-4AD1-9FE4-76C4462A66D3}" type="presOf" srcId="{1480ED3D-F77A-4979-8AA0-C4F6AEC920FF}" destId="{89CE79AB-3343-4B93-990E-B28F8753C712}" srcOrd="1" destOrd="0" presId="urn:microsoft.com/office/officeart/2005/8/layout/orgChart1"/>
    <dgm:cxn modelId="{E61102D9-92DE-4628-8007-1C3390C0C953}" type="presOf" srcId="{583BEBA1-37EE-4B16-95ED-53B3B0E4FB17}" destId="{9A1D9B0C-9007-40CE-95B3-C572A5D31690}" srcOrd="1" destOrd="0" presId="urn:microsoft.com/office/officeart/2005/8/layout/orgChart1"/>
    <dgm:cxn modelId="{2B716AD9-2667-714C-A1F4-7DE6FA0AAB67}" srcId="{457FC1AE-F795-2E4F-91A6-02F3788EF218}" destId="{44E38CDE-20AF-6C48-8F48-6884EB350D6F}" srcOrd="1" destOrd="0" parTransId="{E2DA5964-B0DC-1D47-91E4-8E0F85F7201F}" sibTransId="{DFE40D51-9642-7040-A817-70E409987D7D}"/>
    <dgm:cxn modelId="{7C0CEDD9-55C7-4080-BA5B-B2BF3550DA95}" type="presOf" srcId="{28F29091-F6EC-442F-8149-C1F0573BD3B6}" destId="{BBC0FA11-28FF-4DF1-AF3C-F35252BD9361}" srcOrd="0" destOrd="0" presId="urn:microsoft.com/office/officeart/2005/8/layout/orgChart1"/>
    <dgm:cxn modelId="{DA3366DA-551B-4CBD-B18F-0B90364F887A}" srcId="{7A173744-1C34-499D-979A-E30A91E5BFE0}" destId="{8FBBE85B-01E7-4F47-90D1-9AD42A259C38}" srcOrd="0" destOrd="0" parTransId="{D676150A-4C1D-40A8-B797-6F8208DE3274}" sibTransId="{813C4B2A-45DF-4928-9CF0-5C9F11AB5CA5}"/>
    <dgm:cxn modelId="{918774DA-BFD0-4BBE-BB07-2D11CC499256}" srcId="{79F2705B-4BAB-432D-AABE-88896446DA01}" destId="{7877B81D-B708-4535-848B-C320FE701222}" srcOrd="0" destOrd="0" parTransId="{C4BF3618-B613-4240-93A4-37B2F8E59A22}" sibTransId="{14D29BDF-27F8-4CAC-972D-91D62B7175BC}"/>
    <dgm:cxn modelId="{A383ABDA-C1E1-434F-BBAA-2420E1438C46}" type="presOf" srcId="{40B2C243-40ED-4867-A80F-AC7470B17852}" destId="{4ECDA1D8-3034-401F-BB5A-2F0681FFE0A8}" srcOrd="0" destOrd="0" presId="urn:microsoft.com/office/officeart/2005/8/layout/orgChart1"/>
    <dgm:cxn modelId="{E420F4DF-FB4B-A540-A345-C75413C10145}" type="presOf" srcId="{35E81551-1CEB-0C49-A71D-91F8870CA4CC}" destId="{DF3D0ED1-CB91-8444-91FA-F00317AFABEC}" srcOrd="0" destOrd="0" presId="urn:microsoft.com/office/officeart/2005/8/layout/orgChart1"/>
    <dgm:cxn modelId="{5AA01EE9-4827-9B4D-9DC1-18BE05E120C2}" srcId="{ABCDB27E-2872-416E-832F-AF97F36BA677}" destId="{C175870F-EC1F-6240-9727-7790E17FAF47}" srcOrd="5" destOrd="0" parTransId="{EAE9D740-6017-D548-A2D5-B4CF6631E085}" sibTransId="{E9C93EF9-883F-DB42-A203-0C49C15424C6}"/>
    <dgm:cxn modelId="{02A5EBF1-6D97-6347-A8C8-C9A7212E99FE}" srcId="{49554CCD-5B59-43BE-A629-35F767682076}" destId="{6F3D7365-3B07-1645-A843-CDD04222D034}" srcOrd="1" destOrd="0" parTransId="{B7BA86DE-A235-C64C-A408-26EE2CC0A5C9}" sibTransId="{A34D8DA6-CC31-BB40-8E58-C512EAC7088C}"/>
    <dgm:cxn modelId="{52D39AF4-B87B-A74A-BBB4-F372EC9EA226}" type="presOf" srcId="{B7BA86DE-A235-C64C-A408-26EE2CC0A5C9}" destId="{EEBA6AA7-9999-8648-B22C-AACA6E7B6E76}" srcOrd="0" destOrd="0" presId="urn:microsoft.com/office/officeart/2005/8/layout/orgChart1"/>
    <dgm:cxn modelId="{F39310F5-8202-4556-B747-AA23BA75E620}" type="presOf" srcId="{7877B81D-B708-4535-848B-C320FE701222}" destId="{EF66566E-1E1C-4390-AC19-3FC586CEA41E}" srcOrd="1" destOrd="0" presId="urn:microsoft.com/office/officeart/2005/8/layout/orgChart1"/>
    <dgm:cxn modelId="{5B3641F5-23D6-47F2-AA65-72CE546D4CE8}" type="presOf" srcId="{BABB1F9F-54DE-416F-86D2-901E02C668EC}" destId="{4A271AF7-13C9-4EE3-BF40-2F15216EE7C9}" srcOrd="0" destOrd="0" presId="urn:microsoft.com/office/officeart/2005/8/layout/orgChart1"/>
    <dgm:cxn modelId="{BF13B3F5-16EC-41D4-AEB3-6411EAA7B73F}" type="presOf" srcId="{62589DBE-F7C2-4284-8711-70F60E623385}" destId="{0500B93E-9E71-44A9-9907-3E4248DBF889}" srcOrd="0" destOrd="0" presId="urn:microsoft.com/office/officeart/2005/8/layout/orgChart1"/>
    <dgm:cxn modelId="{EC3D1FF7-CE7C-CD4B-83DA-489D145350F9}" type="presOf" srcId="{F89D0ED5-533E-3C4F-9D73-88E9520CE7C9}" destId="{C415A323-DF1A-8046-9D9F-080AF5B0F4A0}" srcOrd="1" destOrd="0" presId="urn:microsoft.com/office/officeart/2005/8/layout/orgChart1"/>
    <dgm:cxn modelId="{671626F7-8BE1-47FA-BBAA-9634BD2C4020}" type="presOf" srcId="{0C46BAF3-0422-406E-97DA-B199EF8901DA}" destId="{D900D4D9-1070-4F29-B7AF-E837D3682E05}" srcOrd="0" destOrd="0" presId="urn:microsoft.com/office/officeart/2005/8/layout/orgChart1"/>
    <dgm:cxn modelId="{98CA4FF7-4AA9-49AF-91F4-0003BB9157BE}" type="presOf" srcId="{583BEBA1-37EE-4B16-95ED-53B3B0E4FB17}" destId="{ED555ED8-88F5-4F53-96B8-A54DC528051D}" srcOrd="0" destOrd="0" presId="urn:microsoft.com/office/officeart/2005/8/layout/orgChart1"/>
    <dgm:cxn modelId="{E586ADF7-AAA3-4FA2-8ED1-270EB0D6CFB5}" srcId="{6535BD2E-F828-4796-93BB-571F9950E3DA}" destId="{ABCDB27E-2872-416E-832F-AF97F36BA677}" srcOrd="0" destOrd="0" parTransId="{D1B156A1-7FB5-40E6-84E4-5D32AB121100}" sibTransId="{CDCD3B13-B3EB-4A98-8ACB-B09D9DB29F9D}"/>
    <dgm:cxn modelId="{B730C8F7-6979-A842-8149-177B2D8BC62F}" type="presOf" srcId="{F43F3125-2FA9-CF4C-A5FF-8CC7485CADD7}" destId="{69721839-C65F-4B42-9870-A51A10AFECD6}" srcOrd="1" destOrd="0" presId="urn:microsoft.com/office/officeart/2005/8/layout/orgChart1"/>
    <dgm:cxn modelId="{604AF0F8-4C3E-4B2E-837B-0D9367549FEF}" type="presOf" srcId="{C502D593-B2A0-4E26-8705-B398BB7D49BD}" destId="{3C765DD5-6BAE-4C5D-AAFC-BA85F324F56C}" srcOrd="1" destOrd="0" presId="urn:microsoft.com/office/officeart/2005/8/layout/orgChart1"/>
    <dgm:cxn modelId="{0C5643FB-7897-4539-AABC-4F33A1ACBB6D}" srcId="{62589DBE-F7C2-4284-8711-70F60E623385}" destId="{7593C6CF-4102-4122-9216-0C07D7AD896E}" srcOrd="0" destOrd="0" parTransId="{3372AD9A-B215-4A95-9AB3-D8ED91DC0369}" sibTransId="{DE8F765C-43C8-4E16-8A98-2A9C80F4B323}"/>
    <dgm:cxn modelId="{100673FD-CFEF-45D8-B644-04FD425B0834}" type="presOf" srcId="{ABCDB27E-2872-416E-832F-AF97F36BA677}" destId="{6839BDA5-6067-4C58-909E-598315F398FB}" srcOrd="1" destOrd="0" presId="urn:microsoft.com/office/officeart/2005/8/layout/orgChart1"/>
    <dgm:cxn modelId="{6B23A90C-EDF9-4BF3-84A0-4663B3F88498}" type="presParOf" srcId="{76EA21BC-C12B-4943-9C98-49A81412D3D1}" destId="{A00B97F5-428E-418B-B52E-18D9207ADF97}" srcOrd="0" destOrd="0" presId="urn:microsoft.com/office/officeart/2005/8/layout/orgChart1"/>
    <dgm:cxn modelId="{E3527FE5-997B-4611-9A9B-F91F3AB0F761}" type="presParOf" srcId="{A00B97F5-428E-418B-B52E-18D9207ADF97}" destId="{BD07C9F9-B6D4-4520-AF4A-2DCC5D3B7AC8}" srcOrd="0" destOrd="0" presId="urn:microsoft.com/office/officeart/2005/8/layout/orgChart1"/>
    <dgm:cxn modelId="{230C944E-A90F-4B3E-97CB-006981E433E2}" type="presParOf" srcId="{BD07C9F9-B6D4-4520-AF4A-2DCC5D3B7AC8}" destId="{40D02110-17BC-4768-9F43-4448865F00DA}" srcOrd="0" destOrd="0" presId="urn:microsoft.com/office/officeart/2005/8/layout/orgChart1"/>
    <dgm:cxn modelId="{CA4AEC87-D110-464A-90F6-CB019DAA68A1}" type="presParOf" srcId="{BD07C9F9-B6D4-4520-AF4A-2DCC5D3B7AC8}" destId="{6839BDA5-6067-4C58-909E-598315F398FB}" srcOrd="1" destOrd="0" presId="urn:microsoft.com/office/officeart/2005/8/layout/orgChart1"/>
    <dgm:cxn modelId="{1D942F92-17D1-40F0-AAFA-918BC2A886D9}" type="presParOf" srcId="{A00B97F5-428E-418B-B52E-18D9207ADF97}" destId="{1857DA1B-A3C8-461D-BDCF-88D4D37DFBE4}" srcOrd="1" destOrd="0" presId="urn:microsoft.com/office/officeart/2005/8/layout/orgChart1"/>
    <dgm:cxn modelId="{7940A992-8777-4B8C-877D-7C3D1FA2230F}" type="presParOf" srcId="{1857DA1B-A3C8-461D-BDCF-88D4D37DFBE4}" destId="{4A271AF7-13C9-4EE3-BF40-2F15216EE7C9}" srcOrd="0" destOrd="0" presId="urn:microsoft.com/office/officeart/2005/8/layout/orgChart1"/>
    <dgm:cxn modelId="{1E3065D9-2A7C-4382-A1F6-3E8FAC90A3A6}" type="presParOf" srcId="{1857DA1B-A3C8-461D-BDCF-88D4D37DFBE4}" destId="{72835E5F-2278-426A-87B9-958054AE2BF5}" srcOrd="1" destOrd="0" presId="urn:microsoft.com/office/officeart/2005/8/layout/orgChart1"/>
    <dgm:cxn modelId="{F1AC630D-26F7-49EF-94EF-B3B0E0DD702F}" type="presParOf" srcId="{72835E5F-2278-426A-87B9-958054AE2BF5}" destId="{2D86205F-4A6D-42B8-A9CE-D61101EA47AF}" srcOrd="0" destOrd="0" presId="urn:microsoft.com/office/officeart/2005/8/layout/orgChart1"/>
    <dgm:cxn modelId="{CD496F16-F786-4EE3-BBAA-D926E21B40DA}" type="presParOf" srcId="{2D86205F-4A6D-42B8-A9CE-D61101EA47AF}" destId="{4ECDA1D8-3034-401F-BB5A-2F0681FFE0A8}" srcOrd="0" destOrd="0" presId="urn:microsoft.com/office/officeart/2005/8/layout/orgChart1"/>
    <dgm:cxn modelId="{2D652C86-820E-482B-8845-72CA054BD4CE}" type="presParOf" srcId="{2D86205F-4A6D-42B8-A9CE-D61101EA47AF}" destId="{DE353CB8-A341-4798-9952-7FCF75B17E0F}" srcOrd="1" destOrd="0" presId="urn:microsoft.com/office/officeart/2005/8/layout/orgChart1"/>
    <dgm:cxn modelId="{E2C93306-CC15-470B-9167-2D816D61B87E}" type="presParOf" srcId="{72835E5F-2278-426A-87B9-958054AE2BF5}" destId="{6B4D3F0B-C82F-4052-8BDD-F2AB28DA876B}" srcOrd="1" destOrd="0" presId="urn:microsoft.com/office/officeart/2005/8/layout/orgChart1"/>
    <dgm:cxn modelId="{86FFB8BB-A34D-4192-B292-619333E7AD1D}" type="presParOf" srcId="{72835E5F-2278-426A-87B9-958054AE2BF5}" destId="{23955E7A-2827-4ECA-8EB4-CD67496EE1D8}" srcOrd="2" destOrd="0" presId="urn:microsoft.com/office/officeart/2005/8/layout/orgChart1"/>
    <dgm:cxn modelId="{230884AF-C701-401C-84E5-E26459B0800B}" type="presParOf" srcId="{1857DA1B-A3C8-461D-BDCF-88D4D37DFBE4}" destId="{ACE68C97-AC77-402D-8474-6305780D5E97}" srcOrd="2" destOrd="0" presId="urn:microsoft.com/office/officeart/2005/8/layout/orgChart1"/>
    <dgm:cxn modelId="{9362BBB5-FD8D-4200-A742-66C05D71B351}" type="presParOf" srcId="{1857DA1B-A3C8-461D-BDCF-88D4D37DFBE4}" destId="{A6FA018C-098B-46F3-B7FA-3402B41E810E}" srcOrd="3" destOrd="0" presId="urn:microsoft.com/office/officeart/2005/8/layout/orgChart1"/>
    <dgm:cxn modelId="{46DF1D10-4DEE-4D44-A7C6-23D3B4439F0D}" type="presParOf" srcId="{A6FA018C-098B-46F3-B7FA-3402B41E810E}" destId="{22603BA2-A401-4FF5-BDDF-93379EB89BCD}" srcOrd="0" destOrd="0" presId="urn:microsoft.com/office/officeart/2005/8/layout/orgChart1"/>
    <dgm:cxn modelId="{B5EDFA9F-053D-4986-A76A-19C02EF43D68}" type="presParOf" srcId="{22603BA2-A401-4FF5-BDDF-93379EB89BCD}" destId="{FD0653C3-E834-4244-AB98-475CF861990F}" srcOrd="0" destOrd="0" presId="urn:microsoft.com/office/officeart/2005/8/layout/orgChart1"/>
    <dgm:cxn modelId="{B4021F87-E67E-41E8-9AFA-D5242773C7A8}" type="presParOf" srcId="{22603BA2-A401-4FF5-BDDF-93379EB89BCD}" destId="{2DEFEDC9-F3DF-4722-BCA7-07DA873838D9}" srcOrd="1" destOrd="0" presId="urn:microsoft.com/office/officeart/2005/8/layout/orgChart1"/>
    <dgm:cxn modelId="{128983DD-B40A-484C-9E42-F55A3634D141}" type="presParOf" srcId="{A6FA018C-098B-46F3-B7FA-3402B41E810E}" destId="{69320B44-0FB7-4219-AF8E-8A95384CC76F}" srcOrd="1" destOrd="0" presId="urn:microsoft.com/office/officeart/2005/8/layout/orgChart1"/>
    <dgm:cxn modelId="{54C0C9ED-1C17-4F59-837F-1C2B5DCC92D3}" type="presParOf" srcId="{69320B44-0FB7-4219-AF8E-8A95384CC76F}" destId="{FA141CB9-888D-4ED4-9D92-2B161C8CA9E5}" srcOrd="0" destOrd="0" presId="urn:microsoft.com/office/officeart/2005/8/layout/orgChart1"/>
    <dgm:cxn modelId="{18E693DE-B6E9-44E7-96A0-D61B9399D983}" type="presParOf" srcId="{69320B44-0FB7-4219-AF8E-8A95384CC76F}" destId="{EA39A0D0-D833-4BFD-BCAD-17807B5919A9}" srcOrd="1" destOrd="0" presId="urn:microsoft.com/office/officeart/2005/8/layout/orgChart1"/>
    <dgm:cxn modelId="{4BAEA0A5-838E-4A07-B3C9-268FAD006BA5}" type="presParOf" srcId="{EA39A0D0-D833-4BFD-BCAD-17807B5919A9}" destId="{57C63A30-2265-42B1-A84B-DC88E37E6C2B}" srcOrd="0" destOrd="0" presId="urn:microsoft.com/office/officeart/2005/8/layout/orgChart1"/>
    <dgm:cxn modelId="{5BDFAFC8-E685-4969-AE54-02CFEDDEE4E5}" type="presParOf" srcId="{57C63A30-2265-42B1-A84B-DC88E37E6C2B}" destId="{2AA7C665-EA02-41E1-AA21-FD9AC9EF4FD7}" srcOrd="0" destOrd="0" presId="urn:microsoft.com/office/officeart/2005/8/layout/orgChart1"/>
    <dgm:cxn modelId="{6FC14339-9908-4378-A965-7254BF9D9568}" type="presParOf" srcId="{57C63A30-2265-42B1-A84B-DC88E37E6C2B}" destId="{6355E2D4-7B45-4359-9A25-1E04E2B48480}" srcOrd="1" destOrd="0" presId="urn:microsoft.com/office/officeart/2005/8/layout/orgChart1"/>
    <dgm:cxn modelId="{3504C714-568F-4BCB-9233-0E03DEA5B19F}" type="presParOf" srcId="{EA39A0D0-D833-4BFD-BCAD-17807B5919A9}" destId="{BF5B9367-C4F8-4EF1-A05A-A8203E2D0878}" srcOrd="1" destOrd="0" presId="urn:microsoft.com/office/officeart/2005/8/layout/orgChart1"/>
    <dgm:cxn modelId="{25A6A27B-0A55-43AC-A177-A2EABA8661A4}" type="presParOf" srcId="{BF5B9367-C4F8-4EF1-A05A-A8203E2D0878}" destId="{FEA0988D-25C1-48D1-88E0-8E0E2A959B53}" srcOrd="0" destOrd="0" presId="urn:microsoft.com/office/officeart/2005/8/layout/orgChart1"/>
    <dgm:cxn modelId="{EE847859-FCE8-4158-9771-51C40F168600}" type="presParOf" srcId="{BF5B9367-C4F8-4EF1-A05A-A8203E2D0878}" destId="{05D8160D-56CB-4044-8532-459720889385}" srcOrd="1" destOrd="0" presId="urn:microsoft.com/office/officeart/2005/8/layout/orgChart1"/>
    <dgm:cxn modelId="{69DA1B86-B6AD-44CC-A079-09F875874F40}" type="presParOf" srcId="{05D8160D-56CB-4044-8532-459720889385}" destId="{E23D8C4F-6883-4A3E-AA64-926E71371C75}" srcOrd="0" destOrd="0" presId="urn:microsoft.com/office/officeart/2005/8/layout/orgChart1"/>
    <dgm:cxn modelId="{CE6F116A-F243-456F-80E3-951361DFFDF8}" type="presParOf" srcId="{E23D8C4F-6883-4A3E-AA64-926E71371C75}" destId="{D6CC9B3C-D43B-4064-AE25-47C2BC01BAA0}" srcOrd="0" destOrd="0" presId="urn:microsoft.com/office/officeart/2005/8/layout/orgChart1"/>
    <dgm:cxn modelId="{583EBD84-2DBB-4513-909C-9FA95C2D67ED}" type="presParOf" srcId="{E23D8C4F-6883-4A3E-AA64-926E71371C75}" destId="{B532329F-50B3-4C46-9BAE-2B6AE73148C5}" srcOrd="1" destOrd="0" presId="urn:microsoft.com/office/officeart/2005/8/layout/orgChart1"/>
    <dgm:cxn modelId="{485EE746-C1A3-417C-8F2C-4451F63A6D49}" type="presParOf" srcId="{05D8160D-56CB-4044-8532-459720889385}" destId="{3E14CC43-F627-42B0-A07D-BA5F06804855}" srcOrd="1" destOrd="0" presId="urn:microsoft.com/office/officeart/2005/8/layout/orgChart1"/>
    <dgm:cxn modelId="{AA4443A1-0B8F-42B8-865E-AA0E73B59207}" type="presParOf" srcId="{05D8160D-56CB-4044-8532-459720889385}" destId="{D390FF88-68CC-45F7-B14E-C908A407E283}" srcOrd="2" destOrd="0" presId="urn:microsoft.com/office/officeart/2005/8/layout/orgChart1"/>
    <dgm:cxn modelId="{3BED59BF-8660-4116-A266-EFC768A4484E}" type="presParOf" srcId="{BF5B9367-C4F8-4EF1-A05A-A8203E2D0878}" destId="{BBC0FA11-28FF-4DF1-AF3C-F35252BD9361}" srcOrd="2" destOrd="0" presId="urn:microsoft.com/office/officeart/2005/8/layout/orgChart1"/>
    <dgm:cxn modelId="{0773B96F-B3F4-4BFE-9164-3098EEBDACF7}" type="presParOf" srcId="{BF5B9367-C4F8-4EF1-A05A-A8203E2D0878}" destId="{6326E0E6-FBA4-46E8-9E7B-DC4D5CED80BA}" srcOrd="3" destOrd="0" presId="urn:microsoft.com/office/officeart/2005/8/layout/orgChart1"/>
    <dgm:cxn modelId="{FC216EE7-E771-4979-A717-3CF404228B04}" type="presParOf" srcId="{6326E0E6-FBA4-46E8-9E7B-DC4D5CED80BA}" destId="{F1D5BC00-6252-4CB0-9FF2-6C81F6F342F6}" srcOrd="0" destOrd="0" presId="urn:microsoft.com/office/officeart/2005/8/layout/orgChart1"/>
    <dgm:cxn modelId="{78CE902E-978E-4E25-AFF8-88A95CAE5775}" type="presParOf" srcId="{F1D5BC00-6252-4CB0-9FF2-6C81F6F342F6}" destId="{73F3DDD5-C5C3-4718-AFC3-72399C66210F}" srcOrd="0" destOrd="0" presId="urn:microsoft.com/office/officeart/2005/8/layout/orgChart1"/>
    <dgm:cxn modelId="{BF8F4931-198E-452D-9205-15F894822A53}" type="presParOf" srcId="{F1D5BC00-6252-4CB0-9FF2-6C81F6F342F6}" destId="{3C765DD5-6BAE-4C5D-AAFC-BA85F324F56C}" srcOrd="1" destOrd="0" presId="urn:microsoft.com/office/officeart/2005/8/layout/orgChart1"/>
    <dgm:cxn modelId="{DAA6B43E-F08B-4E6B-875B-B8C5D1EAF520}" type="presParOf" srcId="{6326E0E6-FBA4-46E8-9E7B-DC4D5CED80BA}" destId="{5848AC9C-6E48-4566-B44A-2242A284D6E0}" srcOrd="1" destOrd="0" presId="urn:microsoft.com/office/officeart/2005/8/layout/orgChart1"/>
    <dgm:cxn modelId="{121C65A0-F793-4625-BAD3-DC4BB390023F}" type="presParOf" srcId="{6326E0E6-FBA4-46E8-9E7B-DC4D5CED80BA}" destId="{A3CCE0FC-A0BC-4B2D-9E09-D31AE12AA8D4}" srcOrd="2" destOrd="0" presId="urn:microsoft.com/office/officeart/2005/8/layout/orgChart1"/>
    <dgm:cxn modelId="{06755B55-B145-47D9-A58A-0962E0230795}" type="presParOf" srcId="{EA39A0D0-D833-4BFD-BCAD-17807B5919A9}" destId="{98ABC18B-3CB8-4E9D-B9C3-D4D6AEDDBA72}" srcOrd="2" destOrd="0" presId="urn:microsoft.com/office/officeart/2005/8/layout/orgChart1"/>
    <dgm:cxn modelId="{301EC6F5-0D48-4999-8027-D24CEEA46F6A}" type="presParOf" srcId="{69320B44-0FB7-4219-AF8E-8A95384CC76F}" destId="{8AC873C2-71E7-4F80-9AFE-068A37395C85}" srcOrd="2" destOrd="0" presId="urn:microsoft.com/office/officeart/2005/8/layout/orgChart1"/>
    <dgm:cxn modelId="{2272E4EC-AF29-48D8-AC09-F5480689345F}" type="presParOf" srcId="{69320B44-0FB7-4219-AF8E-8A95384CC76F}" destId="{EB8FE438-4180-4A79-BCC0-0FF3D990E47E}" srcOrd="3" destOrd="0" presId="urn:microsoft.com/office/officeart/2005/8/layout/orgChart1"/>
    <dgm:cxn modelId="{12BCA5E8-EEF4-4B3D-93D7-1E8EA2C6848B}" type="presParOf" srcId="{EB8FE438-4180-4A79-BCC0-0FF3D990E47E}" destId="{FC361B8F-FABC-4FFE-8DEB-CC794E0FE742}" srcOrd="0" destOrd="0" presId="urn:microsoft.com/office/officeart/2005/8/layout/orgChart1"/>
    <dgm:cxn modelId="{116A7B79-87A5-4D4A-B30C-BBA7E01436DF}" type="presParOf" srcId="{FC361B8F-FABC-4FFE-8DEB-CC794E0FE742}" destId="{B213C290-1B8B-4D90-835C-35F0CB7942CC}" srcOrd="0" destOrd="0" presId="urn:microsoft.com/office/officeart/2005/8/layout/orgChart1"/>
    <dgm:cxn modelId="{ECAFCFBD-AB4F-4868-BCC5-D8E0CB641DB0}" type="presParOf" srcId="{FC361B8F-FABC-4FFE-8DEB-CC794E0FE742}" destId="{89CE79AB-3343-4B93-990E-B28F8753C712}" srcOrd="1" destOrd="0" presId="urn:microsoft.com/office/officeart/2005/8/layout/orgChart1"/>
    <dgm:cxn modelId="{D090F004-93FD-4D64-887B-EAEECB7BF9BB}" type="presParOf" srcId="{EB8FE438-4180-4A79-BCC0-0FF3D990E47E}" destId="{51E8CAFE-DE08-40D0-A2C6-E0719250691E}" srcOrd="1" destOrd="0" presId="urn:microsoft.com/office/officeart/2005/8/layout/orgChart1"/>
    <dgm:cxn modelId="{3729D28B-DC19-4323-B057-859D4074A684}" type="presParOf" srcId="{51E8CAFE-DE08-40D0-A2C6-E0719250691E}" destId="{E1979E6A-ABD0-447F-B050-54EF14182DCE}" srcOrd="0" destOrd="0" presId="urn:microsoft.com/office/officeart/2005/8/layout/orgChart1"/>
    <dgm:cxn modelId="{A4C6F56E-9C6E-48A3-A91D-76183D1734A1}" type="presParOf" srcId="{51E8CAFE-DE08-40D0-A2C6-E0719250691E}" destId="{92751EF0-9352-4331-A29F-8397CA422744}" srcOrd="1" destOrd="0" presId="urn:microsoft.com/office/officeart/2005/8/layout/orgChart1"/>
    <dgm:cxn modelId="{FBDE7879-CF04-4E70-8972-CCA6C56BAA14}" type="presParOf" srcId="{92751EF0-9352-4331-A29F-8397CA422744}" destId="{721A78E0-5504-47F7-AEA1-AD4D1F2F4C77}" srcOrd="0" destOrd="0" presId="urn:microsoft.com/office/officeart/2005/8/layout/orgChart1"/>
    <dgm:cxn modelId="{11178BC0-BA08-4F99-A008-4E9156B5997D}" type="presParOf" srcId="{721A78E0-5504-47F7-AEA1-AD4D1F2F4C77}" destId="{619F572E-8BFE-48E4-A027-6CCBF276E54D}" srcOrd="0" destOrd="0" presId="urn:microsoft.com/office/officeart/2005/8/layout/orgChart1"/>
    <dgm:cxn modelId="{CAE79DEC-2CCA-4FE0-A0E1-702AC8823788}" type="presParOf" srcId="{721A78E0-5504-47F7-AEA1-AD4D1F2F4C77}" destId="{9A27C644-28BB-4B96-9323-B7CCC1850531}" srcOrd="1" destOrd="0" presId="urn:microsoft.com/office/officeart/2005/8/layout/orgChart1"/>
    <dgm:cxn modelId="{C246AFA8-B8B1-45EE-9BE5-4BC34F1FF8C2}" type="presParOf" srcId="{92751EF0-9352-4331-A29F-8397CA422744}" destId="{5616F701-8618-4E91-8D88-BDBBCD65EC21}" srcOrd="1" destOrd="0" presId="urn:microsoft.com/office/officeart/2005/8/layout/orgChart1"/>
    <dgm:cxn modelId="{790EC652-532F-4A14-848A-BB7121C018FB}" type="presParOf" srcId="{92751EF0-9352-4331-A29F-8397CA422744}" destId="{3088D16B-0932-4247-8798-277791D85DC8}" srcOrd="2" destOrd="0" presId="urn:microsoft.com/office/officeart/2005/8/layout/orgChart1"/>
    <dgm:cxn modelId="{F16C2F81-5AF0-4791-B37F-3CFCCF995A24}" type="presParOf" srcId="{51E8CAFE-DE08-40D0-A2C6-E0719250691E}" destId="{DB33F48A-B2E1-4157-81CA-813E9264C889}" srcOrd="2" destOrd="0" presId="urn:microsoft.com/office/officeart/2005/8/layout/orgChart1"/>
    <dgm:cxn modelId="{7066609A-9DF4-4783-AE19-17DD4C313B49}" type="presParOf" srcId="{51E8CAFE-DE08-40D0-A2C6-E0719250691E}" destId="{C9717A3A-8401-457D-B183-340BA3096067}" srcOrd="3" destOrd="0" presId="urn:microsoft.com/office/officeart/2005/8/layout/orgChart1"/>
    <dgm:cxn modelId="{B89C822E-5407-4EEB-9B38-1B4FFEA31090}" type="presParOf" srcId="{C9717A3A-8401-457D-B183-340BA3096067}" destId="{536419D8-0CF1-4186-BBD6-3964A0353B9C}" srcOrd="0" destOrd="0" presId="urn:microsoft.com/office/officeart/2005/8/layout/orgChart1"/>
    <dgm:cxn modelId="{CEBA7F44-4A69-444E-9602-79951D80B774}" type="presParOf" srcId="{536419D8-0CF1-4186-BBD6-3964A0353B9C}" destId="{9BF5E5CD-2F65-4750-8BF0-AB2358F8D1FE}" srcOrd="0" destOrd="0" presId="urn:microsoft.com/office/officeart/2005/8/layout/orgChart1"/>
    <dgm:cxn modelId="{204A87E7-6E7A-4C44-8485-9051FE982AE5}" type="presParOf" srcId="{536419D8-0CF1-4186-BBD6-3964A0353B9C}" destId="{15FB0E2B-9978-4ECD-BE5B-72955BA51421}" srcOrd="1" destOrd="0" presId="urn:microsoft.com/office/officeart/2005/8/layout/orgChart1"/>
    <dgm:cxn modelId="{F54B0DA7-3928-448A-939D-9F1C97D9D2A5}" type="presParOf" srcId="{C9717A3A-8401-457D-B183-340BA3096067}" destId="{F5049E32-3C82-4080-A578-444ED6C56A67}" srcOrd="1" destOrd="0" presId="urn:microsoft.com/office/officeart/2005/8/layout/orgChart1"/>
    <dgm:cxn modelId="{2C7F5B8B-79BB-4245-8D36-FBB173A37F15}" type="presParOf" srcId="{C9717A3A-8401-457D-B183-340BA3096067}" destId="{F9FB7C23-367E-4B20-8612-14FBB8EF6317}" srcOrd="2" destOrd="0" presId="urn:microsoft.com/office/officeart/2005/8/layout/orgChart1"/>
    <dgm:cxn modelId="{A368AB51-53DB-48C9-BFFF-585E9DD8E3FE}" type="presParOf" srcId="{EB8FE438-4180-4A79-BCC0-0FF3D990E47E}" destId="{A88C059D-9D44-435D-BB7B-12CF49C32B51}" srcOrd="2" destOrd="0" presId="urn:microsoft.com/office/officeart/2005/8/layout/orgChart1"/>
    <dgm:cxn modelId="{D17C43D7-C807-432F-B473-2D6D62957458}" type="presParOf" srcId="{69320B44-0FB7-4219-AF8E-8A95384CC76F}" destId="{B42C7CAE-BFFA-43FB-BE21-91906E25DA7A}" srcOrd="4" destOrd="0" presId="urn:microsoft.com/office/officeart/2005/8/layout/orgChart1"/>
    <dgm:cxn modelId="{5C80F3CE-3196-476E-9724-B1079F9D197B}" type="presParOf" srcId="{69320B44-0FB7-4219-AF8E-8A95384CC76F}" destId="{E0B71C0C-1189-4AB3-9D9F-C6B4CB1483B9}" srcOrd="5" destOrd="0" presId="urn:microsoft.com/office/officeart/2005/8/layout/orgChart1"/>
    <dgm:cxn modelId="{4717B781-B38E-4B0E-81F3-0A41F0E8F2ED}" type="presParOf" srcId="{E0B71C0C-1189-4AB3-9D9F-C6B4CB1483B9}" destId="{851CFF96-C304-4953-8BE4-E8153B822AEC}" srcOrd="0" destOrd="0" presId="urn:microsoft.com/office/officeart/2005/8/layout/orgChart1"/>
    <dgm:cxn modelId="{225B385A-D5F2-4965-9674-7C34B9BDBD7C}" type="presParOf" srcId="{851CFF96-C304-4953-8BE4-E8153B822AEC}" destId="{360625AC-DE13-4CDF-96FB-28480655D907}" srcOrd="0" destOrd="0" presId="urn:microsoft.com/office/officeart/2005/8/layout/orgChart1"/>
    <dgm:cxn modelId="{39C74074-732C-487B-BA5E-F0FAF4CDEEF0}" type="presParOf" srcId="{851CFF96-C304-4953-8BE4-E8153B822AEC}" destId="{3975572E-53AF-4A58-9CFC-929D72EC0B5B}" srcOrd="1" destOrd="0" presId="urn:microsoft.com/office/officeart/2005/8/layout/orgChart1"/>
    <dgm:cxn modelId="{2BFB5238-47FF-4230-A2CA-3F75D23F1E77}" type="presParOf" srcId="{E0B71C0C-1189-4AB3-9D9F-C6B4CB1483B9}" destId="{DFF55CA6-8403-4123-96D4-D70B07B1A90D}" srcOrd="1" destOrd="0" presId="urn:microsoft.com/office/officeart/2005/8/layout/orgChart1"/>
    <dgm:cxn modelId="{BDAD0BF4-CD64-4DD5-98F3-9AD8CC268299}" type="presParOf" srcId="{DFF55CA6-8403-4123-96D4-D70B07B1A90D}" destId="{467262AB-A8F9-4A4B-A5B9-2B237D7D5780}" srcOrd="0" destOrd="0" presId="urn:microsoft.com/office/officeart/2005/8/layout/orgChart1"/>
    <dgm:cxn modelId="{92BE4032-BD32-47AE-B382-C0F46FD99337}" type="presParOf" srcId="{DFF55CA6-8403-4123-96D4-D70B07B1A90D}" destId="{6090C561-05C6-4165-913F-CE90CD1DC0D9}" srcOrd="1" destOrd="0" presId="urn:microsoft.com/office/officeart/2005/8/layout/orgChart1"/>
    <dgm:cxn modelId="{F7FAE421-1678-4CB5-96D4-657B8466AF1F}" type="presParOf" srcId="{6090C561-05C6-4165-913F-CE90CD1DC0D9}" destId="{D6DD7504-C22C-4C03-A0A6-994D6D3BE882}" srcOrd="0" destOrd="0" presId="urn:microsoft.com/office/officeart/2005/8/layout/orgChart1"/>
    <dgm:cxn modelId="{2823E4F0-0A4B-4E35-9B23-1EE128B83D44}" type="presParOf" srcId="{D6DD7504-C22C-4C03-A0A6-994D6D3BE882}" destId="{CFCE10D4-DAF9-44F6-B8D5-AAE2BAC14044}" srcOrd="0" destOrd="0" presId="urn:microsoft.com/office/officeart/2005/8/layout/orgChart1"/>
    <dgm:cxn modelId="{E2634F62-96F5-4E1E-8DFA-03B2AF14B2A4}" type="presParOf" srcId="{D6DD7504-C22C-4C03-A0A6-994D6D3BE882}" destId="{BA618676-E187-4BED-A6BA-E3DC1628D043}" srcOrd="1" destOrd="0" presId="urn:microsoft.com/office/officeart/2005/8/layout/orgChart1"/>
    <dgm:cxn modelId="{6746E67A-F403-4AA1-9E3C-00E23A3B06BF}" type="presParOf" srcId="{6090C561-05C6-4165-913F-CE90CD1DC0D9}" destId="{53F70D5B-5B86-430A-805E-EA1ED578F617}" srcOrd="1" destOrd="0" presId="urn:microsoft.com/office/officeart/2005/8/layout/orgChart1"/>
    <dgm:cxn modelId="{00C016D0-46C5-4777-9917-21FDA809313E}" type="presParOf" srcId="{6090C561-05C6-4165-913F-CE90CD1DC0D9}" destId="{C6030650-AF2A-4776-95CC-47CF7C42A46B}" srcOrd="2" destOrd="0" presId="urn:microsoft.com/office/officeart/2005/8/layout/orgChart1"/>
    <dgm:cxn modelId="{4E7AEFF5-B337-4A3A-A5C8-7EB891E56B83}" type="presParOf" srcId="{E0B71C0C-1189-4AB3-9D9F-C6B4CB1483B9}" destId="{04D5DCE9-68CB-49F6-985C-388A3396A371}" srcOrd="2" destOrd="0" presId="urn:microsoft.com/office/officeart/2005/8/layout/orgChart1"/>
    <dgm:cxn modelId="{977A0122-C478-4BEC-801B-988BD192F932}" type="presParOf" srcId="{69320B44-0FB7-4219-AF8E-8A95384CC76F}" destId="{1288E2DE-7300-4424-AA79-A8E42ECD5489}" srcOrd="6" destOrd="0" presId="urn:microsoft.com/office/officeart/2005/8/layout/orgChart1"/>
    <dgm:cxn modelId="{FECD9E65-8D2C-4606-B9ED-66E27E6DE1DB}" type="presParOf" srcId="{69320B44-0FB7-4219-AF8E-8A95384CC76F}" destId="{5C4CE792-318C-4925-B7E3-A4D27BB63EC4}" srcOrd="7" destOrd="0" presId="urn:microsoft.com/office/officeart/2005/8/layout/orgChart1"/>
    <dgm:cxn modelId="{C0623B24-DB98-41AA-B8C3-F32D2687DB29}" type="presParOf" srcId="{5C4CE792-318C-4925-B7E3-A4D27BB63EC4}" destId="{3973790E-8D62-466D-826D-3F69900B67F4}" srcOrd="0" destOrd="0" presId="urn:microsoft.com/office/officeart/2005/8/layout/orgChart1"/>
    <dgm:cxn modelId="{649FC4E0-977B-4387-B20F-A6B65FE174CC}" type="presParOf" srcId="{3973790E-8D62-466D-826D-3F69900B67F4}" destId="{612CC57C-EA82-4546-AB2D-C83BD75EB31A}" srcOrd="0" destOrd="0" presId="urn:microsoft.com/office/officeart/2005/8/layout/orgChart1"/>
    <dgm:cxn modelId="{E2412BB8-FCB5-48D8-8069-BA06D9D18A9F}" type="presParOf" srcId="{3973790E-8D62-466D-826D-3F69900B67F4}" destId="{1F8F839C-12D5-4482-BD88-6C94EA2FA246}" srcOrd="1" destOrd="0" presId="urn:microsoft.com/office/officeart/2005/8/layout/orgChart1"/>
    <dgm:cxn modelId="{C442C8AF-37B9-487A-85E2-E3349420837A}" type="presParOf" srcId="{5C4CE792-318C-4925-B7E3-A4D27BB63EC4}" destId="{BA27DEB5-5F29-41D9-B795-85AC22CC2016}" srcOrd="1" destOrd="0" presId="urn:microsoft.com/office/officeart/2005/8/layout/orgChart1"/>
    <dgm:cxn modelId="{BD0882AC-5CAF-4CA3-A8BD-C30EE04231B5}" type="presParOf" srcId="{BA27DEB5-5F29-41D9-B795-85AC22CC2016}" destId="{FBB96C00-6459-42F3-9729-A33FA43846FB}" srcOrd="0" destOrd="0" presId="urn:microsoft.com/office/officeart/2005/8/layout/orgChart1"/>
    <dgm:cxn modelId="{2928B111-ED5A-40B5-8F91-EE16F8A09533}" type="presParOf" srcId="{BA27DEB5-5F29-41D9-B795-85AC22CC2016}" destId="{F4F6D2CE-8E89-4D52-8E01-8AAF1EA44BC1}" srcOrd="1" destOrd="0" presId="urn:microsoft.com/office/officeart/2005/8/layout/orgChart1"/>
    <dgm:cxn modelId="{58F6CFD1-55C7-433E-A67A-2F5E53EC3E83}" type="presParOf" srcId="{F4F6D2CE-8E89-4D52-8E01-8AAF1EA44BC1}" destId="{0331D9B1-5A40-4814-ACA0-B71655A4676D}" srcOrd="0" destOrd="0" presId="urn:microsoft.com/office/officeart/2005/8/layout/orgChart1"/>
    <dgm:cxn modelId="{5BF377B0-E346-4678-9A1C-877F691BFABD}" type="presParOf" srcId="{0331D9B1-5A40-4814-ACA0-B71655A4676D}" destId="{5EFB678F-CEE3-4553-B6BC-0A5A575D0FE0}" srcOrd="0" destOrd="0" presId="urn:microsoft.com/office/officeart/2005/8/layout/orgChart1"/>
    <dgm:cxn modelId="{4CDCAAD7-2649-49F1-9D4D-22A3036A75A6}" type="presParOf" srcId="{0331D9B1-5A40-4814-ACA0-B71655A4676D}" destId="{EF66566E-1E1C-4390-AC19-3FC586CEA41E}" srcOrd="1" destOrd="0" presId="urn:microsoft.com/office/officeart/2005/8/layout/orgChart1"/>
    <dgm:cxn modelId="{7FACA726-C2C4-4880-AAF8-6451B415B307}" type="presParOf" srcId="{F4F6D2CE-8E89-4D52-8E01-8AAF1EA44BC1}" destId="{A0458C33-485A-4212-AB43-6D50C4E732EA}" srcOrd="1" destOrd="0" presId="urn:microsoft.com/office/officeart/2005/8/layout/orgChart1"/>
    <dgm:cxn modelId="{11408F40-7A4E-40E6-8343-B5DBB09E2236}" type="presParOf" srcId="{F4F6D2CE-8E89-4D52-8E01-8AAF1EA44BC1}" destId="{01AD014B-496F-4269-A608-42F78F3C897D}" srcOrd="2" destOrd="0" presId="urn:microsoft.com/office/officeart/2005/8/layout/orgChart1"/>
    <dgm:cxn modelId="{B5DAE09C-1C6D-478B-9BDF-903B8FC3DFE8}" type="presParOf" srcId="{5C4CE792-318C-4925-B7E3-A4D27BB63EC4}" destId="{6A7DAEEB-C086-410D-8E28-AE751145851F}" srcOrd="2" destOrd="0" presId="urn:microsoft.com/office/officeart/2005/8/layout/orgChart1"/>
    <dgm:cxn modelId="{8B34F20E-DA4D-4FFD-B291-15BFBB0A6600}" type="presParOf" srcId="{69320B44-0FB7-4219-AF8E-8A95384CC76F}" destId="{5C93931F-961A-40F7-8DEA-2459D0822382}" srcOrd="8" destOrd="0" presId="urn:microsoft.com/office/officeart/2005/8/layout/orgChart1"/>
    <dgm:cxn modelId="{1CD9DE23-73EC-4357-B421-3611A998DF9C}" type="presParOf" srcId="{69320B44-0FB7-4219-AF8E-8A95384CC76F}" destId="{BE7F5A8C-227B-44E6-B5C3-F54BB06FC00C}" srcOrd="9" destOrd="0" presId="urn:microsoft.com/office/officeart/2005/8/layout/orgChart1"/>
    <dgm:cxn modelId="{E09A2747-0D07-4403-8908-2ADB4F05925D}" type="presParOf" srcId="{BE7F5A8C-227B-44E6-B5C3-F54BB06FC00C}" destId="{A27A1069-44A1-4215-863F-A8237F66550D}" srcOrd="0" destOrd="0" presId="urn:microsoft.com/office/officeart/2005/8/layout/orgChart1"/>
    <dgm:cxn modelId="{E1E0B41E-4323-465C-BC80-E2B85D1689C9}" type="presParOf" srcId="{A27A1069-44A1-4215-863F-A8237F66550D}" destId="{1A291F15-0955-4D5E-92AE-3A032A1C6E9A}" srcOrd="0" destOrd="0" presId="urn:microsoft.com/office/officeart/2005/8/layout/orgChart1"/>
    <dgm:cxn modelId="{DC7A5A6C-E535-4538-8F42-9C06160D7BD8}" type="presParOf" srcId="{A27A1069-44A1-4215-863F-A8237F66550D}" destId="{3707A8CB-B820-49FE-B716-09940131800B}" srcOrd="1" destOrd="0" presId="urn:microsoft.com/office/officeart/2005/8/layout/orgChart1"/>
    <dgm:cxn modelId="{F45925F9-3DBC-41B4-8A8C-E1726C7E45FC}" type="presParOf" srcId="{BE7F5A8C-227B-44E6-B5C3-F54BB06FC00C}" destId="{566241FD-D17A-4603-9A1F-49CAEF6AA21C}" srcOrd="1" destOrd="0" presId="urn:microsoft.com/office/officeart/2005/8/layout/orgChart1"/>
    <dgm:cxn modelId="{7062697E-B103-49EF-A28C-DEFE562902C2}" type="presParOf" srcId="{566241FD-D17A-4603-9A1F-49CAEF6AA21C}" destId="{37627EA0-126C-4F48-AF20-C8EA5E5A4ED1}" srcOrd="0" destOrd="0" presId="urn:microsoft.com/office/officeart/2005/8/layout/orgChart1"/>
    <dgm:cxn modelId="{29DE1E58-378E-45AB-9971-DE27012C6FC2}" type="presParOf" srcId="{566241FD-D17A-4603-9A1F-49CAEF6AA21C}" destId="{6C4E6B19-100B-41CD-83B2-243CD3D5F8EA}" srcOrd="1" destOrd="0" presId="urn:microsoft.com/office/officeart/2005/8/layout/orgChart1"/>
    <dgm:cxn modelId="{A023E984-A035-42B9-A436-B089169E2F5A}" type="presParOf" srcId="{6C4E6B19-100B-41CD-83B2-243CD3D5F8EA}" destId="{27965E9B-3C55-4A0B-8D35-5ADDC49B0161}" srcOrd="0" destOrd="0" presId="urn:microsoft.com/office/officeart/2005/8/layout/orgChart1"/>
    <dgm:cxn modelId="{65052CAD-0BC6-4100-9273-3A6CF3AA4AE7}" type="presParOf" srcId="{27965E9B-3C55-4A0B-8D35-5ADDC49B0161}" destId="{ED555ED8-88F5-4F53-96B8-A54DC528051D}" srcOrd="0" destOrd="0" presId="urn:microsoft.com/office/officeart/2005/8/layout/orgChart1"/>
    <dgm:cxn modelId="{B944D86C-91AD-44EF-B2E1-6AD5751EAECD}" type="presParOf" srcId="{27965E9B-3C55-4A0B-8D35-5ADDC49B0161}" destId="{9A1D9B0C-9007-40CE-95B3-C572A5D31690}" srcOrd="1" destOrd="0" presId="urn:microsoft.com/office/officeart/2005/8/layout/orgChart1"/>
    <dgm:cxn modelId="{A13670C0-39C0-4E80-B369-E546ED873C5A}" type="presParOf" srcId="{6C4E6B19-100B-41CD-83B2-243CD3D5F8EA}" destId="{C4205D18-E119-483E-9FD2-C9A0E31451C6}" srcOrd="1" destOrd="0" presId="urn:microsoft.com/office/officeart/2005/8/layout/orgChart1"/>
    <dgm:cxn modelId="{A5766DB6-67BE-4EFB-8C9D-1A8F7D4A6C43}" type="presParOf" srcId="{6C4E6B19-100B-41CD-83B2-243CD3D5F8EA}" destId="{97AD84EB-85D4-4918-89F6-20AF5317DB13}" srcOrd="2" destOrd="0" presId="urn:microsoft.com/office/officeart/2005/8/layout/orgChart1"/>
    <dgm:cxn modelId="{2F2E228F-BBAB-4E1B-A980-2A59BFAF4B7A}" type="presParOf" srcId="{BE7F5A8C-227B-44E6-B5C3-F54BB06FC00C}" destId="{E0BC60AB-B71F-4F4A-B5E2-C5717E8FF0B9}" srcOrd="2" destOrd="0" presId="urn:microsoft.com/office/officeart/2005/8/layout/orgChart1"/>
    <dgm:cxn modelId="{B50DAE64-4C0D-4C81-9CFA-DC72A656ED7D}" type="presParOf" srcId="{69320B44-0FB7-4219-AF8E-8A95384CC76F}" destId="{D064E501-0B53-499E-8CB2-63E791AB487C}" srcOrd="10" destOrd="0" presId="urn:microsoft.com/office/officeart/2005/8/layout/orgChart1"/>
    <dgm:cxn modelId="{32739475-B475-47A2-8AC6-A205048F91AB}" type="presParOf" srcId="{69320B44-0FB7-4219-AF8E-8A95384CC76F}" destId="{39BBC5FB-C327-4D61-9A72-51A600A9E163}" srcOrd="11" destOrd="0" presId="urn:microsoft.com/office/officeart/2005/8/layout/orgChart1"/>
    <dgm:cxn modelId="{1916E77B-8FFF-40B2-AF02-887178D65D55}" type="presParOf" srcId="{39BBC5FB-C327-4D61-9A72-51A600A9E163}" destId="{97A10303-FA45-43BC-AD69-93330E45DDCB}" srcOrd="0" destOrd="0" presId="urn:microsoft.com/office/officeart/2005/8/layout/orgChart1"/>
    <dgm:cxn modelId="{9AB6A4E9-F914-4975-9E0A-966379F20908}" type="presParOf" srcId="{97A10303-FA45-43BC-AD69-93330E45DDCB}" destId="{D900D4D9-1070-4F29-B7AF-E837D3682E05}" srcOrd="0" destOrd="0" presId="urn:microsoft.com/office/officeart/2005/8/layout/orgChart1"/>
    <dgm:cxn modelId="{391CE8D4-A38F-4D31-99D8-AE6339501A23}" type="presParOf" srcId="{97A10303-FA45-43BC-AD69-93330E45DDCB}" destId="{B1E34C62-F652-4194-A315-9C42239939D4}" srcOrd="1" destOrd="0" presId="urn:microsoft.com/office/officeart/2005/8/layout/orgChart1"/>
    <dgm:cxn modelId="{0E074317-B089-4FA8-AE7F-4B9FB529D55E}" type="presParOf" srcId="{39BBC5FB-C327-4D61-9A72-51A600A9E163}" destId="{06002178-C26C-4796-8D51-E78702B2DB76}" srcOrd="1" destOrd="0" presId="urn:microsoft.com/office/officeart/2005/8/layout/orgChart1"/>
    <dgm:cxn modelId="{9638FA00-4889-4CBE-A437-3193112C43F7}" type="presParOf" srcId="{39BBC5FB-C327-4D61-9A72-51A600A9E163}" destId="{B526AE7A-B84B-4B2F-9B95-25D0ED80D83A}" srcOrd="2" destOrd="0" presId="urn:microsoft.com/office/officeart/2005/8/layout/orgChart1"/>
    <dgm:cxn modelId="{30DB6834-97A3-4CD4-9DE8-226E3DCA0114}" type="presParOf" srcId="{A6FA018C-098B-46F3-B7FA-3402B41E810E}" destId="{6AF6D345-EC6A-4DEC-B405-1301582ED549}" srcOrd="2" destOrd="0" presId="urn:microsoft.com/office/officeart/2005/8/layout/orgChart1"/>
    <dgm:cxn modelId="{C92BC509-55B5-4F07-89DA-04E27BF2A3D7}" type="presParOf" srcId="{1857DA1B-A3C8-461D-BDCF-88D4D37DFBE4}" destId="{B5FFFBE6-72C4-4B76-B042-8D1813D0A1E7}" srcOrd="4" destOrd="0" presId="urn:microsoft.com/office/officeart/2005/8/layout/orgChart1"/>
    <dgm:cxn modelId="{2B01F019-010A-43EA-B7E2-A9B7C2D19FF4}" type="presParOf" srcId="{1857DA1B-A3C8-461D-BDCF-88D4D37DFBE4}" destId="{CB157FD1-169B-4AD2-A888-6A9E0FA66D2D}" srcOrd="5" destOrd="0" presId="urn:microsoft.com/office/officeart/2005/8/layout/orgChart1"/>
    <dgm:cxn modelId="{67992DDF-D075-44A3-9610-40001A662B52}" type="presParOf" srcId="{CB157FD1-169B-4AD2-A888-6A9E0FA66D2D}" destId="{6B66BEBB-D6E3-4544-998E-481ADB01B68E}" srcOrd="0" destOrd="0" presId="urn:microsoft.com/office/officeart/2005/8/layout/orgChart1"/>
    <dgm:cxn modelId="{742B6CC8-2232-497A-B97D-F332D5DFB146}" type="presParOf" srcId="{6B66BEBB-D6E3-4544-998E-481ADB01B68E}" destId="{0500B93E-9E71-44A9-9907-3E4248DBF889}" srcOrd="0" destOrd="0" presId="urn:microsoft.com/office/officeart/2005/8/layout/orgChart1"/>
    <dgm:cxn modelId="{81A4799C-9DC8-47AB-A77A-19869B0B7743}" type="presParOf" srcId="{6B66BEBB-D6E3-4544-998E-481ADB01B68E}" destId="{5524E473-257C-4411-B15D-7C8A6D1DD2D8}" srcOrd="1" destOrd="0" presId="urn:microsoft.com/office/officeart/2005/8/layout/orgChart1"/>
    <dgm:cxn modelId="{3EE41871-8ED6-44E0-BFD9-B65CFE5B650C}" type="presParOf" srcId="{CB157FD1-169B-4AD2-A888-6A9E0FA66D2D}" destId="{B90A19FE-CEDA-409F-9CD2-ADF316262011}" srcOrd="1" destOrd="0" presId="urn:microsoft.com/office/officeart/2005/8/layout/orgChart1"/>
    <dgm:cxn modelId="{24AD644A-BB4A-4DEB-82E0-CA7B72285999}" type="presParOf" srcId="{B90A19FE-CEDA-409F-9CD2-ADF316262011}" destId="{A3287A42-DE9B-43D0-88C4-E25B43E9EA85}" srcOrd="0" destOrd="0" presId="urn:microsoft.com/office/officeart/2005/8/layout/orgChart1"/>
    <dgm:cxn modelId="{2E00757D-B5C3-4B84-9916-B8ADC733D826}" type="presParOf" srcId="{B90A19FE-CEDA-409F-9CD2-ADF316262011}" destId="{CA12E1EE-1F16-40A2-89B2-B4EF29DD57E0}" srcOrd="1" destOrd="0" presId="urn:microsoft.com/office/officeart/2005/8/layout/orgChart1"/>
    <dgm:cxn modelId="{F0AE72FF-4C11-49FD-B0E2-B01D28B35580}" type="presParOf" srcId="{CA12E1EE-1F16-40A2-89B2-B4EF29DD57E0}" destId="{91C63480-F853-4A63-A190-F1218B39B031}" srcOrd="0" destOrd="0" presId="urn:microsoft.com/office/officeart/2005/8/layout/orgChart1"/>
    <dgm:cxn modelId="{DA375ACF-44FB-4E5D-95D8-7B152ED84FDB}" type="presParOf" srcId="{91C63480-F853-4A63-A190-F1218B39B031}" destId="{BED6EA84-EBA6-43B6-9944-4F0A0790044B}" srcOrd="0" destOrd="0" presId="urn:microsoft.com/office/officeart/2005/8/layout/orgChart1"/>
    <dgm:cxn modelId="{AC3CC863-B94B-4E80-BEDF-C8F39A6A28ED}" type="presParOf" srcId="{91C63480-F853-4A63-A190-F1218B39B031}" destId="{0256E628-BDAE-49B1-8816-30E8D5F4FFEC}" srcOrd="1" destOrd="0" presId="urn:microsoft.com/office/officeart/2005/8/layout/orgChart1"/>
    <dgm:cxn modelId="{A4FF4B3D-52D3-4E64-868B-0453F047468B}" type="presParOf" srcId="{CA12E1EE-1F16-40A2-89B2-B4EF29DD57E0}" destId="{C0C7C3DA-0FF5-4A89-A490-308EE1A39788}" srcOrd="1" destOrd="0" presId="urn:microsoft.com/office/officeart/2005/8/layout/orgChart1"/>
    <dgm:cxn modelId="{26C15394-7B3B-4E24-B23B-071C1204B3A5}" type="presParOf" srcId="{CA12E1EE-1F16-40A2-89B2-B4EF29DD57E0}" destId="{EAD1CB10-34DB-43F7-978E-2E4A23856E55}" srcOrd="2" destOrd="0" presId="urn:microsoft.com/office/officeart/2005/8/layout/orgChart1"/>
    <dgm:cxn modelId="{3B86F850-729D-E646-B237-7DD9034403D6}" type="presParOf" srcId="{B90A19FE-CEDA-409F-9CD2-ADF316262011}" destId="{DF3D0ED1-CB91-8444-91FA-F00317AFABEC}" srcOrd="2" destOrd="0" presId="urn:microsoft.com/office/officeart/2005/8/layout/orgChart1"/>
    <dgm:cxn modelId="{D61614E5-1C6C-A94B-842C-5E3083F1157B}" type="presParOf" srcId="{B90A19FE-CEDA-409F-9CD2-ADF316262011}" destId="{51737D1E-862F-BF4A-A795-017E13D30527}" srcOrd="3" destOrd="0" presId="urn:microsoft.com/office/officeart/2005/8/layout/orgChart1"/>
    <dgm:cxn modelId="{B2CD147E-012A-7B49-96F0-8DDD6E97BAB0}" type="presParOf" srcId="{51737D1E-862F-BF4A-A795-017E13D30527}" destId="{C6F19A9F-3EC5-4647-BB41-3BF312EA2752}" srcOrd="0" destOrd="0" presId="urn:microsoft.com/office/officeart/2005/8/layout/orgChart1"/>
    <dgm:cxn modelId="{81E23C26-2245-6B4B-A6C7-31E054B84108}" type="presParOf" srcId="{C6F19A9F-3EC5-4647-BB41-3BF312EA2752}" destId="{2CB9FA05-8A62-CE42-A94A-F6CA8392DA2F}" srcOrd="0" destOrd="0" presId="urn:microsoft.com/office/officeart/2005/8/layout/orgChart1"/>
    <dgm:cxn modelId="{B92E68E4-17EB-2940-A843-AC7D6647BC1C}" type="presParOf" srcId="{C6F19A9F-3EC5-4647-BB41-3BF312EA2752}" destId="{DC5526C7-2DA9-3F40-BAEC-4678E87C88F1}" srcOrd="1" destOrd="0" presId="urn:microsoft.com/office/officeart/2005/8/layout/orgChart1"/>
    <dgm:cxn modelId="{E3A7F8D9-FA51-A44F-BDF6-D280F945992F}" type="presParOf" srcId="{51737D1E-862F-BF4A-A795-017E13D30527}" destId="{1F592763-9A1F-4743-BC46-4954D42611F7}" srcOrd="1" destOrd="0" presId="urn:microsoft.com/office/officeart/2005/8/layout/orgChart1"/>
    <dgm:cxn modelId="{8402C3A4-574E-DE4E-9315-7BB2EE667392}" type="presParOf" srcId="{51737D1E-862F-BF4A-A795-017E13D30527}" destId="{BBA77760-C697-C942-AE90-8D5289D1A510}" srcOrd="2" destOrd="0" presId="urn:microsoft.com/office/officeart/2005/8/layout/orgChart1"/>
    <dgm:cxn modelId="{5B45840A-73F3-4A22-84E1-255F14B20632}" type="presParOf" srcId="{CB157FD1-169B-4AD2-A888-6A9E0FA66D2D}" destId="{3B346F43-E30F-49E1-9251-2B9EA4B6746A}" srcOrd="2" destOrd="0" presId="urn:microsoft.com/office/officeart/2005/8/layout/orgChart1"/>
    <dgm:cxn modelId="{BDBF3AE6-0546-414E-822F-4E08E656F0F7}" type="presParOf" srcId="{1857DA1B-A3C8-461D-BDCF-88D4D37DFBE4}" destId="{D9448803-FA5A-45B5-B139-6D7D20DEBF86}" srcOrd="6" destOrd="0" presId="urn:microsoft.com/office/officeart/2005/8/layout/orgChart1"/>
    <dgm:cxn modelId="{D4116467-6966-4C8B-A341-963E824740DA}" type="presParOf" srcId="{1857DA1B-A3C8-461D-BDCF-88D4D37DFBE4}" destId="{AC7B1C1A-600F-41AE-8E59-27F5658D568D}" srcOrd="7" destOrd="0" presId="urn:microsoft.com/office/officeart/2005/8/layout/orgChart1"/>
    <dgm:cxn modelId="{64DB046D-9F86-49BE-B2CB-7DCE2BF248EE}" type="presParOf" srcId="{AC7B1C1A-600F-41AE-8E59-27F5658D568D}" destId="{CFDB667F-92D9-467F-BB98-1335D431C070}" srcOrd="0" destOrd="0" presId="urn:microsoft.com/office/officeart/2005/8/layout/orgChart1"/>
    <dgm:cxn modelId="{B81F2D29-BA7C-4113-857D-99FD31AF1351}" type="presParOf" srcId="{CFDB667F-92D9-467F-BB98-1335D431C070}" destId="{1067B19D-1C21-480F-A94F-B2F5BEF6F745}" srcOrd="0" destOrd="0" presId="urn:microsoft.com/office/officeart/2005/8/layout/orgChart1"/>
    <dgm:cxn modelId="{8CFF61B0-C2A9-4E4D-AEE0-7603FE6F6B88}" type="presParOf" srcId="{CFDB667F-92D9-467F-BB98-1335D431C070}" destId="{C509314D-7FE1-49D5-8F2D-7E10A8AAB984}" srcOrd="1" destOrd="0" presId="urn:microsoft.com/office/officeart/2005/8/layout/orgChart1"/>
    <dgm:cxn modelId="{2C653C43-2E9F-4EDE-8A07-01D1BFE492CE}" type="presParOf" srcId="{AC7B1C1A-600F-41AE-8E59-27F5658D568D}" destId="{51EA90A8-85D6-429B-9B8F-C738753FD6F9}" srcOrd="1" destOrd="0" presId="urn:microsoft.com/office/officeart/2005/8/layout/orgChart1"/>
    <dgm:cxn modelId="{53EC4004-6CBA-4F66-B4C3-FC437617B523}" type="presParOf" srcId="{51EA90A8-85D6-429B-9B8F-C738753FD6F9}" destId="{EDCEA1F1-CB28-4993-A821-49A50BF77D19}" srcOrd="0" destOrd="0" presId="urn:microsoft.com/office/officeart/2005/8/layout/orgChart1"/>
    <dgm:cxn modelId="{0BAF3BB6-CA2A-46CA-BE35-4A3FDF5B2685}" type="presParOf" srcId="{51EA90A8-85D6-429B-9B8F-C738753FD6F9}" destId="{DA829DEE-913F-4928-9DFF-25E030ACEEB1}" srcOrd="1" destOrd="0" presId="urn:microsoft.com/office/officeart/2005/8/layout/orgChart1"/>
    <dgm:cxn modelId="{146DC1A9-DA52-4487-866F-0C22B382D55B}" type="presParOf" srcId="{DA829DEE-913F-4928-9DFF-25E030ACEEB1}" destId="{FA2281B4-3B42-4635-A499-4970F912A024}" srcOrd="0" destOrd="0" presId="urn:microsoft.com/office/officeart/2005/8/layout/orgChart1"/>
    <dgm:cxn modelId="{28731AEF-6CA4-4C67-A570-C4D8853615DA}" type="presParOf" srcId="{FA2281B4-3B42-4635-A499-4970F912A024}" destId="{42FCF6E7-26E5-4ABB-94B8-A47381BEDDD1}" srcOrd="0" destOrd="0" presId="urn:microsoft.com/office/officeart/2005/8/layout/orgChart1"/>
    <dgm:cxn modelId="{19ADA13E-1CBB-48C1-827D-290EEB5C6AA5}" type="presParOf" srcId="{FA2281B4-3B42-4635-A499-4970F912A024}" destId="{B6B1228B-C05A-4511-AA79-7D366BC57AAE}" srcOrd="1" destOrd="0" presId="urn:microsoft.com/office/officeart/2005/8/layout/orgChart1"/>
    <dgm:cxn modelId="{3F42C9AB-050B-45D3-83D2-330DDA7E91D8}" type="presParOf" srcId="{DA829DEE-913F-4928-9DFF-25E030ACEEB1}" destId="{E8DAD82B-9328-4E2B-9E38-32A8F8DF86FA}" srcOrd="1" destOrd="0" presId="urn:microsoft.com/office/officeart/2005/8/layout/orgChart1"/>
    <dgm:cxn modelId="{9DB952EF-7E6C-4837-9E79-42942E86229F}" type="presParOf" srcId="{DA829DEE-913F-4928-9DFF-25E030ACEEB1}" destId="{99F3CE33-A8D7-4985-9F96-F41B44BD985B}" srcOrd="2" destOrd="0" presId="urn:microsoft.com/office/officeart/2005/8/layout/orgChart1"/>
    <dgm:cxn modelId="{23448B9E-5F57-1E4B-971A-1D18D47EB71E}" type="presParOf" srcId="{51EA90A8-85D6-429B-9B8F-C738753FD6F9}" destId="{EEBA6AA7-9999-8648-B22C-AACA6E7B6E76}" srcOrd="2" destOrd="0" presId="urn:microsoft.com/office/officeart/2005/8/layout/orgChart1"/>
    <dgm:cxn modelId="{BE25CACD-35F1-F241-9865-D8F31BCE3805}" type="presParOf" srcId="{51EA90A8-85D6-429B-9B8F-C738753FD6F9}" destId="{D2B70F05-9D39-8D48-9ABA-D9DCC612D855}" srcOrd="3" destOrd="0" presId="urn:microsoft.com/office/officeart/2005/8/layout/orgChart1"/>
    <dgm:cxn modelId="{F2C7C209-8813-634E-90FD-EAD03F8C373F}" type="presParOf" srcId="{D2B70F05-9D39-8D48-9ABA-D9DCC612D855}" destId="{9646BAD1-E00B-394F-B60C-3179D34C60A3}" srcOrd="0" destOrd="0" presId="urn:microsoft.com/office/officeart/2005/8/layout/orgChart1"/>
    <dgm:cxn modelId="{32A2427C-8B5C-8947-8D71-74618C185D6A}" type="presParOf" srcId="{9646BAD1-E00B-394F-B60C-3179D34C60A3}" destId="{EDD8B114-2FCD-A145-BF2E-CFA9783C64A2}" srcOrd="0" destOrd="0" presId="urn:microsoft.com/office/officeart/2005/8/layout/orgChart1"/>
    <dgm:cxn modelId="{65DA7805-8C2B-B845-A2D0-8F60E351FE5B}" type="presParOf" srcId="{9646BAD1-E00B-394F-B60C-3179D34C60A3}" destId="{4A8707EB-8685-AD4D-B0D6-E40641656079}" srcOrd="1" destOrd="0" presId="urn:microsoft.com/office/officeart/2005/8/layout/orgChart1"/>
    <dgm:cxn modelId="{30226601-9B3F-A041-91C4-EF7D626B38BB}" type="presParOf" srcId="{D2B70F05-9D39-8D48-9ABA-D9DCC612D855}" destId="{D9F41820-EB0B-CF40-B5D8-35829FFF3054}" srcOrd="1" destOrd="0" presId="urn:microsoft.com/office/officeart/2005/8/layout/orgChart1"/>
    <dgm:cxn modelId="{9BEAB49A-2137-8B45-97A8-BA145195ED5E}" type="presParOf" srcId="{D2B70F05-9D39-8D48-9ABA-D9DCC612D855}" destId="{8BEC38A8-7AC8-8F48-845F-E71952FCA728}" srcOrd="2" destOrd="0" presId="urn:microsoft.com/office/officeart/2005/8/layout/orgChart1"/>
    <dgm:cxn modelId="{21546EFC-87CF-4D7D-9FC7-334A1E37ECA3}" type="presParOf" srcId="{AC7B1C1A-600F-41AE-8E59-27F5658D568D}" destId="{E653D0C8-92C8-4B62-81BB-705015903AF4}" srcOrd="2" destOrd="0" presId="urn:microsoft.com/office/officeart/2005/8/layout/orgChart1"/>
    <dgm:cxn modelId="{F97BB0CA-5B50-6941-B8D7-5A29FF4CE50B}" type="presParOf" srcId="{1857DA1B-A3C8-461D-BDCF-88D4D37DFBE4}" destId="{8067A8D9-CFDE-1242-88B0-CAA79702BCAB}" srcOrd="8" destOrd="0" presId="urn:microsoft.com/office/officeart/2005/8/layout/orgChart1"/>
    <dgm:cxn modelId="{8BBA261D-D982-5845-9C58-CD0CF5DEF717}" type="presParOf" srcId="{1857DA1B-A3C8-461D-BDCF-88D4D37DFBE4}" destId="{FAFFAAE1-39B1-874E-B20A-5172B17667A0}" srcOrd="9" destOrd="0" presId="urn:microsoft.com/office/officeart/2005/8/layout/orgChart1"/>
    <dgm:cxn modelId="{082B6551-3F1D-3C42-8734-12D61AEEFFC9}" type="presParOf" srcId="{FAFFAAE1-39B1-874E-B20A-5172B17667A0}" destId="{D8E8F533-79B6-DD45-B75C-D591B5D2F7D5}" srcOrd="0" destOrd="0" presId="urn:microsoft.com/office/officeart/2005/8/layout/orgChart1"/>
    <dgm:cxn modelId="{A9809420-2DF5-FB44-8E1E-AAD56F9535EF}" type="presParOf" srcId="{D8E8F533-79B6-DD45-B75C-D591B5D2F7D5}" destId="{3402AFD0-E41F-6345-BB3C-390957DFEE7F}" srcOrd="0" destOrd="0" presId="urn:microsoft.com/office/officeart/2005/8/layout/orgChart1"/>
    <dgm:cxn modelId="{086924EC-AE74-2F4B-8225-54B4D357F287}" type="presParOf" srcId="{D8E8F533-79B6-DD45-B75C-D591B5D2F7D5}" destId="{CBA2FB32-3100-4D40-8EB8-2139159F2CFE}" srcOrd="1" destOrd="0" presId="urn:microsoft.com/office/officeart/2005/8/layout/orgChart1"/>
    <dgm:cxn modelId="{BF46C73E-3473-C44E-9C5A-5B84CE86C4F3}" type="presParOf" srcId="{FAFFAAE1-39B1-874E-B20A-5172B17667A0}" destId="{F544EAA5-1010-7745-8E2E-AA693C43018C}" srcOrd="1" destOrd="0" presId="urn:microsoft.com/office/officeart/2005/8/layout/orgChart1"/>
    <dgm:cxn modelId="{F97DFF25-45A7-9549-B43B-FBBD8E19E448}" type="presParOf" srcId="{F544EAA5-1010-7745-8E2E-AA693C43018C}" destId="{6C187D37-A544-4B46-AA0A-904EAE8EF7DD}" srcOrd="0" destOrd="0" presId="urn:microsoft.com/office/officeart/2005/8/layout/orgChart1"/>
    <dgm:cxn modelId="{F7BFF8E2-2349-EA47-8E57-7F9CF6A319A2}" type="presParOf" srcId="{F544EAA5-1010-7745-8E2E-AA693C43018C}" destId="{21DC9E2F-2DB8-4743-9841-E665C4A14434}" srcOrd="1" destOrd="0" presId="urn:microsoft.com/office/officeart/2005/8/layout/orgChart1"/>
    <dgm:cxn modelId="{35B521C7-78BD-1847-96E7-40DB13DA5FA1}" type="presParOf" srcId="{21DC9E2F-2DB8-4743-9841-E665C4A14434}" destId="{32C9C257-3F82-5A46-A7E3-03BA999F6F12}" srcOrd="0" destOrd="0" presId="urn:microsoft.com/office/officeart/2005/8/layout/orgChart1"/>
    <dgm:cxn modelId="{5E7B9628-3585-1B4B-85CB-ACF6F2682545}" type="presParOf" srcId="{32C9C257-3F82-5A46-A7E3-03BA999F6F12}" destId="{F7DF1523-7C14-7647-A7EB-82E160263675}" srcOrd="0" destOrd="0" presId="urn:microsoft.com/office/officeart/2005/8/layout/orgChart1"/>
    <dgm:cxn modelId="{8C91DE3A-E298-7B4F-9D87-EF0530E417F5}" type="presParOf" srcId="{32C9C257-3F82-5A46-A7E3-03BA999F6F12}" destId="{69721839-C65F-4B42-9870-A51A10AFECD6}" srcOrd="1" destOrd="0" presId="urn:microsoft.com/office/officeart/2005/8/layout/orgChart1"/>
    <dgm:cxn modelId="{02DF3C57-FCA6-5D49-B4A3-20AB34DFAD81}" type="presParOf" srcId="{21DC9E2F-2DB8-4743-9841-E665C4A14434}" destId="{8E99C563-3F2D-BB46-A1C0-0F387D6AE990}" srcOrd="1" destOrd="0" presId="urn:microsoft.com/office/officeart/2005/8/layout/orgChart1"/>
    <dgm:cxn modelId="{C2D6900B-06B1-BD40-B94B-515879DD5324}" type="presParOf" srcId="{21DC9E2F-2DB8-4743-9841-E665C4A14434}" destId="{59828C9D-8FB4-B844-BD83-3EBB5B18934A}" srcOrd="2" destOrd="0" presId="urn:microsoft.com/office/officeart/2005/8/layout/orgChart1"/>
    <dgm:cxn modelId="{23FDC084-B454-DA4E-8F3C-625EB0639F9F}" type="presParOf" srcId="{F544EAA5-1010-7745-8E2E-AA693C43018C}" destId="{71BC5C7D-1AEA-C14F-97DD-465679ABBC7F}" srcOrd="2" destOrd="0" presId="urn:microsoft.com/office/officeart/2005/8/layout/orgChart1"/>
    <dgm:cxn modelId="{433E845A-5BF8-6845-B9DB-E8D6E8AEED0B}" type="presParOf" srcId="{F544EAA5-1010-7745-8E2E-AA693C43018C}" destId="{920E742B-5D57-C04E-9AE6-D65B3D844887}" srcOrd="3" destOrd="0" presId="urn:microsoft.com/office/officeart/2005/8/layout/orgChart1"/>
    <dgm:cxn modelId="{6ED572A4-C523-0549-A2B1-9FEA01BA96D5}" type="presParOf" srcId="{920E742B-5D57-C04E-9AE6-D65B3D844887}" destId="{35A63954-30FD-E049-B3CE-C99B3BEE5AFE}" srcOrd="0" destOrd="0" presId="urn:microsoft.com/office/officeart/2005/8/layout/orgChart1"/>
    <dgm:cxn modelId="{1C9A7494-BAC1-9A4F-B1F6-AA64E869E441}" type="presParOf" srcId="{35A63954-30FD-E049-B3CE-C99B3BEE5AFE}" destId="{4C2F954D-4F48-C54D-A17B-644556922FEC}" srcOrd="0" destOrd="0" presId="urn:microsoft.com/office/officeart/2005/8/layout/orgChart1"/>
    <dgm:cxn modelId="{3E9CB90B-F774-9C43-BC71-B25E3DC4EE34}" type="presParOf" srcId="{35A63954-30FD-E049-B3CE-C99B3BEE5AFE}" destId="{91B58E43-3436-F847-B693-A7C8F76CBBAD}" srcOrd="1" destOrd="0" presId="urn:microsoft.com/office/officeart/2005/8/layout/orgChart1"/>
    <dgm:cxn modelId="{FDE2CE5B-934D-8E41-83BF-803E509D07D1}" type="presParOf" srcId="{920E742B-5D57-C04E-9AE6-D65B3D844887}" destId="{21BE1896-F8B5-174E-A392-AC8D27020DA1}" srcOrd="1" destOrd="0" presId="urn:microsoft.com/office/officeart/2005/8/layout/orgChart1"/>
    <dgm:cxn modelId="{535DB959-FA2C-0B48-864E-9FF68FA9D4C3}" type="presParOf" srcId="{920E742B-5D57-C04E-9AE6-D65B3D844887}" destId="{B7AA65F6-6298-B142-BA77-105785656D23}" srcOrd="2" destOrd="0" presId="urn:microsoft.com/office/officeart/2005/8/layout/orgChart1"/>
    <dgm:cxn modelId="{F3162981-E41E-6347-B1F6-335817523357}" type="presParOf" srcId="{FAFFAAE1-39B1-874E-B20A-5172B17667A0}" destId="{CE8B4DB1-281D-A148-8861-B9F0E342055B}" srcOrd="2" destOrd="0" presId="urn:microsoft.com/office/officeart/2005/8/layout/orgChart1"/>
    <dgm:cxn modelId="{F404CEA0-3DEA-C544-B9F0-B76D2DFBED16}" type="presParOf" srcId="{1857DA1B-A3C8-461D-BDCF-88D4D37DFBE4}" destId="{F46EDAA1-B1F9-E940-AAA8-2357800B4CEF}" srcOrd="10" destOrd="0" presId="urn:microsoft.com/office/officeart/2005/8/layout/orgChart1"/>
    <dgm:cxn modelId="{EBA5EF76-1078-014A-A4C4-D665D8841DC7}" type="presParOf" srcId="{1857DA1B-A3C8-461D-BDCF-88D4D37DFBE4}" destId="{4E550180-D79D-224F-AD0A-5F2C9B609058}" srcOrd="11" destOrd="0" presId="urn:microsoft.com/office/officeart/2005/8/layout/orgChart1"/>
    <dgm:cxn modelId="{158D750A-5C56-BB41-A197-33FB8C98B9CD}" type="presParOf" srcId="{4E550180-D79D-224F-AD0A-5F2C9B609058}" destId="{CB1A3FAB-4E90-EE4D-87E3-335C255EC208}" srcOrd="0" destOrd="0" presId="urn:microsoft.com/office/officeart/2005/8/layout/orgChart1"/>
    <dgm:cxn modelId="{E90A4D5D-067B-3748-A56E-1525DF4FDE2C}" type="presParOf" srcId="{CB1A3FAB-4E90-EE4D-87E3-335C255EC208}" destId="{B582C9D2-9676-B747-BCD7-5C8C3887E0DD}" srcOrd="0" destOrd="0" presId="urn:microsoft.com/office/officeart/2005/8/layout/orgChart1"/>
    <dgm:cxn modelId="{CA284634-B494-7443-BDA6-C79961324FE6}" type="presParOf" srcId="{CB1A3FAB-4E90-EE4D-87E3-335C255EC208}" destId="{E6A6F233-EEC5-C144-AC58-66EE023321BC}" srcOrd="1" destOrd="0" presId="urn:microsoft.com/office/officeart/2005/8/layout/orgChart1"/>
    <dgm:cxn modelId="{0B14FC16-8E39-BC4E-BE70-D3164B495ADF}" type="presParOf" srcId="{4E550180-D79D-224F-AD0A-5F2C9B609058}" destId="{BAF0366E-549B-CC43-997D-2CF6F5AB3E13}" srcOrd="1" destOrd="0" presId="urn:microsoft.com/office/officeart/2005/8/layout/orgChart1"/>
    <dgm:cxn modelId="{F377406B-3A7E-3549-A712-B80EE67B8751}" type="presParOf" srcId="{BAF0366E-549B-CC43-997D-2CF6F5AB3E13}" destId="{7E9096F8-5E22-E443-A128-FD572BB81476}" srcOrd="0" destOrd="0" presId="urn:microsoft.com/office/officeart/2005/8/layout/orgChart1"/>
    <dgm:cxn modelId="{ACFA17AC-FD69-EE46-8F60-49C26665DA21}" type="presParOf" srcId="{BAF0366E-549B-CC43-997D-2CF6F5AB3E13}" destId="{4815F5E5-2486-D143-BF2D-540C9840F9C0}" srcOrd="1" destOrd="0" presId="urn:microsoft.com/office/officeart/2005/8/layout/orgChart1"/>
    <dgm:cxn modelId="{BA271AEC-8DE3-F941-B9DE-6D17B973640C}" type="presParOf" srcId="{4815F5E5-2486-D143-BF2D-540C9840F9C0}" destId="{C8565D66-19B0-3E45-B1DA-A7233933C484}" srcOrd="0" destOrd="0" presId="urn:microsoft.com/office/officeart/2005/8/layout/orgChart1"/>
    <dgm:cxn modelId="{2ABD1A08-D08C-5843-B5D4-039CB45D6DB7}" type="presParOf" srcId="{C8565D66-19B0-3E45-B1DA-A7233933C484}" destId="{B90B58B0-0971-B940-9227-0B35803E89D2}" srcOrd="0" destOrd="0" presId="urn:microsoft.com/office/officeart/2005/8/layout/orgChart1"/>
    <dgm:cxn modelId="{96B5D16F-152E-AD47-A005-4666AC6C5837}" type="presParOf" srcId="{C8565D66-19B0-3E45-B1DA-A7233933C484}" destId="{F7AF9616-4A21-584E-98C6-16475850DCAF}" srcOrd="1" destOrd="0" presId="urn:microsoft.com/office/officeart/2005/8/layout/orgChart1"/>
    <dgm:cxn modelId="{DAFB6D45-141A-5249-81E4-8653F161B468}" type="presParOf" srcId="{4815F5E5-2486-D143-BF2D-540C9840F9C0}" destId="{29645EF1-B3CC-D046-81C6-F21957960DEA}" srcOrd="1" destOrd="0" presId="urn:microsoft.com/office/officeart/2005/8/layout/orgChart1"/>
    <dgm:cxn modelId="{09866559-DE7A-D542-BD2A-60B9945EB708}" type="presParOf" srcId="{4815F5E5-2486-D143-BF2D-540C9840F9C0}" destId="{DC3ABD79-5958-0449-A4A0-7760B6BAFEA1}" srcOrd="2" destOrd="0" presId="urn:microsoft.com/office/officeart/2005/8/layout/orgChart1"/>
    <dgm:cxn modelId="{1E4D7675-0F27-7244-B39F-661076A5ECF3}" type="presParOf" srcId="{BAF0366E-549B-CC43-997D-2CF6F5AB3E13}" destId="{74504436-5FD6-3A42-84FA-74A95E372F4E}" srcOrd="2" destOrd="0" presId="urn:microsoft.com/office/officeart/2005/8/layout/orgChart1"/>
    <dgm:cxn modelId="{C7B7C00E-4F24-A243-A167-4DE3B2EA9E91}" type="presParOf" srcId="{BAF0366E-549B-CC43-997D-2CF6F5AB3E13}" destId="{F9D36D32-AAD5-0349-B681-21A00F1C1BA8}" srcOrd="3" destOrd="0" presId="urn:microsoft.com/office/officeart/2005/8/layout/orgChart1"/>
    <dgm:cxn modelId="{59C81E01-C7AD-4D4E-BA57-F2399A933D08}" type="presParOf" srcId="{F9D36D32-AAD5-0349-B681-21A00F1C1BA8}" destId="{94DC248C-E13E-0140-A8BA-E6B62C5653BE}" srcOrd="0" destOrd="0" presId="urn:microsoft.com/office/officeart/2005/8/layout/orgChart1"/>
    <dgm:cxn modelId="{A3BE024F-B479-DE4F-80B9-D336850ECDFF}" type="presParOf" srcId="{94DC248C-E13E-0140-A8BA-E6B62C5653BE}" destId="{49951519-AD12-6C44-976E-34040C6A8D18}" srcOrd="0" destOrd="0" presId="urn:microsoft.com/office/officeart/2005/8/layout/orgChart1"/>
    <dgm:cxn modelId="{19EC2FE9-E843-2345-8B95-581A90029C86}" type="presParOf" srcId="{94DC248C-E13E-0140-A8BA-E6B62C5653BE}" destId="{C415A323-DF1A-8046-9D9F-080AF5B0F4A0}" srcOrd="1" destOrd="0" presId="urn:microsoft.com/office/officeart/2005/8/layout/orgChart1"/>
    <dgm:cxn modelId="{9521D30C-C643-D84E-BC5F-ECFA6C4F13C8}" type="presParOf" srcId="{F9D36D32-AAD5-0349-B681-21A00F1C1BA8}" destId="{5A44B644-A9AE-1F41-8F67-AC8D75BEB606}" srcOrd="1" destOrd="0" presId="urn:microsoft.com/office/officeart/2005/8/layout/orgChart1"/>
    <dgm:cxn modelId="{0B11B589-6896-F847-B545-C6EAA9E4A14E}" type="presParOf" srcId="{F9D36D32-AAD5-0349-B681-21A00F1C1BA8}" destId="{E8A5BAC7-AA21-AE44-8AF3-30F945B0AB61}" srcOrd="2" destOrd="0" presId="urn:microsoft.com/office/officeart/2005/8/layout/orgChart1"/>
    <dgm:cxn modelId="{EFC9F3C6-C3F4-A841-87C5-D6EDD46DC77E}" type="presParOf" srcId="{4E550180-D79D-224F-AD0A-5F2C9B609058}" destId="{436CA63D-CB93-8145-8CEC-BC50E36DD4C4}" srcOrd="2" destOrd="0" presId="urn:microsoft.com/office/officeart/2005/8/layout/orgChart1"/>
    <dgm:cxn modelId="{16C48048-62AB-43EC-BED9-D19D1E8977B8}" type="presParOf" srcId="{A00B97F5-428E-418B-B52E-18D9207ADF97}" destId="{2F3F84D7-36D7-437C-B388-BEBCE629889C}" srcOrd="2" destOrd="0" presId="urn:microsoft.com/office/officeart/2005/8/layout/orgChart1"/>
  </dgm:cxnLst>
  <dgm:bg/>
  <dgm:whole/>
  <dgm:extLst>
    <a:ext uri="http://schemas.microsoft.com/office/drawing/2008/diagram">
      <dsp:dataModelExt xmlns:dsp="http://schemas.microsoft.com/office/drawing/2008/diagram" relId="rId3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4504436-5FD6-3A42-84FA-74A95E372F4E}">
      <dsp:nvSpPr>
        <dsp:cNvPr id="0" name=""/>
        <dsp:cNvSpPr/>
      </dsp:nvSpPr>
      <dsp:spPr>
        <a:xfrm>
          <a:off x="5815414" y="1349211"/>
          <a:ext cx="91440" cy="638384"/>
        </a:xfrm>
        <a:custGeom>
          <a:avLst/>
          <a:gdLst/>
          <a:ahLst/>
          <a:cxnLst/>
          <a:rect l="0" t="0" r="0" b="0"/>
          <a:pathLst>
            <a:path>
              <a:moveTo>
                <a:pt x="45720" y="0"/>
              </a:moveTo>
              <a:lnTo>
                <a:pt x="45720" y="638384"/>
              </a:lnTo>
              <a:lnTo>
                <a:pt x="127564" y="638384"/>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E9096F8-5E22-E443-A128-FD572BB81476}">
      <dsp:nvSpPr>
        <dsp:cNvPr id="0" name=""/>
        <dsp:cNvSpPr/>
      </dsp:nvSpPr>
      <dsp:spPr>
        <a:xfrm>
          <a:off x="5815414" y="1349211"/>
          <a:ext cx="91440" cy="250988"/>
        </a:xfrm>
        <a:custGeom>
          <a:avLst/>
          <a:gdLst/>
          <a:ahLst/>
          <a:cxnLst/>
          <a:rect l="0" t="0" r="0" b="0"/>
          <a:pathLst>
            <a:path>
              <a:moveTo>
                <a:pt x="45720" y="0"/>
              </a:moveTo>
              <a:lnTo>
                <a:pt x="45720" y="250988"/>
              </a:lnTo>
              <a:lnTo>
                <a:pt x="127564" y="250988"/>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46EDAA1-B1F9-E940-AAA8-2357800B4CEF}">
      <dsp:nvSpPr>
        <dsp:cNvPr id="0" name=""/>
        <dsp:cNvSpPr/>
      </dsp:nvSpPr>
      <dsp:spPr>
        <a:xfrm>
          <a:off x="3671803" y="961815"/>
          <a:ext cx="2407581" cy="114581"/>
        </a:xfrm>
        <a:custGeom>
          <a:avLst/>
          <a:gdLst/>
          <a:ahLst/>
          <a:cxnLst/>
          <a:rect l="0" t="0" r="0" b="0"/>
          <a:pathLst>
            <a:path>
              <a:moveTo>
                <a:pt x="0" y="0"/>
              </a:moveTo>
              <a:lnTo>
                <a:pt x="0" y="57290"/>
              </a:lnTo>
              <a:lnTo>
                <a:pt x="2407581" y="57290"/>
              </a:lnTo>
              <a:lnTo>
                <a:pt x="2407581" y="114581"/>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1BC5C7D-1AEA-C14F-97DD-465679ABBC7F}">
      <dsp:nvSpPr>
        <dsp:cNvPr id="0" name=""/>
        <dsp:cNvSpPr/>
      </dsp:nvSpPr>
      <dsp:spPr>
        <a:xfrm>
          <a:off x="5155204" y="1349211"/>
          <a:ext cx="91440" cy="638384"/>
        </a:xfrm>
        <a:custGeom>
          <a:avLst/>
          <a:gdLst/>
          <a:ahLst/>
          <a:cxnLst/>
          <a:rect l="0" t="0" r="0" b="0"/>
          <a:pathLst>
            <a:path>
              <a:moveTo>
                <a:pt x="45720" y="0"/>
              </a:moveTo>
              <a:lnTo>
                <a:pt x="45720" y="638384"/>
              </a:lnTo>
              <a:lnTo>
                <a:pt x="127564" y="638384"/>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C187D37-A544-4B46-AA0A-904EAE8EF7DD}">
      <dsp:nvSpPr>
        <dsp:cNvPr id="0" name=""/>
        <dsp:cNvSpPr/>
      </dsp:nvSpPr>
      <dsp:spPr>
        <a:xfrm>
          <a:off x="5155204" y="1349211"/>
          <a:ext cx="91440" cy="250988"/>
        </a:xfrm>
        <a:custGeom>
          <a:avLst/>
          <a:gdLst/>
          <a:ahLst/>
          <a:cxnLst/>
          <a:rect l="0" t="0" r="0" b="0"/>
          <a:pathLst>
            <a:path>
              <a:moveTo>
                <a:pt x="45720" y="0"/>
              </a:moveTo>
              <a:lnTo>
                <a:pt x="45720" y="250988"/>
              </a:lnTo>
              <a:lnTo>
                <a:pt x="127564" y="250988"/>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067A8D9-CFDE-1242-88B0-CAA79702BCAB}">
      <dsp:nvSpPr>
        <dsp:cNvPr id="0" name=""/>
        <dsp:cNvSpPr/>
      </dsp:nvSpPr>
      <dsp:spPr>
        <a:xfrm>
          <a:off x="3671803" y="961815"/>
          <a:ext cx="1747372" cy="114581"/>
        </a:xfrm>
        <a:custGeom>
          <a:avLst/>
          <a:gdLst/>
          <a:ahLst/>
          <a:cxnLst/>
          <a:rect l="0" t="0" r="0" b="0"/>
          <a:pathLst>
            <a:path>
              <a:moveTo>
                <a:pt x="0" y="0"/>
              </a:moveTo>
              <a:lnTo>
                <a:pt x="0" y="57290"/>
              </a:lnTo>
              <a:lnTo>
                <a:pt x="1747372" y="57290"/>
              </a:lnTo>
              <a:lnTo>
                <a:pt x="1747372" y="114581"/>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EBA6AA7-9999-8648-B22C-AACA6E7B6E76}">
      <dsp:nvSpPr>
        <dsp:cNvPr id="0" name=""/>
        <dsp:cNvSpPr/>
      </dsp:nvSpPr>
      <dsp:spPr>
        <a:xfrm>
          <a:off x="4494995" y="1349211"/>
          <a:ext cx="91440" cy="638384"/>
        </a:xfrm>
        <a:custGeom>
          <a:avLst/>
          <a:gdLst/>
          <a:ahLst/>
          <a:cxnLst/>
          <a:rect l="0" t="0" r="0" b="0"/>
          <a:pathLst>
            <a:path>
              <a:moveTo>
                <a:pt x="45720" y="0"/>
              </a:moveTo>
              <a:lnTo>
                <a:pt x="45720" y="638384"/>
              </a:lnTo>
              <a:lnTo>
                <a:pt x="127564" y="638384"/>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DCEA1F1-CB28-4993-A821-49A50BF77D19}">
      <dsp:nvSpPr>
        <dsp:cNvPr id="0" name=""/>
        <dsp:cNvSpPr/>
      </dsp:nvSpPr>
      <dsp:spPr>
        <a:xfrm>
          <a:off x="4494995" y="1349211"/>
          <a:ext cx="91440" cy="250988"/>
        </a:xfrm>
        <a:custGeom>
          <a:avLst/>
          <a:gdLst/>
          <a:ahLst/>
          <a:cxnLst/>
          <a:rect l="0" t="0" r="0" b="0"/>
          <a:pathLst>
            <a:path>
              <a:moveTo>
                <a:pt x="45720" y="0"/>
              </a:moveTo>
              <a:lnTo>
                <a:pt x="45720" y="250988"/>
              </a:lnTo>
              <a:lnTo>
                <a:pt x="127564" y="250988"/>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9448803-FA5A-45B5-B139-6D7D20DEBF86}">
      <dsp:nvSpPr>
        <dsp:cNvPr id="0" name=""/>
        <dsp:cNvSpPr/>
      </dsp:nvSpPr>
      <dsp:spPr>
        <a:xfrm>
          <a:off x="3671803" y="961815"/>
          <a:ext cx="1087162" cy="114581"/>
        </a:xfrm>
        <a:custGeom>
          <a:avLst/>
          <a:gdLst/>
          <a:ahLst/>
          <a:cxnLst/>
          <a:rect l="0" t="0" r="0" b="0"/>
          <a:pathLst>
            <a:path>
              <a:moveTo>
                <a:pt x="0" y="0"/>
              </a:moveTo>
              <a:lnTo>
                <a:pt x="0" y="57290"/>
              </a:lnTo>
              <a:lnTo>
                <a:pt x="1087162" y="57290"/>
              </a:lnTo>
              <a:lnTo>
                <a:pt x="1087162" y="114581"/>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F3D0ED1-CB91-8444-91FA-F00317AFABEC}">
      <dsp:nvSpPr>
        <dsp:cNvPr id="0" name=""/>
        <dsp:cNvSpPr/>
      </dsp:nvSpPr>
      <dsp:spPr>
        <a:xfrm>
          <a:off x="3834786" y="1349211"/>
          <a:ext cx="91440" cy="638384"/>
        </a:xfrm>
        <a:custGeom>
          <a:avLst/>
          <a:gdLst/>
          <a:ahLst/>
          <a:cxnLst/>
          <a:rect l="0" t="0" r="0" b="0"/>
          <a:pathLst>
            <a:path>
              <a:moveTo>
                <a:pt x="45720" y="0"/>
              </a:moveTo>
              <a:lnTo>
                <a:pt x="45720" y="638384"/>
              </a:lnTo>
              <a:lnTo>
                <a:pt x="127564" y="638384"/>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3287A42-DE9B-43D0-88C4-E25B43E9EA85}">
      <dsp:nvSpPr>
        <dsp:cNvPr id="0" name=""/>
        <dsp:cNvSpPr/>
      </dsp:nvSpPr>
      <dsp:spPr>
        <a:xfrm>
          <a:off x="3834786" y="1349211"/>
          <a:ext cx="91440" cy="250988"/>
        </a:xfrm>
        <a:custGeom>
          <a:avLst/>
          <a:gdLst/>
          <a:ahLst/>
          <a:cxnLst/>
          <a:rect l="0" t="0" r="0" b="0"/>
          <a:pathLst>
            <a:path>
              <a:moveTo>
                <a:pt x="45720" y="0"/>
              </a:moveTo>
              <a:lnTo>
                <a:pt x="45720" y="250988"/>
              </a:lnTo>
              <a:lnTo>
                <a:pt x="127564" y="250988"/>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5FFFBE6-72C4-4B76-B042-8D1813D0A1E7}">
      <dsp:nvSpPr>
        <dsp:cNvPr id="0" name=""/>
        <dsp:cNvSpPr/>
      </dsp:nvSpPr>
      <dsp:spPr>
        <a:xfrm>
          <a:off x="3671803" y="961815"/>
          <a:ext cx="426953" cy="114581"/>
        </a:xfrm>
        <a:custGeom>
          <a:avLst/>
          <a:gdLst/>
          <a:ahLst/>
          <a:cxnLst/>
          <a:rect l="0" t="0" r="0" b="0"/>
          <a:pathLst>
            <a:path>
              <a:moveTo>
                <a:pt x="0" y="0"/>
              </a:moveTo>
              <a:lnTo>
                <a:pt x="0" y="57290"/>
              </a:lnTo>
              <a:lnTo>
                <a:pt x="426953" y="57290"/>
              </a:lnTo>
              <a:lnTo>
                <a:pt x="426953" y="114581"/>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064E501-0B53-499E-8CB2-63E791AB487C}">
      <dsp:nvSpPr>
        <dsp:cNvPr id="0" name=""/>
        <dsp:cNvSpPr/>
      </dsp:nvSpPr>
      <dsp:spPr>
        <a:xfrm>
          <a:off x="1924431" y="1349211"/>
          <a:ext cx="1650523" cy="114581"/>
        </a:xfrm>
        <a:custGeom>
          <a:avLst/>
          <a:gdLst/>
          <a:ahLst/>
          <a:cxnLst/>
          <a:rect l="0" t="0" r="0" b="0"/>
          <a:pathLst>
            <a:path>
              <a:moveTo>
                <a:pt x="0" y="0"/>
              </a:moveTo>
              <a:lnTo>
                <a:pt x="0" y="57290"/>
              </a:lnTo>
              <a:lnTo>
                <a:pt x="1650523" y="57290"/>
              </a:lnTo>
              <a:lnTo>
                <a:pt x="1650523" y="114581"/>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7627EA0-126C-4F48-AF20-C8EA5E5A4ED1}">
      <dsp:nvSpPr>
        <dsp:cNvPr id="0" name=""/>
        <dsp:cNvSpPr/>
      </dsp:nvSpPr>
      <dsp:spPr>
        <a:xfrm>
          <a:off x="2650774" y="1736606"/>
          <a:ext cx="91440" cy="250988"/>
        </a:xfrm>
        <a:custGeom>
          <a:avLst/>
          <a:gdLst/>
          <a:ahLst/>
          <a:cxnLst/>
          <a:rect l="0" t="0" r="0" b="0"/>
          <a:pathLst>
            <a:path>
              <a:moveTo>
                <a:pt x="45720" y="0"/>
              </a:moveTo>
              <a:lnTo>
                <a:pt x="45720" y="250988"/>
              </a:lnTo>
              <a:lnTo>
                <a:pt x="127564" y="250988"/>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C93931F-961A-40F7-8DEA-2459D0822382}">
      <dsp:nvSpPr>
        <dsp:cNvPr id="0" name=""/>
        <dsp:cNvSpPr/>
      </dsp:nvSpPr>
      <dsp:spPr>
        <a:xfrm>
          <a:off x="1924431" y="1349211"/>
          <a:ext cx="990314" cy="114581"/>
        </a:xfrm>
        <a:custGeom>
          <a:avLst/>
          <a:gdLst/>
          <a:ahLst/>
          <a:cxnLst/>
          <a:rect l="0" t="0" r="0" b="0"/>
          <a:pathLst>
            <a:path>
              <a:moveTo>
                <a:pt x="0" y="0"/>
              </a:moveTo>
              <a:lnTo>
                <a:pt x="0" y="57290"/>
              </a:lnTo>
              <a:lnTo>
                <a:pt x="990314" y="57290"/>
              </a:lnTo>
              <a:lnTo>
                <a:pt x="990314" y="114581"/>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BB96C00-6459-42F3-9729-A33FA43846FB}">
      <dsp:nvSpPr>
        <dsp:cNvPr id="0" name=""/>
        <dsp:cNvSpPr/>
      </dsp:nvSpPr>
      <dsp:spPr>
        <a:xfrm>
          <a:off x="1990564" y="1736606"/>
          <a:ext cx="91440" cy="250988"/>
        </a:xfrm>
        <a:custGeom>
          <a:avLst/>
          <a:gdLst/>
          <a:ahLst/>
          <a:cxnLst/>
          <a:rect l="0" t="0" r="0" b="0"/>
          <a:pathLst>
            <a:path>
              <a:moveTo>
                <a:pt x="45720" y="0"/>
              </a:moveTo>
              <a:lnTo>
                <a:pt x="45720" y="250988"/>
              </a:lnTo>
              <a:lnTo>
                <a:pt x="127564" y="250988"/>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288E2DE-7300-4424-AA79-A8E42ECD5489}">
      <dsp:nvSpPr>
        <dsp:cNvPr id="0" name=""/>
        <dsp:cNvSpPr/>
      </dsp:nvSpPr>
      <dsp:spPr>
        <a:xfrm>
          <a:off x="1924431" y="1349211"/>
          <a:ext cx="330104" cy="114581"/>
        </a:xfrm>
        <a:custGeom>
          <a:avLst/>
          <a:gdLst/>
          <a:ahLst/>
          <a:cxnLst/>
          <a:rect l="0" t="0" r="0" b="0"/>
          <a:pathLst>
            <a:path>
              <a:moveTo>
                <a:pt x="0" y="0"/>
              </a:moveTo>
              <a:lnTo>
                <a:pt x="0" y="57290"/>
              </a:lnTo>
              <a:lnTo>
                <a:pt x="330104" y="57290"/>
              </a:lnTo>
              <a:lnTo>
                <a:pt x="330104" y="114581"/>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67262AB-A8F9-4A4B-A5B9-2B237D7D5780}">
      <dsp:nvSpPr>
        <dsp:cNvPr id="0" name=""/>
        <dsp:cNvSpPr/>
      </dsp:nvSpPr>
      <dsp:spPr>
        <a:xfrm>
          <a:off x="1330355" y="1736606"/>
          <a:ext cx="91440" cy="250988"/>
        </a:xfrm>
        <a:custGeom>
          <a:avLst/>
          <a:gdLst/>
          <a:ahLst/>
          <a:cxnLst/>
          <a:rect l="0" t="0" r="0" b="0"/>
          <a:pathLst>
            <a:path>
              <a:moveTo>
                <a:pt x="45720" y="0"/>
              </a:moveTo>
              <a:lnTo>
                <a:pt x="45720" y="250988"/>
              </a:lnTo>
              <a:lnTo>
                <a:pt x="127564" y="250988"/>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42C7CAE-BFFA-43FB-BE21-91906E25DA7A}">
      <dsp:nvSpPr>
        <dsp:cNvPr id="0" name=""/>
        <dsp:cNvSpPr/>
      </dsp:nvSpPr>
      <dsp:spPr>
        <a:xfrm>
          <a:off x="1594326" y="1349211"/>
          <a:ext cx="330104" cy="114581"/>
        </a:xfrm>
        <a:custGeom>
          <a:avLst/>
          <a:gdLst/>
          <a:ahLst/>
          <a:cxnLst/>
          <a:rect l="0" t="0" r="0" b="0"/>
          <a:pathLst>
            <a:path>
              <a:moveTo>
                <a:pt x="330104" y="0"/>
              </a:moveTo>
              <a:lnTo>
                <a:pt x="330104" y="57290"/>
              </a:lnTo>
              <a:lnTo>
                <a:pt x="0" y="57290"/>
              </a:lnTo>
              <a:lnTo>
                <a:pt x="0" y="114581"/>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B33F48A-B2E1-4157-81CA-813E9264C889}">
      <dsp:nvSpPr>
        <dsp:cNvPr id="0" name=""/>
        <dsp:cNvSpPr/>
      </dsp:nvSpPr>
      <dsp:spPr>
        <a:xfrm>
          <a:off x="670146" y="1736606"/>
          <a:ext cx="91440" cy="638384"/>
        </a:xfrm>
        <a:custGeom>
          <a:avLst/>
          <a:gdLst/>
          <a:ahLst/>
          <a:cxnLst/>
          <a:rect l="0" t="0" r="0" b="0"/>
          <a:pathLst>
            <a:path>
              <a:moveTo>
                <a:pt x="45720" y="0"/>
              </a:moveTo>
              <a:lnTo>
                <a:pt x="45720" y="638384"/>
              </a:lnTo>
              <a:lnTo>
                <a:pt x="127564" y="638384"/>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1979E6A-ABD0-447F-B050-54EF14182DCE}">
      <dsp:nvSpPr>
        <dsp:cNvPr id="0" name=""/>
        <dsp:cNvSpPr/>
      </dsp:nvSpPr>
      <dsp:spPr>
        <a:xfrm>
          <a:off x="670146" y="1736606"/>
          <a:ext cx="91440" cy="250988"/>
        </a:xfrm>
        <a:custGeom>
          <a:avLst/>
          <a:gdLst/>
          <a:ahLst/>
          <a:cxnLst/>
          <a:rect l="0" t="0" r="0" b="0"/>
          <a:pathLst>
            <a:path>
              <a:moveTo>
                <a:pt x="45720" y="0"/>
              </a:moveTo>
              <a:lnTo>
                <a:pt x="45720" y="250988"/>
              </a:lnTo>
              <a:lnTo>
                <a:pt x="127564" y="250988"/>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AC873C2-71E7-4F80-9AFE-068A37395C85}">
      <dsp:nvSpPr>
        <dsp:cNvPr id="0" name=""/>
        <dsp:cNvSpPr/>
      </dsp:nvSpPr>
      <dsp:spPr>
        <a:xfrm>
          <a:off x="934117" y="1349211"/>
          <a:ext cx="990314" cy="114581"/>
        </a:xfrm>
        <a:custGeom>
          <a:avLst/>
          <a:gdLst/>
          <a:ahLst/>
          <a:cxnLst/>
          <a:rect l="0" t="0" r="0" b="0"/>
          <a:pathLst>
            <a:path>
              <a:moveTo>
                <a:pt x="990314" y="0"/>
              </a:moveTo>
              <a:lnTo>
                <a:pt x="990314" y="57290"/>
              </a:lnTo>
              <a:lnTo>
                <a:pt x="0" y="57290"/>
              </a:lnTo>
              <a:lnTo>
                <a:pt x="0" y="114581"/>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BC0FA11-28FF-4DF1-AF3C-F35252BD9361}">
      <dsp:nvSpPr>
        <dsp:cNvPr id="0" name=""/>
        <dsp:cNvSpPr/>
      </dsp:nvSpPr>
      <dsp:spPr>
        <a:xfrm>
          <a:off x="9936" y="1736606"/>
          <a:ext cx="91440" cy="638384"/>
        </a:xfrm>
        <a:custGeom>
          <a:avLst/>
          <a:gdLst/>
          <a:ahLst/>
          <a:cxnLst/>
          <a:rect l="0" t="0" r="0" b="0"/>
          <a:pathLst>
            <a:path>
              <a:moveTo>
                <a:pt x="45720" y="0"/>
              </a:moveTo>
              <a:lnTo>
                <a:pt x="45720" y="638384"/>
              </a:lnTo>
              <a:lnTo>
                <a:pt x="127564" y="638384"/>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EA0988D-25C1-48D1-88E0-8E0E2A959B53}">
      <dsp:nvSpPr>
        <dsp:cNvPr id="0" name=""/>
        <dsp:cNvSpPr/>
      </dsp:nvSpPr>
      <dsp:spPr>
        <a:xfrm>
          <a:off x="9936" y="1736606"/>
          <a:ext cx="91440" cy="250988"/>
        </a:xfrm>
        <a:custGeom>
          <a:avLst/>
          <a:gdLst/>
          <a:ahLst/>
          <a:cxnLst/>
          <a:rect l="0" t="0" r="0" b="0"/>
          <a:pathLst>
            <a:path>
              <a:moveTo>
                <a:pt x="45720" y="0"/>
              </a:moveTo>
              <a:lnTo>
                <a:pt x="45720" y="250988"/>
              </a:lnTo>
              <a:lnTo>
                <a:pt x="127564" y="250988"/>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A141CB9-888D-4ED4-9D92-2B161C8CA9E5}">
      <dsp:nvSpPr>
        <dsp:cNvPr id="0" name=""/>
        <dsp:cNvSpPr/>
      </dsp:nvSpPr>
      <dsp:spPr>
        <a:xfrm>
          <a:off x="273907" y="1349211"/>
          <a:ext cx="1650523" cy="114581"/>
        </a:xfrm>
        <a:custGeom>
          <a:avLst/>
          <a:gdLst/>
          <a:ahLst/>
          <a:cxnLst/>
          <a:rect l="0" t="0" r="0" b="0"/>
          <a:pathLst>
            <a:path>
              <a:moveTo>
                <a:pt x="1650523" y="0"/>
              </a:moveTo>
              <a:lnTo>
                <a:pt x="1650523" y="57290"/>
              </a:lnTo>
              <a:lnTo>
                <a:pt x="0" y="57290"/>
              </a:lnTo>
              <a:lnTo>
                <a:pt x="0" y="114581"/>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CE68C97-AC77-402D-8474-6305780D5E97}">
      <dsp:nvSpPr>
        <dsp:cNvPr id="0" name=""/>
        <dsp:cNvSpPr/>
      </dsp:nvSpPr>
      <dsp:spPr>
        <a:xfrm>
          <a:off x="1924431" y="961815"/>
          <a:ext cx="1747372" cy="114581"/>
        </a:xfrm>
        <a:custGeom>
          <a:avLst/>
          <a:gdLst/>
          <a:ahLst/>
          <a:cxnLst/>
          <a:rect l="0" t="0" r="0" b="0"/>
          <a:pathLst>
            <a:path>
              <a:moveTo>
                <a:pt x="1747372" y="0"/>
              </a:moveTo>
              <a:lnTo>
                <a:pt x="1747372" y="57290"/>
              </a:lnTo>
              <a:lnTo>
                <a:pt x="0" y="57290"/>
              </a:lnTo>
              <a:lnTo>
                <a:pt x="0" y="114581"/>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A271AF7-13C9-4EE3-BF40-2F15216EE7C9}">
      <dsp:nvSpPr>
        <dsp:cNvPr id="0" name=""/>
        <dsp:cNvSpPr/>
      </dsp:nvSpPr>
      <dsp:spPr>
        <a:xfrm>
          <a:off x="1264221" y="961815"/>
          <a:ext cx="2407581" cy="114581"/>
        </a:xfrm>
        <a:custGeom>
          <a:avLst/>
          <a:gdLst/>
          <a:ahLst/>
          <a:cxnLst/>
          <a:rect l="0" t="0" r="0" b="0"/>
          <a:pathLst>
            <a:path>
              <a:moveTo>
                <a:pt x="2407581" y="0"/>
              </a:moveTo>
              <a:lnTo>
                <a:pt x="2407581" y="57290"/>
              </a:lnTo>
              <a:lnTo>
                <a:pt x="0" y="57290"/>
              </a:lnTo>
              <a:lnTo>
                <a:pt x="0" y="114581"/>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0D02110-17BC-4768-9F43-4448865F00DA}">
      <dsp:nvSpPr>
        <dsp:cNvPr id="0" name=""/>
        <dsp:cNvSpPr/>
      </dsp:nvSpPr>
      <dsp:spPr>
        <a:xfrm>
          <a:off x="3398989" y="689001"/>
          <a:ext cx="545627" cy="272813"/>
        </a:xfrm>
        <a:prstGeom prst="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AU" sz="600" kern="1200"/>
            <a:t>Project-folder</a:t>
          </a:r>
          <a:endParaRPr lang="en-US" sz="600" kern="1200"/>
        </a:p>
      </dsp:txBody>
      <dsp:txXfrm>
        <a:off x="3398989" y="689001"/>
        <a:ext cx="545627" cy="272813"/>
      </dsp:txXfrm>
    </dsp:sp>
    <dsp:sp modelId="{4ECDA1D8-3034-401F-BB5A-2F0681FFE0A8}">
      <dsp:nvSpPr>
        <dsp:cNvPr id="0" name=""/>
        <dsp:cNvSpPr/>
      </dsp:nvSpPr>
      <dsp:spPr>
        <a:xfrm>
          <a:off x="991408" y="1076397"/>
          <a:ext cx="545627" cy="272813"/>
        </a:xfrm>
        <a:prstGeom prst="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AU" sz="600" b="1" kern="1200"/>
            <a:t>Home</a:t>
          </a:r>
          <a:r>
            <a:rPr lang="en-AU" sz="600" kern="1200"/>
            <a:t> page</a:t>
          </a:r>
          <a:br>
            <a:rPr lang="en-AU" sz="600" kern="1200"/>
          </a:br>
          <a:r>
            <a:rPr lang="en-AU" sz="600" kern="1200"/>
            <a:t>(index.html)</a:t>
          </a:r>
        </a:p>
      </dsp:txBody>
      <dsp:txXfrm>
        <a:off x="991408" y="1076397"/>
        <a:ext cx="545627" cy="272813"/>
      </dsp:txXfrm>
    </dsp:sp>
    <dsp:sp modelId="{FD0653C3-E834-4244-AB98-475CF861990F}">
      <dsp:nvSpPr>
        <dsp:cNvPr id="0" name=""/>
        <dsp:cNvSpPr/>
      </dsp:nvSpPr>
      <dsp:spPr>
        <a:xfrm>
          <a:off x="1651617" y="1076397"/>
          <a:ext cx="545627" cy="272813"/>
        </a:xfrm>
        <a:prstGeom prst="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AU" sz="600" b="1" kern="1200"/>
            <a:t>assets</a:t>
          </a:r>
          <a:br>
            <a:rPr lang="en-AU" sz="600" b="1" kern="1200"/>
          </a:br>
          <a:r>
            <a:rPr lang="en-AU" sz="600" kern="1200"/>
            <a:t> folder</a:t>
          </a:r>
        </a:p>
      </dsp:txBody>
      <dsp:txXfrm>
        <a:off x="1651617" y="1076397"/>
        <a:ext cx="545627" cy="272813"/>
      </dsp:txXfrm>
    </dsp:sp>
    <dsp:sp modelId="{2AA7C665-EA02-41E1-AA21-FD9AC9EF4FD7}">
      <dsp:nvSpPr>
        <dsp:cNvPr id="0" name=""/>
        <dsp:cNvSpPr/>
      </dsp:nvSpPr>
      <dsp:spPr>
        <a:xfrm>
          <a:off x="1094" y="1463793"/>
          <a:ext cx="545627" cy="272813"/>
        </a:xfrm>
        <a:prstGeom prst="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AU" sz="600" b="1" kern="1200"/>
            <a:t>css</a:t>
          </a:r>
          <a:br>
            <a:rPr lang="en-AU" sz="600" b="1" kern="1200"/>
          </a:br>
          <a:r>
            <a:rPr lang="en-AU" sz="600" kern="1200"/>
            <a:t> folder</a:t>
          </a:r>
        </a:p>
      </dsp:txBody>
      <dsp:txXfrm>
        <a:off x="1094" y="1463793"/>
        <a:ext cx="545627" cy="272813"/>
      </dsp:txXfrm>
    </dsp:sp>
    <dsp:sp modelId="{D6CC9B3C-D43B-4064-AE25-47C2BC01BAA0}">
      <dsp:nvSpPr>
        <dsp:cNvPr id="0" name=""/>
        <dsp:cNvSpPr/>
      </dsp:nvSpPr>
      <dsp:spPr>
        <a:xfrm>
          <a:off x="137501" y="1851188"/>
          <a:ext cx="545627" cy="272813"/>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AU" sz="600" b="1" kern="1200"/>
            <a:t>main</a:t>
          </a:r>
          <a:br>
            <a:rPr lang="en-AU" sz="600" kern="1200"/>
          </a:br>
          <a:r>
            <a:rPr lang="en-AU" sz="600" kern="1200"/>
            <a:t>CSS file</a:t>
          </a:r>
        </a:p>
      </dsp:txBody>
      <dsp:txXfrm>
        <a:off x="137501" y="1851188"/>
        <a:ext cx="545627" cy="272813"/>
      </dsp:txXfrm>
    </dsp:sp>
    <dsp:sp modelId="{73F3DDD5-C5C3-4718-AFC3-72399C66210F}">
      <dsp:nvSpPr>
        <dsp:cNvPr id="0" name=""/>
        <dsp:cNvSpPr/>
      </dsp:nvSpPr>
      <dsp:spPr>
        <a:xfrm>
          <a:off x="137501" y="2238584"/>
          <a:ext cx="545627" cy="272813"/>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AU" sz="600" kern="1200"/>
            <a:t>additional </a:t>
          </a:r>
          <a:br>
            <a:rPr lang="en-AU" sz="600" kern="1200"/>
          </a:br>
          <a:r>
            <a:rPr lang="en-AU" sz="600" kern="1200"/>
            <a:t>CSS files</a:t>
          </a:r>
        </a:p>
      </dsp:txBody>
      <dsp:txXfrm>
        <a:off x="137501" y="2238584"/>
        <a:ext cx="545627" cy="272813"/>
      </dsp:txXfrm>
    </dsp:sp>
    <dsp:sp modelId="{B213C290-1B8B-4D90-835C-35F0CB7942CC}">
      <dsp:nvSpPr>
        <dsp:cNvPr id="0" name=""/>
        <dsp:cNvSpPr/>
      </dsp:nvSpPr>
      <dsp:spPr>
        <a:xfrm>
          <a:off x="661303" y="1463793"/>
          <a:ext cx="545627" cy="272813"/>
        </a:xfrm>
        <a:prstGeom prst="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AU" sz="600" b="1" kern="1200"/>
            <a:t>js</a:t>
          </a:r>
          <a:br>
            <a:rPr lang="en-AU" sz="600" b="1" kern="1200"/>
          </a:br>
          <a:r>
            <a:rPr lang="en-AU" sz="600" kern="1200"/>
            <a:t> folder</a:t>
          </a:r>
        </a:p>
      </dsp:txBody>
      <dsp:txXfrm>
        <a:off x="661303" y="1463793"/>
        <a:ext cx="545627" cy="272813"/>
      </dsp:txXfrm>
    </dsp:sp>
    <dsp:sp modelId="{619F572E-8BFE-48E4-A027-6CCBF276E54D}">
      <dsp:nvSpPr>
        <dsp:cNvPr id="0" name=""/>
        <dsp:cNvSpPr/>
      </dsp:nvSpPr>
      <dsp:spPr>
        <a:xfrm>
          <a:off x="797710" y="1851188"/>
          <a:ext cx="545627" cy="272813"/>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AU" sz="600" kern="1200"/>
            <a:t>main</a:t>
          </a:r>
          <a:br>
            <a:rPr lang="en-AU" sz="600" kern="1200"/>
          </a:br>
          <a:r>
            <a:rPr lang="en-AU" sz="600" kern="1200"/>
            <a:t>JS files</a:t>
          </a:r>
        </a:p>
      </dsp:txBody>
      <dsp:txXfrm>
        <a:off x="797710" y="1851188"/>
        <a:ext cx="545627" cy="272813"/>
      </dsp:txXfrm>
    </dsp:sp>
    <dsp:sp modelId="{9BF5E5CD-2F65-4750-8BF0-AB2358F8D1FE}">
      <dsp:nvSpPr>
        <dsp:cNvPr id="0" name=""/>
        <dsp:cNvSpPr/>
      </dsp:nvSpPr>
      <dsp:spPr>
        <a:xfrm>
          <a:off x="797710" y="2238584"/>
          <a:ext cx="545627" cy="272813"/>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AU" sz="600" kern="1200"/>
            <a:t>additional </a:t>
          </a:r>
          <a:br>
            <a:rPr lang="en-AU" sz="600" kern="1200"/>
          </a:br>
          <a:r>
            <a:rPr lang="en-AU" sz="600" kern="1200"/>
            <a:t>JS files</a:t>
          </a:r>
        </a:p>
      </dsp:txBody>
      <dsp:txXfrm>
        <a:off x="797710" y="2238584"/>
        <a:ext cx="545627" cy="272813"/>
      </dsp:txXfrm>
    </dsp:sp>
    <dsp:sp modelId="{360625AC-DE13-4CDF-96FB-28480655D907}">
      <dsp:nvSpPr>
        <dsp:cNvPr id="0" name=""/>
        <dsp:cNvSpPr/>
      </dsp:nvSpPr>
      <dsp:spPr>
        <a:xfrm>
          <a:off x="1321512" y="1463793"/>
          <a:ext cx="545627" cy="272813"/>
        </a:xfrm>
        <a:prstGeom prst="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AU" sz="600" b="1" kern="1200"/>
            <a:t>img</a:t>
          </a:r>
          <a:r>
            <a:rPr lang="en-AU" sz="600" kern="1200"/>
            <a:t> </a:t>
          </a:r>
          <a:br>
            <a:rPr lang="en-AU" sz="600" kern="1200"/>
          </a:br>
          <a:r>
            <a:rPr lang="en-AU" sz="600" kern="1200"/>
            <a:t>folder</a:t>
          </a:r>
        </a:p>
      </dsp:txBody>
      <dsp:txXfrm>
        <a:off x="1321512" y="1463793"/>
        <a:ext cx="545627" cy="272813"/>
      </dsp:txXfrm>
    </dsp:sp>
    <dsp:sp modelId="{CFCE10D4-DAF9-44F6-B8D5-AAE2BAC14044}">
      <dsp:nvSpPr>
        <dsp:cNvPr id="0" name=""/>
        <dsp:cNvSpPr/>
      </dsp:nvSpPr>
      <dsp:spPr>
        <a:xfrm>
          <a:off x="1457919" y="1851188"/>
          <a:ext cx="545627" cy="272813"/>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AU" sz="600" kern="1200"/>
            <a:t>Image files</a:t>
          </a:r>
        </a:p>
      </dsp:txBody>
      <dsp:txXfrm>
        <a:off x="1457919" y="1851188"/>
        <a:ext cx="545627" cy="272813"/>
      </dsp:txXfrm>
    </dsp:sp>
    <dsp:sp modelId="{612CC57C-EA82-4546-AB2D-C83BD75EB31A}">
      <dsp:nvSpPr>
        <dsp:cNvPr id="0" name=""/>
        <dsp:cNvSpPr/>
      </dsp:nvSpPr>
      <dsp:spPr>
        <a:xfrm>
          <a:off x="1981722" y="1463793"/>
          <a:ext cx="545627" cy="272813"/>
        </a:xfrm>
        <a:prstGeom prst="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AU" sz="600" b="1" kern="1200"/>
            <a:t>fonts</a:t>
          </a:r>
          <a:br>
            <a:rPr lang="en-AU" sz="600" b="1" kern="1200"/>
          </a:br>
          <a:r>
            <a:rPr lang="en-AU" sz="600" kern="1200"/>
            <a:t>folder</a:t>
          </a:r>
        </a:p>
      </dsp:txBody>
      <dsp:txXfrm>
        <a:off x="1981722" y="1463793"/>
        <a:ext cx="545627" cy="272813"/>
      </dsp:txXfrm>
    </dsp:sp>
    <dsp:sp modelId="{5EFB678F-CEE3-4553-B6BC-0A5A575D0FE0}">
      <dsp:nvSpPr>
        <dsp:cNvPr id="0" name=""/>
        <dsp:cNvSpPr/>
      </dsp:nvSpPr>
      <dsp:spPr>
        <a:xfrm>
          <a:off x="2118129" y="1851188"/>
          <a:ext cx="545627" cy="272813"/>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AU" sz="600" kern="1200"/>
            <a:t>Font files</a:t>
          </a:r>
        </a:p>
      </dsp:txBody>
      <dsp:txXfrm>
        <a:off x="2118129" y="1851188"/>
        <a:ext cx="545627" cy="272813"/>
      </dsp:txXfrm>
    </dsp:sp>
    <dsp:sp modelId="{1A291F15-0955-4D5E-92AE-3A032A1C6E9A}">
      <dsp:nvSpPr>
        <dsp:cNvPr id="0" name=""/>
        <dsp:cNvSpPr/>
      </dsp:nvSpPr>
      <dsp:spPr>
        <a:xfrm>
          <a:off x="2641931" y="1463793"/>
          <a:ext cx="545627" cy="272813"/>
        </a:xfrm>
        <a:prstGeom prst="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AU" sz="600" b="1" kern="1200"/>
            <a:t>media</a:t>
          </a:r>
          <a:br>
            <a:rPr lang="en-AU" sz="600" b="1" kern="1200"/>
          </a:br>
          <a:r>
            <a:rPr lang="en-AU" sz="600" kern="1200"/>
            <a:t>folder</a:t>
          </a:r>
        </a:p>
      </dsp:txBody>
      <dsp:txXfrm>
        <a:off x="2641931" y="1463793"/>
        <a:ext cx="545627" cy="272813"/>
      </dsp:txXfrm>
    </dsp:sp>
    <dsp:sp modelId="{ED555ED8-88F5-4F53-96B8-A54DC528051D}">
      <dsp:nvSpPr>
        <dsp:cNvPr id="0" name=""/>
        <dsp:cNvSpPr/>
      </dsp:nvSpPr>
      <dsp:spPr>
        <a:xfrm>
          <a:off x="2778338" y="1851188"/>
          <a:ext cx="545627" cy="272813"/>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AU" sz="600" kern="1200"/>
            <a:t>Video / audio files</a:t>
          </a:r>
        </a:p>
      </dsp:txBody>
      <dsp:txXfrm>
        <a:off x="2778338" y="1851188"/>
        <a:ext cx="545627" cy="272813"/>
      </dsp:txXfrm>
    </dsp:sp>
    <dsp:sp modelId="{D900D4D9-1070-4F29-B7AF-E837D3682E05}">
      <dsp:nvSpPr>
        <dsp:cNvPr id="0" name=""/>
        <dsp:cNvSpPr/>
      </dsp:nvSpPr>
      <dsp:spPr>
        <a:xfrm>
          <a:off x="3302140" y="1463793"/>
          <a:ext cx="545627" cy="272813"/>
        </a:xfrm>
        <a:prstGeom prst="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AU" sz="600" b="1" kern="1200"/>
            <a:t>downloads</a:t>
          </a:r>
          <a:br>
            <a:rPr lang="en-AU" sz="600" b="1" kern="1200"/>
          </a:br>
          <a:r>
            <a:rPr lang="en-AU" sz="600" kern="1200"/>
            <a:t>folder</a:t>
          </a:r>
        </a:p>
      </dsp:txBody>
      <dsp:txXfrm>
        <a:off x="3302140" y="1463793"/>
        <a:ext cx="545627" cy="272813"/>
      </dsp:txXfrm>
    </dsp:sp>
    <dsp:sp modelId="{0500B93E-9E71-44A9-9907-3E4248DBF889}">
      <dsp:nvSpPr>
        <dsp:cNvPr id="0" name=""/>
        <dsp:cNvSpPr/>
      </dsp:nvSpPr>
      <dsp:spPr>
        <a:xfrm>
          <a:off x="3825943" y="1076397"/>
          <a:ext cx="545627" cy="272813"/>
        </a:xfrm>
        <a:prstGeom prst="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AU" sz="600" b="1" kern="1200"/>
            <a:t>phase-2</a:t>
          </a:r>
          <a:br>
            <a:rPr lang="en-AU" sz="600" b="1" kern="1200"/>
          </a:br>
          <a:r>
            <a:rPr lang="en-AU" sz="600" kern="1200"/>
            <a:t>folder</a:t>
          </a:r>
        </a:p>
      </dsp:txBody>
      <dsp:txXfrm>
        <a:off x="3825943" y="1076397"/>
        <a:ext cx="545627" cy="272813"/>
      </dsp:txXfrm>
    </dsp:sp>
    <dsp:sp modelId="{BED6EA84-EBA6-43B6-9944-4F0A0790044B}">
      <dsp:nvSpPr>
        <dsp:cNvPr id="0" name=""/>
        <dsp:cNvSpPr/>
      </dsp:nvSpPr>
      <dsp:spPr>
        <a:xfrm>
          <a:off x="3962350" y="1463793"/>
          <a:ext cx="545627" cy="272813"/>
        </a:xfrm>
        <a:prstGeom prst="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AU" sz="600" b="1" kern="1200"/>
            <a:t>page</a:t>
          </a:r>
          <a:endParaRPr lang="en-AU" sz="600" kern="1200"/>
        </a:p>
      </dsp:txBody>
      <dsp:txXfrm>
        <a:off x="3962350" y="1463793"/>
        <a:ext cx="545627" cy="272813"/>
      </dsp:txXfrm>
    </dsp:sp>
    <dsp:sp modelId="{2CB9FA05-8A62-CE42-A94A-F6CA8392DA2F}">
      <dsp:nvSpPr>
        <dsp:cNvPr id="0" name=""/>
        <dsp:cNvSpPr/>
      </dsp:nvSpPr>
      <dsp:spPr>
        <a:xfrm>
          <a:off x="3962350" y="1851188"/>
          <a:ext cx="545627" cy="272813"/>
        </a:xfrm>
        <a:prstGeom prst="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AU" sz="600" b="1" kern="1200"/>
            <a:t>evidence</a:t>
          </a:r>
          <a:r>
            <a:rPr lang="en-AU" sz="600" kern="1200"/>
            <a:t> </a:t>
          </a:r>
          <a:br>
            <a:rPr lang="en-AU" sz="600" kern="1200"/>
          </a:br>
          <a:r>
            <a:rPr lang="en-AU" sz="600" kern="1200"/>
            <a:t>folder</a:t>
          </a:r>
        </a:p>
      </dsp:txBody>
      <dsp:txXfrm>
        <a:off x="3962350" y="1851188"/>
        <a:ext cx="545627" cy="272813"/>
      </dsp:txXfrm>
    </dsp:sp>
    <dsp:sp modelId="{1067B19D-1C21-480F-A94F-B2F5BEF6F745}">
      <dsp:nvSpPr>
        <dsp:cNvPr id="0" name=""/>
        <dsp:cNvSpPr/>
      </dsp:nvSpPr>
      <dsp:spPr>
        <a:xfrm>
          <a:off x="4486152" y="1076397"/>
          <a:ext cx="545627" cy="272813"/>
        </a:xfrm>
        <a:prstGeom prst="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AU" sz="600" kern="1200"/>
            <a:t>phase-3</a:t>
          </a:r>
          <a:br>
            <a:rPr lang="en-AU" sz="600" kern="1200"/>
          </a:br>
          <a:r>
            <a:rPr lang="en-AU" sz="600" kern="1200"/>
            <a:t>folder</a:t>
          </a:r>
        </a:p>
      </dsp:txBody>
      <dsp:txXfrm>
        <a:off x="4486152" y="1076397"/>
        <a:ext cx="545627" cy="272813"/>
      </dsp:txXfrm>
    </dsp:sp>
    <dsp:sp modelId="{42FCF6E7-26E5-4ABB-94B8-A47381BEDDD1}">
      <dsp:nvSpPr>
        <dsp:cNvPr id="0" name=""/>
        <dsp:cNvSpPr/>
      </dsp:nvSpPr>
      <dsp:spPr>
        <a:xfrm>
          <a:off x="4622559" y="1463793"/>
          <a:ext cx="545627" cy="272813"/>
        </a:xfrm>
        <a:prstGeom prst="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AU" sz="600" kern="1200"/>
            <a:t>TBA</a:t>
          </a:r>
        </a:p>
      </dsp:txBody>
      <dsp:txXfrm>
        <a:off x="4622559" y="1463793"/>
        <a:ext cx="545627" cy="272813"/>
      </dsp:txXfrm>
    </dsp:sp>
    <dsp:sp modelId="{EDD8B114-2FCD-A145-BF2E-CFA9783C64A2}">
      <dsp:nvSpPr>
        <dsp:cNvPr id="0" name=""/>
        <dsp:cNvSpPr/>
      </dsp:nvSpPr>
      <dsp:spPr>
        <a:xfrm>
          <a:off x="4622559" y="1851188"/>
          <a:ext cx="545627" cy="272813"/>
        </a:xfrm>
        <a:prstGeom prst="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AU" sz="600" b="1" kern="1200"/>
            <a:t>evidence</a:t>
          </a:r>
          <a:r>
            <a:rPr lang="en-AU" sz="600" kern="1200"/>
            <a:t> </a:t>
          </a:r>
          <a:br>
            <a:rPr lang="en-AU" sz="600" kern="1200"/>
          </a:br>
          <a:r>
            <a:rPr lang="en-AU" sz="600" kern="1200"/>
            <a:t>folder</a:t>
          </a:r>
        </a:p>
      </dsp:txBody>
      <dsp:txXfrm>
        <a:off x="4622559" y="1851188"/>
        <a:ext cx="545627" cy="272813"/>
      </dsp:txXfrm>
    </dsp:sp>
    <dsp:sp modelId="{3402AFD0-E41F-6345-BB3C-390957DFEE7F}">
      <dsp:nvSpPr>
        <dsp:cNvPr id="0" name=""/>
        <dsp:cNvSpPr/>
      </dsp:nvSpPr>
      <dsp:spPr>
        <a:xfrm>
          <a:off x="5146362" y="1076397"/>
          <a:ext cx="545627" cy="272813"/>
        </a:xfrm>
        <a:prstGeom prst="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AU" sz="600" b="1" kern="1200"/>
            <a:t>phase-3</a:t>
          </a:r>
          <a:br>
            <a:rPr lang="en-AU" sz="600" kern="1200"/>
          </a:br>
          <a:r>
            <a:rPr lang="en-AU" sz="600" kern="1200"/>
            <a:t>folder</a:t>
          </a:r>
        </a:p>
      </dsp:txBody>
      <dsp:txXfrm>
        <a:off x="5146362" y="1076397"/>
        <a:ext cx="545627" cy="272813"/>
      </dsp:txXfrm>
    </dsp:sp>
    <dsp:sp modelId="{F7DF1523-7C14-7647-A7EB-82E160263675}">
      <dsp:nvSpPr>
        <dsp:cNvPr id="0" name=""/>
        <dsp:cNvSpPr/>
      </dsp:nvSpPr>
      <dsp:spPr>
        <a:xfrm>
          <a:off x="5282768" y="1463793"/>
          <a:ext cx="545627" cy="272813"/>
        </a:xfrm>
        <a:prstGeom prst="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AU" sz="600" kern="1200"/>
            <a:t>TBA</a:t>
          </a:r>
        </a:p>
      </dsp:txBody>
      <dsp:txXfrm>
        <a:off x="5282768" y="1463793"/>
        <a:ext cx="545627" cy="272813"/>
      </dsp:txXfrm>
    </dsp:sp>
    <dsp:sp modelId="{4C2F954D-4F48-C54D-A17B-644556922FEC}">
      <dsp:nvSpPr>
        <dsp:cNvPr id="0" name=""/>
        <dsp:cNvSpPr/>
      </dsp:nvSpPr>
      <dsp:spPr>
        <a:xfrm>
          <a:off x="5282768" y="1851188"/>
          <a:ext cx="545627" cy="272813"/>
        </a:xfrm>
        <a:prstGeom prst="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AU" sz="600" b="1" kern="1200"/>
            <a:t>evidence</a:t>
          </a:r>
          <a:r>
            <a:rPr lang="en-AU" sz="600" kern="1200"/>
            <a:t> </a:t>
          </a:r>
          <a:br>
            <a:rPr lang="en-AU" sz="600" kern="1200"/>
          </a:br>
          <a:r>
            <a:rPr lang="en-AU" sz="600" kern="1200"/>
            <a:t>folder</a:t>
          </a:r>
        </a:p>
      </dsp:txBody>
      <dsp:txXfrm>
        <a:off x="5282768" y="1851188"/>
        <a:ext cx="545627" cy="272813"/>
      </dsp:txXfrm>
    </dsp:sp>
    <dsp:sp modelId="{B582C9D2-9676-B747-BCD7-5C8C3887E0DD}">
      <dsp:nvSpPr>
        <dsp:cNvPr id="0" name=""/>
        <dsp:cNvSpPr/>
      </dsp:nvSpPr>
      <dsp:spPr>
        <a:xfrm>
          <a:off x="5806571" y="1076397"/>
          <a:ext cx="545627" cy="272813"/>
        </a:xfrm>
        <a:prstGeom prst="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AU" sz="600" b="1" kern="1200"/>
            <a:t>phase-4</a:t>
          </a:r>
          <a:br>
            <a:rPr lang="en-AU" sz="600" kern="1200"/>
          </a:br>
          <a:r>
            <a:rPr lang="en-AU" sz="600" kern="1200"/>
            <a:t>folder</a:t>
          </a:r>
        </a:p>
      </dsp:txBody>
      <dsp:txXfrm>
        <a:off x="5806571" y="1076397"/>
        <a:ext cx="545627" cy="272813"/>
      </dsp:txXfrm>
    </dsp:sp>
    <dsp:sp modelId="{B90B58B0-0971-B940-9227-0B35803E89D2}">
      <dsp:nvSpPr>
        <dsp:cNvPr id="0" name=""/>
        <dsp:cNvSpPr/>
      </dsp:nvSpPr>
      <dsp:spPr>
        <a:xfrm>
          <a:off x="5942978" y="1463793"/>
          <a:ext cx="545627" cy="272813"/>
        </a:xfrm>
        <a:prstGeom prst="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AU" sz="600" kern="1200"/>
            <a:t>TBA</a:t>
          </a:r>
        </a:p>
      </dsp:txBody>
      <dsp:txXfrm>
        <a:off x="5942978" y="1463793"/>
        <a:ext cx="545627" cy="272813"/>
      </dsp:txXfrm>
    </dsp:sp>
    <dsp:sp modelId="{49951519-AD12-6C44-976E-34040C6A8D18}">
      <dsp:nvSpPr>
        <dsp:cNvPr id="0" name=""/>
        <dsp:cNvSpPr/>
      </dsp:nvSpPr>
      <dsp:spPr>
        <a:xfrm>
          <a:off x="5942978" y="1851188"/>
          <a:ext cx="545627" cy="272813"/>
        </a:xfrm>
        <a:prstGeom prst="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AU" sz="600" b="1" kern="1200"/>
            <a:t>evidence</a:t>
          </a:r>
          <a:r>
            <a:rPr lang="en-AU" sz="600" kern="1200"/>
            <a:t> </a:t>
          </a:r>
          <a:br>
            <a:rPr lang="en-AU" sz="600" kern="1200"/>
          </a:br>
          <a:r>
            <a:rPr lang="en-AU" sz="600" kern="1200"/>
            <a:t>folder</a:t>
          </a:r>
        </a:p>
      </dsp:txBody>
      <dsp:txXfrm>
        <a:off x="5942978" y="1851188"/>
        <a:ext cx="545627" cy="272813"/>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8EA5DE1B58D74F30A1AFC7F248260D8E"/>
        <w:category>
          <w:name w:val="General"/>
          <w:gallery w:val="placeholder"/>
        </w:category>
        <w:types>
          <w:type w:val="bbPlcHdr"/>
        </w:types>
        <w:behaviors>
          <w:behavior w:val="content"/>
        </w:behaviors>
        <w:guid w:val="{B46107D9-DCA8-4A37-A8DB-0B4FB40F10E3}"/>
      </w:docPartPr>
      <w:docPartBody>
        <w:p w:rsidR="00640DCB" w:rsidRDefault="001C0F3D" w:rsidP="001C0F3D">
          <w:pPr>
            <w:pStyle w:val="8EA5DE1B58D74F30A1AFC7F248260D8E"/>
          </w:pPr>
          <w:r w:rsidRPr="00F82C69">
            <w:rPr>
              <w:rStyle w:val="PlaceholderText"/>
              <w:sz w:val="16"/>
              <w:szCs w:val="16"/>
            </w:rPr>
            <w:t>Click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entury Gothic">
    <w:panose1 w:val="020B0502020202020204"/>
    <w:charset w:val="00"/>
    <w:family w:val="swiss"/>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Fira Code">
    <w:altName w:val="﷽﷽﷽﷽﷽﷽﷽﷽c"/>
    <w:charset w:val="00"/>
    <w:family w:val="modern"/>
    <w:pitch w:val="fixed"/>
    <w:sig w:usb0="E00002EF" w:usb1="1200F8FB" w:usb2="00000008" w:usb3="00000000" w:csb0="000000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 w:name="Times New Roman (Body CS)">
    <w:charset w:val="00"/>
    <w:family w:val="roman"/>
    <w:pitch w:val="default"/>
  </w:font>
  <w:font w:name="Helvetica Neue">
    <w:charset w:val="00"/>
    <w:family w:val="auto"/>
    <w:pitch w:val="variable"/>
    <w:sig w:usb0="E50002FF" w:usb1="500079DB" w:usb2="0000001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C0F3D"/>
    <w:rsid w:val="0001168A"/>
    <w:rsid w:val="00082E01"/>
    <w:rsid w:val="000E1052"/>
    <w:rsid w:val="000E180E"/>
    <w:rsid w:val="001266AA"/>
    <w:rsid w:val="0017711F"/>
    <w:rsid w:val="001C0F3D"/>
    <w:rsid w:val="001F6906"/>
    <w:rsid w:val="002201B4"/>
    <w:rsid w:val="00257BB5"/>
    <w:rsid w:val="00271D90"/>
    <w:rsid w:val="002A7697"/>
    <w:rsid w:val="003106BA"/>
    <w:rsid w:val="00394C93"/>
    <w:rsid w:val="003C70A8"/>
    <w:rsid w:val="0056000B"/>
    <w:rsid w:val="00595B23"/>
    <w:rsid w:val="00640DCB"/>
    <w:rsid w:val="00750392"/>
    <w:rsid w:val="00833CE1"/>
    <w:rsid w:val="00880634"/>
    <w:rsid w:val="008B0BC6"/>
    <w:rsid w:val="0092019E"/>
    <w:rsid w:val="00981856"/>
    <w:rsid w:val="00AB560F"/>
    <w:rsid w:val="00BD0837"/>
    <w:rsid w:val="00CE151D"/>
    <w:rsid w:val="00D541C2"/>
    <w:rsid w:val="00D7142D"/>
    <w:rsid w:val="00D957E5"/>
    <w:rsid w:val="00DC0B6E"/>
    <w:rsid w:val="00E85B03"/>
    <w:rsid w:val="00EB4ABA"/>
    <w:rsid w:val="00F979A0"/>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C0F3D"/>
    <w:rPr>
      <w:color w:val="808080"/>
    </w:rPr>
  </w:style>
  <w:style w:type="paragraph" w:customStyle="1" w:styleId="8EA5DE1B58D74F30A1AFC7F248260D8E">
    <w:name w:val="8EA5DE1B58D74F30A1AFC7F248260D8E"/>
    <w:rsid w:val="001C0F3D"/>
    <w:pPr>
      <w:spacing w:after="0" w:line="276" w:lineRule="auto"/>
    </w:pPr>
    <w:rPr>
      <w:rFonts w:ascii="Arial" w:eastAsia="SimSun" w:hAnsi="Arial" w:cs="Arial"/>
      <w:bCs/>
      <w:szCs w:val="24"/>
      <w:lang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D482CBA738D00D4AAC9330883AE1DA78" ma:contentTypeVersion="34" ma:contentTypeDescription="Create a new document." ma:contentTypeScope="" ma:versionID="32b67a79743efb433ee1f531eae02717">
  <xsd:schema xmlns:xsd="http://www.w3.org/2001/XMLSchema" xmlns:xs="http://www.w3.org/2001/XMLSchema" xmlns:p="http://schemas.microsoft.com/office/2006/metadata/properties" xmlns:ns3="3936cbe9-feea-4685-b03c-7f8d09c550f1" xmlns:ns4="833ce3ab-d172-455c-9989-f10facae9784" targetNamespace="http://schemas.microsoft.com/office/2006/metadata/properties" ma:root="true" ma:fieldsID="bb9b3ccc19deab4591f71081799ceb6c" ns3:_="" ns4:_="">
    <xsd:import namespace="3936cbe9-feea-4685-b03c-7f8d09c550f1"/>
    <xsd:import namespace="833ce3ab-d172-455c-9989-f10facae9784"/>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DateTaken" minOccurs="0"/>
                <xsd:element ref="ns4:MediaServiceOCR" minOccurs="0"/>
                <xsd:element ref="ns4:MediaServiceLocation" minOccurs="0"/>
                <xsd:element ref="ns4:MediaServiceEventHashCode" minOccurs="0"/>
                <xsd:element ref="ns4:MediaServiceGenerationTime" minOccurs="0"/>
                <xsd:element ref="ns4:MediaServiceAutoKeyPoints" minOccurs="0"/>
                <xsd:element ref="ns4:MediaServiceKeyPoints" minOccurs="0"/>
                <xsd:element ref="ns4:NotebookType" minOccurs="0"/>
                <xsd:element ref="ns4:FolderType" minOccurs="0"/>
                <xsd:element ref="ns4:CultureName" minOccurs="0"/>
                <xsd:element ref="ns4:AppVersion" minOccurs="0"/>
                <xsd:element ref="ns4:TeamsChannelId" minOccurs="0"/>
                <xsd:element ref="ns4:Owner" minOccurs="0"/>
                <xsd:element ref="ns4:Math_Settings" minOccurs="0"/>
                <xsd:element ref="ns4:DefaultSectionNames" minOccurs="0"/>
                <xsd:element ref="ns4:Templates" minOccurs="0"/>
                <xsd:element ref="ns4:Teachers" minOccurs="0"/>
                <xsd:element ref="ns4:Students" minOccurs="0"/>
                <xsd:element ref="ns4:Student_Groups" minOccurs="0"/>
                <xsd:element ref="ns4:Distribution_Groups" minOccurs="0"/>
                <xsd:element ref="ns4:LMS_Mappings" minOccurs="0"/>
                <xsd:element ref="ns4:Invited_Teachers" minOccurs="0"/>
                <xsd:element ref="ns4:Invited_Students" minOccurs="0"/>
                <xsd:element ref="ns4:Self_Registration_Enabled" minOccurs="0"/>
                <xsd:element ref="ns4:Has_Teacher_Only_SectionGroup" minOccurs="0"/>
                <xsd:element ref="ns4:Is_Collaboration_Space_Locked" minOccurs="0"/>
                <xsd:element ref="ns4:IsNotebookLocked" minOccurs="0"/>
                <xsd:element ref="ns4: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936cbe9-feea-4685-b03c-7f8d09c550f1"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SharingHintHash" ma:index="10" nillable="true" ma:displayName="Sharing Hint Hash" ma:description=""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33ce3ab-d172-455c-9989-f10facae9784" elementFormDefault="qualified">
    <xsd:import namespace="http://schemas.microsoft.com/office/2006/documentManagement/types"/>
    <xsd:import namespace="http://schemas.microsoft.com/office/infopath/2007/PartnerControls"/>
    <xsd:element name="MediaServiceMetadata" ma:index="11" nillable="true" ma:displayName="MediaServiceMetadata" ma:description="" ma:hidden="true" ma:internalName="MediaServiceMetadata" ma:readOnly="true">
      <xsd:simpleType>
        <xsd:restriction base="dms:Note"/>
      </xsd:simpleType>
    </xsd:element>
    <xsd:element name="MediaServiceFastMetadata" ma:index="12" nillable="true" ma:displayName="MediaServiceFastMetadata" ma:description="" ma:hidden="true" ma:internalName="MediaServiceFastMetadata" ma:readOnly="true">
      <xsd:simpleType>
        <xsd:restriction base="dms:Note"/>
      </xsd:simpleType>
    </xsd:element>
    <xsd:element name="MediaServiceAutoTags" ma:index="13" nillable="true" ma:displayName="MediaServiceAutoTags" ma:internalName="MediaServiceAutoTags"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ServiceOCR" ma:index="15" nillable="true" ma:displayName="MediaServiceOCR" ma:internalName="MediaServiceOCR" ma:readOnly="true">
      <xsd:simpleType>
        <xsd:restriction base="dms:Note">
          <xsd:maxLength value="255"/>
        </xsd:restriction>
      </xsd:simpleType>
    </xsd:element>
    <xsd:element name="MediaServiceLocation" ma:index="16" nillable="true" ma:displayName="MediaServiceLocation" ma:internalName="MediaServiceLocation"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element name="NotebookType" ma:index="21" nillable="true" ma:displayName="Notebook Type" ma:internalName="NotebookType">
      <xsd:simpleType>
        <xsd:restriction base="dms:Text"/>
      </xsd:simpleType>
    </xsd:element>
    <xsd:element name="FolderType" ma:index="22" nillable="true" ma:displayName="Folder Type" ma:internalName="FolderType">
      <xsd:simpleType>
        <xsd:restriction base="dms:Text"/>
      </xsd:simpleType>
    </xsd:element>
    <xsd:element name="CultureName" ma:index="23" nillable="true" ma:displayName="Culture Name" ma:internalName="CultureName">
      <xsd:simpleType>
        <xsd:restriction base="dms:Text"/>
      </xsd:simpleType>
    </xsd:element>
    <xsd:element name="AppVersion" ma:index="24" nillable="true" ma:displayName="App Version" ma:internalName="AppVersion">
      <xsd:simpleType>
        <xsd:restriction base="dms:Text"/>
      </xsd:simpleType>
    </xsd:element>
    <xsd:element name="TeamsChannelId" ma:index="25" nillable="true" ma:displayName="Teams Channel Id" ma:internalName="TeamsChannelId">
      <xsd:simpleType>
        <xsd:restriction base="dms:Text"/>
      </xsd:simpleType>
    </xsd:element>
    <xsd:element name="Owner" ma:index="26" nillable="true" ma:displayName="Owner" ma:internalName="Owne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Math_Settings" ma:index="27" nillable="true" ma:displayName="Math Settings" ma:internalName="Math_Settings">
      <xsd:simpleType>
        <xsd:restriction base="dms:Text"/>
      </xsd:simpleType>
    </xsd:element>
    <xsd:element name="DefaultSectionNames" ma:index="28" nillable="true" ma:displayName="Default Section Names" ma:internalName="DefaultSectionNames">
      <xsd:simpleType>
        <xsd:restriction base="dms:Note">
          <xsd:maxLength value="255"/>
        </xsd:restriction>
      </xsd:simpleType>
    </xsd:element>
    <xsd:element name="Templates" ma:index="29" nillable="true" ma:displayName="Templates" ma:internalName="Templates">
      <xsd:simpleType>
        <xsd:restriction base="dms:Note">
          <xsd:maxLength value="255"/>
        </xsd:restriction>
      </xsd:simpleType>
    </xsd:element>
    <xsd:element name="Teachers" ma:index="30" nillable="true" ma:displayName="Teachers" ma:internalName="Teach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s" ma:index="31" nillable="true" ma:displayName="Students" ma:internalName="Student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_Groups" ma:index="32" nillable="true" ma:displayName="Student Groups" ma:internalName="Student_Group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istribution_Groups" ma:index="33" nillable="true" ma:displayName="Distribution Groups" ma:internalName="Distribution_Groups">
      <xsd:simpleType>
        <xsd:restriction base="dms:Note">
          <xsd:maxLength value="255"/>
        </xsd:restriction>
      </xsd:simpleType>
    </xsd:element>
    <xsd:element name="LMS_Mappings" ma:index="34" nillable="true" ma:displayName="LMS Mappings" ma:internalName="LMS_Mappings">
      <xsd:simpleType>
        <xsd:restriction base="dms:Note">
          <xsd:maxLength value="255"/>
        </xsd:restriction>
      </xsd:simpleType>
    </xsd:element>
    <xsd:element name="Invited_Teachers" ma:index="35" nillable="true" ma:displayName="Invited Teachers" ma:internalName="Invited_Teachers">
      <xsd:simpleType>
        <xsd:restriction base="dms:Note">
          <xsd:maxLength value="255"/>
        </xsd:restriction>
      </xsd:simpleType>
    </xsd:element>
    <xsd:element name="Invited_Students" ma:index="36" nillable="true" ma:displayName="Invited Students" ma:internalName="Invited_Students">
      <xsd:simpleType>
        <xsd:restriction base="dms:Note">
          <xsd:maxLength value="255"/>
        </xsd:restriction>
      </xsd:simpleType>
    </xsd:element>
    <xsd:element name="Self_Registration_Enabled" ma:index="37" nillable="true" ma:displayName="Self Registration Enabled" ma:internalName="Self_Registration_Enabled">
      <xsd:simpleType>
        <xsd:restriction base="dms:Boolean"/>
      </xsd:simpleType>
    </xsd:element>
    <xsd:element name="Has_Teacher_Only_SectionGroup" ma:index="38" nillable="true" ma:displayName="Has Teacher Only SectionGroup" ma:internalName="Has_Teacher_Only_SectionGroup">
      <xsd:simpleType>
        <xsd:restriction base="dms:Boolean"/>
      </xsd:simpleType>
    </xsd:element>
    <xsd:element name="Is_Collaboration_Space_Locked" ma:index="39" nillable="true" ma:displayName="Is Collaboration Space Locked" ma:internalName="Is_Collaboration_Space_Locked">
      <xsd:simpleType>
        <xsd:restriction base="dms:Boolean"/>
      </xsd:simpleType>
    </xsd:element>
    <xsd:element name="IsNotebookLocked" ma:index="40" nillable="true" ma:displayName="Is Notebook Locked" ma:internalName="IsNotebookLocked">
      <xsd:simpleType>
        <xsd:restriction base="dms:Boolean"/>
      </xsd:simpleType>
    </xsd:element>
    <xsd:element name="MediaLengthInSeconds" ma:index="41" nillable="true" ma:displayName="Length (seconds)"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LongProperties xmlns="http://schemas.microsoft.com/office/2006/metadata/longProperties"/>
</file>

<file path=customXml/item3.xml><?xml version="1.0" encoding="utf-8"?>
<p:properties xmlns:p="http://schemas.microsoft.com/office/2006/metadata/properties" xmlns:xsi="http://www.w3.org/2001/XMLSchema-instance" xmlns:pc="http://schemas.microsoft.com/office/infopath/2007/PartnerControls">
  <documentManagement>
    <FolderType xmlns="833ce3ab-d172-455c-9989-f10facae9784" xsi:nil="true"/>
    <Students xmlns="833ce3ab-d172-455c-9989-f10facae9784">
      <UserInfo>
        <DisplayName/>
        <AccountId xsi:nil="true"/>
        <AccountType/>
      </UserInfo>
    </Students>
    <TeamsChannelId xmlns="833ce3ab-d172-455c-9989-f10facae9784" xsi:nil="true"/>
    <Student_Groups xmlns="833ce3ab-d172-455c-9989-f10facae9784">
      <UserInfo>
        <DisplayName/>
        <AccountId xsi:nil="true"/>
        <AccountType/>
      </UserInfo>
    </Student_Groups>
    <Math_Settings xmlns="833ce3ab-d172-455c-9989-f10facae9784" xsi:nil="true"/>
    <Is_Collaboration_Space_Locked xmlns="833ce3ab-d172-455c-9989-f10facae9784" xsi:nil="true"/>
    <AppVersion xmlns="833ce3ab-d172-455c-9989-f10facae9784" xsi:nil="true"/>
    <Owner xmlns="833ce3ab-d172-455c-9989-f10facae9784">
      <UserInfo>
        <DisplayName/>
        <AccountId xsi:nil="true"/>
        <AccountType/>
      </UserInfo>
    </Owner>
    <Has_Teacher_Only_SectionGroup xmlns="833ce3ab-d172-455c-9989-f10facae9784" xsi:nil="true"/>
    <NotebookType xmlns="833ce3ab-d172-455c-9989-f10facae9784" xsi:nil="true"/>
    <Teachers xmlns="833ce3ab-d172-455c-9989-f10facae9784">
      <UserInfo>
        <DisplayName/>
        <AccountId xsi:nil="true"/>
        <AccountType/>
      </UserInfo>
    </Teachers>
    <Templates xmlns="833ce3ab-d172-455c-9989-f10facae9784" xsi:nil="true"/>
    <DefaultSectionNames xmlns="833ce3ab-d172-455c-9989-f10facae9784" xsi:nil="true"/>
    <CultureName xmlns="833ce3ab-d172-455c-9989-f10facae9784" xsi:nil="true"/>
    <Distribution_Groups xmlns="833ce3ab-d172-455c-9989-f10facae9784" xsi:nil="true"/>
    <Self_Registration_Enabled xmlns="833ce3ab-d172-455c-9989-f10facae9784" xsi:nil="true"/>
    <LMS_Mappings xmlns="833ce3ab-d172-455c-9989-f10facae9784" xsi:nil="true"/>
    <Invited_Teachers xmlns="833ce3ab-d172-455c-9989-f10facae9784" xsi:nil="true"/>
    <Invited_Students xmlns="833ce3ab-d172-455c-9989-f10facae9784" xsi:nil="true"/>
    <IsNotebookLocked xmlns="833ce3ab-d172-455c-9989-f10facae9784"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5F87EAC-F0FE-4E0E-BCAE-E26FA5D53A0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936cbe9-feea-4685-b03c-7f8d09c550f1"/>
    <ds:schemaRef ds:uri="833ce3ab-d172-455c-9989-f10facae978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D9C3AC7-65F6-444B-AAD9-BED76FF91658}">
  <ds:schemaRefs>
    <ds:schemaRef ds:uri="http://schemas.microsoft.com/office/2006/metadata/longProperties"/>
  </ds:schemaRefs>
</ds:datastoreItem>
</file>

<file path=customXml/itemProps3.xml><?xml version="1.0" encoding="utf-8"?>
<ds:datastoreItem xmlns:ds="http://schemas.openxmlformats.org/officeDocument/2006/customXml" ds:itemID="{A16F99D5-FAF9-47B7-BB2E-CAC1EF9F3B71}">
  <ds:schemaRefs>
    <ds:schemaRef ds:uri="http://schemas.microsoft.com/office/2006/metadata/properties"/>
    <ds:schemaRef ds:uri="http://schemas.microsoft.com/office/infopath/2007/PartnerControls"/>
    <ds:schemaRef ds:uri="833ce3ab-d172-455c-9989-f10facae9784"/>
  </ds:schemaRefs>
</ds:datastoreItem>
</file>

<file path=customXml/itemProps4.xml><?xml version="1.0" encoding="utf-8"?>
<ds:datastoreItem xmlns:ds="http://schemas.openxmlformats.org/officeDocument/2006/customXml" ds:itemID="{96001339-1F25-4BDD-94F9-AA3400008571}">
  <ds:schemaRefs>
    <ds:schemaRef ds:uri="http://schemas.microsoft.com/sharepoint/v3/contenttype/forms"/>
  </ds:schemaRefs>
</ds:datastoreItem>
</file>

<file path=customXml/itemProps5.xml><?xml version="1.0" encoding="utf-8"?>
<ds:datastoreItem xmlns:ds="http://schemas.openxmlformats.org/officeDocument/2006/customXml" ds:itemID="{AAC88EC2-10A0-4938-8FE9-915B6248D2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3032</TotalTime>
  <Pages>39</Pages>
  <Words>5070</Words>
  <Characters>28900</Characters>
  <Application>Microsoft Office Word</Application>
  <DocSecurity>0</DocSecurity>
  <Lines>240</Lines>
  <Paragraphs>67</Paragraphs>
  <ScaleCrop>false</ScaleCrop>
  <HeadingPairs>
    <vt:vector size="2" baseType="variant">
      <vt:variant>
        <vt:lpstr>Title</vt:lpstr>
      </vt:variant>
      <vt:variant>
        <vt:i4>1</vt:i4>
      </vt:variant>
    </vt:vector>
  </HeadingPairs>
  <TitlesOfParts>
    <vt:vector size="1" baseType="lpstr">
      <vt:lpstr>Assessment Task Tool (F122A12)</vt:lpstr>
    </vt:vector>
  </TitlesOfParts>
  <Manager>Manager VET Curriculum and Quality Assurance</Manager>
  <Company>North Metropolitan TAFE</Company>
  <LinksUpToDate>false</LinksUpToDate>
  <CharactersWithSpaces>33903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Assessment Task Tool (F122A12)</dc:title>
  <dc:subject/>
  <dc:creator>Adrian Gould</dc:creator>
  <cp:keywords/>
  <dc:description/>
  <cp:lastModifiedBy>Alexander Glover</cp:lastModifiedBy>
  <cp:revision>25</cp:revision>
  <cp:lastPrinted>2016-09-22T03:56:00Z</cp:lastPrinted>
  <dcterms:created xsi:type="dcterms:W3CDTF">2021-09-06T09:12:00Z</dcterms:created>
  <dcterms:modified xsi:type="dcterms:W3CDTF">2023-09-23T19:45:00Z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Type">
    <vt:lpwstr>Template</vt:lpwstr>
  </property>
  <property fmtid="{D5CDD505-2E9C-101B-9397-08002B2CF9AE}" pid="3" name="ContentType">
    <vt:lpwstr>WCT Document</vt:lpwstr>
  </property>
  <property fmtid="{D5CDD505-2E9C-101B-9397-08002B2CF9AE}" pid="4" name="Policy Author">
    <vt:lpwstr/>
  </property>
  <property fmtid="{D5CDD505-2E9C-101B-9397-08002B2CF9AE}" pid="5" name="IsGlobal">
    <vt:lpwstr>0</vt:lpwstr>
  </property>
  <property fmtid="{D5CDD505-2E9C-101B-9397-08002B2CF9AE}" pid="6" name="Policy Review Date">
    <vt:lpwstr/>
  </property>
  <property fmtid="{D5CDD505-2E9C-101B-9397-08002B2CF9AE}" pid="7" name="Policy Current Version Date">
    <vt:lpwstr/>
  </property>
  <property fmtid="{D5CDD505-2E9C-101B-9397-08002B2CF9AE}" pid="8" name="Subject">
    <vt:lpwstr/>
  </property>
  <property fmtid="{D5CDD505-2E9C-101B-9397-08002B2CF9AE}" pid="9" name="Keywords">
    <vt:lpwstr/>
  </property>
  <property fmtid="{D5CDD505-2E9C-101B-9397-08002B2CF9AE}" pid="10" name="_Author">
    <vt:lpwstr>Vetassess</vt:lpwstr>
  </property>
  <property fmtid="{D5CDD505-2E9C-101B-9397-08002B2CF9AE}" pid="11" name="_Category">
    <vt:lpwstr/>
  </property>
  <property fmtid="{D5CDD505-2E9C-101B-9397-08002B2CF9AE}" pid="12" name="Categories">
    <vt:lpwstr/>
  </property>
  <property fmtid="{D5CDD505-2E9C-101B-9397-08002B2CF9AE}" pid="13" name="Approval Level">
    <vt:lpwstr/>
  </property>
  <property fmtid="{D5CDD505-2E9C-101B-9397-08002B2CF9AE}" pid="14" name="_Comments">
    <vt:lpwstr/>
  </property>
  <property fmtid="{D5CDD505-2E9C-101B-9397-08002B2CF9AE}" pid="15" name="Assigned To">
    <vt:lpwstr/>
  </property>
  <property fmtid="{D5CDD505-2E9C-101B-9397-08002B2CF9AE}" pid="16" name="Category122123">
    <vt:lpwstr>4511;#QUALITY MANAGEMENT</vt:lpwstr>
  </property>
  <property fmtid="{D5CDD505-2E9C-101B-9397-08002B2CF9AE}" pid="17" name="ReportOwner">
    <vt:lpwstr>324</vt:lpwstr>
  </property>
  <property fmtid="{D5CDD505-2E9C-101B-9397-08002B2CF9AE}" pid="18" name="display_urn:schemas-microsoft-com:office:office#ReportOwner">
    <vt:lpwstr>John Bate</vt:lpwstr>
  </property>
  <property fmtid="{D5CDD505-2E9C-101B-9397-08002B2CF9AE}" pid="19" name="Description3">
    <vt:lpwstr>Use this template to record evidence of competence when assessing a student's portfolio of evidence.</vt:lpwstr>
  </property>
  <property fmtid="{D5CDD505-2E9C-101B-9397-08002B2CF9AE}" pid="20" name="Send email at review date">
    <vt:lpwstr>1</vt:lpwstr>
  </property>
  <property fmtid="{D5CDD505-2E9C-101B-9397-08002B2CF9AE}" pid="21" name="Review Date">
    <vt:lpwstr>2014-12-31T00:00:00Z</vt:lpwstr>
  </property>
  <property fmtid="{D5CDD505-2E9C-101B-9397-08002B2CF9AE}" pid="22" name="Clear Ratings">
    <vt:lpwstr/>
  </property>
  <property fmtid="{D5CDD505-2E9C-101B-9397-08002B2CF9AE}" pid="23" name="Rating">
    <vt:lpwstr/>
  </property>
  <property fmtid="{D5CDD505-2E9C-101B-9397-08002B2CF9AE}" pid="24" name="ContentTypeId">
    <vt:lpwstr>0x010100D482CBA738D00D4AAC9330883AE1DA78</vt:lpwstr>
  </property>
  <property fmtid="{D5CDD505-2E9C-101B-9397-08002B2CF9AE}" pid="25" name="_dlc_DocId">
    <vt:lpwstr>YA56X4SUH75M-470-9</vt:lpwstr>
  </property>
  <property fmtid="{D5CDD505-2E9C-101B-9397-08002B2CF9AE}" pid="26" name="_dlc_DocIdItemGuid">
    <vt:lpwstr>1bc9fffd-641e-4983-bb9a-1d58e1994cf6</vt:lpwstr>
  </property>
  <property fmtid="{D5CDD505-2E9C-101B-9397-08002B2CF9AE}" pid="27" name="_dlc_DocIdUrl">
    <vt:lpwstr>http://connect2/corp/Quality/_layouts/15/DocIdRedir.aspx?ID=YA56X4SUH75M-470-9, YA56X4SUH75M-470-9</vt:lpwstr>
  </property>
  <property fmtid="{D5CDD505-2E9C-101B-9397-08002B2CF9AE}" pid="28" name="Order">
    <vt:r8>145700</vt:r8>
  </property>
  <property fmtid="{D5CDD505-2E9C-101B-9397-08002B2CF9AE}" pid="29" name="MSIP_Label_f3ac7e5b-5da2-46c7-8677-8a6b50f7d886_Enabled">
    <vt:lpwstr>true</vt:lpwstr>
  </property>
  <property fmtid="{D5CDD505-2E9C-101B-9397-08002B2CF9AE}" pid="30" name="MSIP_Label_f3ac7e5b-5da2-46c7-8677-8a6b50f7d886_SetDate">
    <vt:lpwstr>2022-08-03T09:13:25Z</vt:lpwstr>
  </property>
  <property fmtid="{D5CDD505-2E9C-101B-9397-08002B2CF9AE}" pid="31" name="MSIP_Label_f3ac7e5b-5da2-46c7-8677-8a6b50f7d886_Method">
    <vt:lpwstr>Privileged</vt:lpwstr>
  </property>
  <property fmtid="{D5CDD505-2E9C-101B-9397-08002B2CF9AE}" pid="32" name="MSIP_Label_f3ac7e5b-5da2-46c7-8677-8a6b50f7d886_Name">
    <vt:lpwstr>Official</vt:lpwstr>
  </property>
  <property fmtid="{D5CDD505-2E9C-101B-9397-08002B2CF9AE}" pid="33" name="MSIP_Label_f3ac7e5b-5da2-46c7-8677-8a6b50f7d886_SiteId">
    <vt:lpwstr>218881e8-07ad-4142-87d7-f6b90d17009b</vt:lpwstr>
  </property>
  <property fmtid="{D5CDD505-2E9C-101B-9397-08002B2CF9AE}" pid="34" name="MSIP_Label_f3ac7e5b-5da2-46c7-8677-8a6b50f7d886_ActionId">
    <vt:lpwstr>9a48fe27-63cd-442b-9b65-51876bf42c28</vt:lpwstr>
  </property>
  <property fmtid="{D5CDD505-2E9C-101B-9397-08002B2CF9AE}" pid="35" name="MSIP_Label_f3ac7e5b-5da2-46c7-8677-8a6b50f7d886_ContentBits">
    <vt:lpwstr>1</vt:lpwstr>
  </property>
</Properties>
</file>